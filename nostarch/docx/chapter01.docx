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F2EB" w14:textId="77777777" w:rsidR="00D03C4A" w:rsidRDefault="00000000">
      <w:pPr>
        <w:pStyle w:val="ChapterNumber"/>
      </w:pPr>
      <w:r>
        <w:t>1</w:t>
      </w:r>
    </w:p>
    <w:p w14:paraId="65FF04A6" w14:textId="77777777" w:rsidR="00D03C4A" w:rsidRDefault="00000000">
      <w:pPr>
        <w:pStyle w:val="ChapterTitle"/>
      </w:pPr>
      <w:r>
        <w:t>Getting Started</w:t>
      </w:r>
    </w:p>
    <w:p w14:paraId="03625376" w14:textId="77777777" w:rsidR="00D03C4A" w:rsidRDefault="00000000">
      <w:pPr>
        <w:pStyle w:val="ChapterIntro"/>
        <w:rPr>
          <w:spacing w:val="6"/>
        </w:rPr>
      </w:pPr>
      <w:r>
        <w:lastRenderedPageBreak/>
        <w:t xml:space="preserve">Let’s start your Rust journey! There’s a lot </w:t>
      </w:r>
      <w:r>
        <w:rPr>
          <w:spacing w:val="6"/>
        </w:rPr>
        <w:t>to learn, but every journey starts somewhere. In this chapter, we’ll discuss:</w:t>
      </w:r>
    </w:p>
    <w:p w14:paraId="6E2892B5" w14:textId="77777777" w:rsidR="00D03C4A" w:rsidRDefault="00000000">
      <w:pPr>
        <w:pStyle w:val="ListBullet"/>
        <w:rPr>
          <w:sz w:val="28"/>
          <w:szCs w:val="28"/>
        </w:rPr>
      </w:pPr>
      <w:r>
        <w:rPr>
          <w:sz w:val="28"/>
          <w:szCs w:val="28"/>
        </w:rPr>
        <w:t>Installing Rust on Linux, macOS, and Windows</w:t>
      </w:r>
    </w:p>
    <w:p w14:paraId="2591167A" w14:textId="77777777" w:rsidR="00D03C4A" w:rsidRDefault="00000000">
      <w:pPr>
        <w:pStyle w:val="ListBullet"/>
        <w:rPr>
          <w:sz w:val="28"/>
          <w:szCs w:val="28"/>
        </w:rPr>
      </w:pPr>
      <w:r>
        <w:rPr>
          <w:sz w:val="28"/>
          <w:szCs w:val="28"/>
        </w:rPr>
        <w:t xml:space="preserve">Writing a program that prints </w:t>
      </w:r>
      <w:r>
        <w:rPr>
          <w:rStyle w:val="Literal"/>
          <w:sz w:val="28"/>
          <w:szCs w:val="28"/>
        </w:rPr>
        <w:t>Hello, world!</w:t>
      </w:r>
    </w:p>
    <w:p w14:paraId="4A180F60" w14:textId="77777777" w:rsidR="00D03C4A" w:rsidRDefault="00000000">
      <w:pPr>
        <w:pStyle w:val="ListBullet"/>
        <w:rPr>
          <w:sz w:val="28"/>
          <w:szCs w:val="28"/>
        </w:rPr>
      </w:pPr>
      <w:r>
        <w:rPr>
          <w:sz w:val="28"/>
          <w:szCs w:val="28"/>
        </w:rPr>
        <w:t xml:space="preserve">Using </w:t>
      </w:r>
      <w:r>
        <w:rPr>
          <w:rStyle w:val="Literal"/>
          <w:sz w:val="28"/>
          <w:szCs w:val="28"/>
        </w:rPr>
        <w:t>cargo</w:t>
      </w:r>
      <w:r>
        <w:rPr>
          <w:sz w:val="28"/>
          <w:szCs w:val="28"/>
        </w:rPr>
        <w:t>, Rust’s package manager and build system</w:t>
      </w:r>
    </w:p>
    <w:p w14:paraId="1812B38A" w14:textId="77777777" w:rsidR="00D03C4A" w:rsidRDefault="00000000">
      <w:pPr>
        <w:pStyle w:val="HeadA"/>
      </w:pPr>
      <w:r>
        <w:fldChar w:fldCharType="begin"/>
      </w:r>
      <w:r>
        <w:instrText>xe "rustup commands"</w:instrText>
      </w:r>
      <w:r>
        <w:fldChar w:fldCharType="end"/>
      </w:r>
      <w:r>
        <w:fldChar w:fldCharType="begin"/>
      </w:r>
      <w:r>
        <w:instrText>xe "installation of Rust"</w:instrText>
      </w:r>
      <w:r>
        <w:fldChar w:fldCharType="end"/>
      </w:r>
      <w:r>
        <w:t>Installation</w:t>
      </w:r>
    </w:p>
    <w:p w14:paraId="207E6A8F" w14:textId="77777777" w:rsidR="00D03C4A" w:rsidRDefault="00000000">
      <w:pPr>
        <w:pStyle w:val="BodyFirst"/>
      </w:pPr>
      <w:r>
        <w:t xml:space="preserve">The first step is to install Rust. We’ll download Rust through </w:t>
      </w:r>
      <w:proofErr w:type="spellStart"/>
      <w:r>
        <w:rPr>
          <w:rStyle w:val="Literal"/>
        </w:rPr>
        <w:t>rustup</w:t>
      </w:r>
      <w:proofErr w:type="spellEnd"/>
      <w:r>
        <w:t>, a command line tool for managing Rust versions and associated tools. You’ll need an internet connection for the download.</w:t>
      </w:r>
    </w:p>
    <w:p w14:paraId="2CCAB6FC" w14:textId="77777777" w:rsidR="00D03C4A" w:rsidRDefault="00000000">
      <w:pPr>
        <w:pStyle w:val="Note"/>
      </w:pPr>
      <w:r>
        <w:rPr>
          <w:rStyle w:val="NoteHead"/>
          <w:i w:val="0"/>
          <w:iCs w:val="0"/>
        </w:rPr>
        <w:t>Note</w:t>
      </w:r>
      <w:r>
        <w:tab/>
        <w:t xml:space="preserve">If you prefer not to use </w:t>
      </w:r>
      <w:proofErr w:type="spellStart"/>
      <w:r>
        <w:rPr>
          <w:rStyle w:val="LiteralInNote"/>
          <w:i/>
          <w:iCs/>
        </w:rPr>
        <w:t>rustup</w:t>
      </w:r>
      <w:proofErr w:type="spellEnd"/>
      <w:r>
        <w:t xml:space="preserve"> for some reason, please see the Other Rust Installation Methods page at </w:t>
      </w:r>
      <w:hyperlink r:id="rId4" w:history="1">
        <w:r w:rsidR="00D03C4A">
          <w:rPr>
            <w:rStyle w:val="LinkURLRoman"/>
            <w:i w:val="0"/>
            <w:iCs w:val="0"/>
          </w:rPr>
          <w:t>https://forge.rust-lang.org/infra/other-installation-methods</w:t>
        </w:r>
        <w:r w:rsidR="00D03C4A">
          <w:rPr>
            <w:rStyle w:val="LinkURLRoman"/>
            <w:i w:val="0"/>
            <w:iCs w:val="0"/>
          </w:rPr>
          <w:br/>
          <w:t>.html</w:t>
        </w:r>
      </w:hyperlink>
      <w:r>
        <w:t xml:space="preserve"> for more options.</w:t>
      </w:r>
    </w:p>
    <w:p w14:paraId="77DA9C83" w14:textId="77777777" w:rsidR="00D03C4A" w:rsidRDefault="00000000">
      <w:pPr>
        <w:pStyle w:val="Body"/>
        <w:rPr>
          <w:spacing w:val="-3"/>
        </w:rPr>
      </w:pPr>
      <w:r>
        <w:rPr>
          <w:spacing w:val="-3"/>
        </w:rPr>
        <w:t xml:space="preserve">The following steps install the latest stable version of the Rust compiler. </w:t>
      </w:r>
      <w:r>
        <w:rPr>
          <w:spacing w:val="3"/>
        </w:rPr>
        <w:t xml:space="preserve">Rust’s stability guarantees ensure that all the examples in the book that </w:t>
      </w:r>
      <w:r>
        <w:rPr>
          <w:spacing w:val="3"/>
        </w:rPr>
        <w:br/>
      </w:r>
      <w:r>
        <w:rPr>
          <w:spacing w:val="-3"/>
        </w:rPr>
        <w:t xml:space="preserve">compile will continue to compile with newer Rust versions. The output might differ slightly between versions because Rust often improves error messages </w:t>
      </w:r>
      <w:r>
        <w:t xml:space="preserve">and warnings. In other words, any newer, stable version of Rust you install </w:t>
      </w:r>
      <w:r>
        <w:rPr>
          <w:spacing w:val="-3"/>
        </w:rPr>
        <w:t>using these steps should work as expected with the content of this book.</w:t>
      </w:r>
    </w:p>
    <w:p w14:paraId="18B34BEC" w14:textId="77777777" w:rsidR="00D03C4A" w:rsidRDefault="00000000">
      <w:pPr>
        <w:pStyle w:val="BoxTitle"/>
      </w:pPr>
      <w:r>
        <w:fldChar w:fldCharType="begin"/>
      </w:r>
      <w:r>
        <w:instrText>xe "command line notation"</w:instrText>
      </w:r>
      <w:r>
        <w:fldChar w:fldCharType="end"/>
      </w:r>
      <w:r>
        <w:t>Command Line Notation</w:t>
      </w:r>
    </w:p>
    <w:p w14:paraId="317459A7" w14:textId="77777777" w:rsidR="00D03C4A" w:rsidRDefault="00000000" w:rsidP="0019431D">
      <w:pPr>
        <w:pStyle w:val="BoxBodyFirst"/>
      </w:pPr>
      <w:r>
        <w:t xml:space="preserve">In this chapter and throughout the book, we’ll show some commands used in the terminal. Lines that you should enter in a terminal all start with </w:t>
      </w:r>
      <w:r>
        <w:rPr>
          <w:rStyle w:val="LiteralBox"/>
        </w:rPr>
        <w:t>$</w:t>
      </w:r>
      <w:r>
        <w:t xml:space="preserve">. You don’t need to type the </w:t>
      </w:r>
      <w:r>
        <w:rPr>
          <w:rStyle w:val="LiteralBox"/>
        </w:rPr>
        <w:t>$</w:t>
      </w:r>
      <w:r>
        <w:t xml:space="preserve"> character; it’s the command line prompt shown to indicate the start of each command. Lines that don’t start with </w:t>
      </w:r>
      <w:r>
        <w:rPr>
          <w:rStyle w:val="LiteralBox"/>
        </w:rPr>
        <w:t>$</w:t>
      </w:r>
      <w:r>
        <w:t xml:space="preserve"> </w:t>
      </w:r>
      <w:r w:rsidRPr="0019431D">
        <w:t>typically</w:t>
      </w:r>
      <w:r>
        <w:t xml:space="preserve"> show the output of the previous command. Additionally, PowerShell-specific examples </w:t>
      </w:r>
      <w:r>
        <w:lastRenderedPageBreak/>
        <w:t xml:space="preserve">will use </w:t>
      </w:r>
      <w:r>
        <w:rPr>
          <w:rStyle w:val="LiteralBox"/>
        </w:rPr>
        <w:t>&gt;</w:t>
      </w:r>
      <w:r>
        <w:t xml:space="preserve"> rather than </w:t>
      </w:r>
      <w:r>
        <w:rPr>
          <w:rStyle w:val="LiteralBox"/>
        </w:rPr>
        <w:t>$</w:t>
      </w:r>
      <w:r>
        <w:t>.</w:t>
      </w:r>
    </w:p>
    <w:p w14:paraId="57A028FE" w14:textId="77777777" w:rsidR="00D03C4A" w:rsidRDefault="00D03C4A" w:rsidP="0019431D">
      <w:pPr>
        <w:pStyle w:val="BoxSpacer"/>
      </w:pPr>
    </w:p>
    <w:p w14:paraId="3651837F" w14:textId="77777777" w:rsidR="00D03C4A" w:rsidRDefault="00000000">
      <w:pPr>
        <w:pStyle w:val="HeadB"/>
        <w:spacing w:before="0"/>
      </w:pPr>
      <w:r>
        <w:fldChar w:fldCharType="begin"/>
      </w:r>
      <w:r>
        <w:instrText>xe "Linux installation of Rust"</w:instrText>
      </w:r>
      <w:r>
        <w:fldChar w:fldCharType="end"/>
      </w:r>
      <w:r>
        <w:fldChar w:fldCharType="begin"/>
      </w:r>
      <w:r>
        <w:instrText>xe "macOS installation of Rust"</w:instrText>
      </w:r>
      <w:r>
        <w:fldChar w:fldCharType="end"/>
      </w:r>
      <w:r>
        <w:t xml:space="preserve">Installing </w:t>
      </w:r>
      <w:proofErr w:type="spellStart"/>
      <w:r>
        <w:t>rustup</w:t>
      </w:r>
      <w:proofErr w:type="spellEnd"/>
      <w:r>
        <w:t xml:space="preserve"> on Linux or macOS</w:t>
      </w:r>
    </w:p>
    <w:p w14:paraId="702E7633" w14:textId="77777777" w:rsidR="00D03C4A" w:rsidRDefault="00000000">
      <w:pPr>
        <w:pStyle w:val="BodyFirst"/>
      </w:pPr>
      <w:r>
        <w:t>If you’re using Linux or macOS, open a terminal and enter the following command:</w:t>
      </w:r>
    </w:p>
    <w:p w14:paraId="41798547" w14:textId="77777777" w:rsidR="00D03C4A" w:rsidRDefault="00D03C4A">
      <w:pPr>
        <w:pStyle w:val="CodeSpaceAbove"/>
      </w:pPr>
    </w:p>
    <w:p w14:paraId="6DFACD48" w14:textId="1B52E54F" w:rsidR="00D03C4A" w:rsidRDefault="00000000">
      <w:pPr>
        <w:pStyle w:val="Code"/>
      </w:pPr>
      <w:r>
        <w:t xml:space="preserve">$ </w:t>
      </w:r>
      <w:r>
        <w:rPr>
          <w:rStyle w:val="LiteralBold"/>
        </w:rPr>
        <w:t>curl --proto '=</w:t>
      </w:r>
      <w:proofErr w:type="spellStart"/>
      <w:r>
        <w:rPr>
          <w:rStyle w:val="LiteralBold"/>
        </w:rPr>
        <w:t>https'</w:t>
      </w:r>
      <w:proofErr w:type="spellEnd"/>
      <w:r>
        <w:rPr>
          <w:rStyle w:val="LiteralBold"/>
        </w:rPr>
        <w:t xml:space="preserve"> --tlsv1.</w:t>
      </w:r>
      <w:commentRangeStart w:id="0"/>
      <w:del w:id="1" w:author="Chris Krycho" w:date="2025-02-17T15:44:00Z" w16du:dateUtc="2025-02-17T22:44:00Z">
        <w:r w:rsidDel="00B21BF4">
          <w:rPr>
            <w:rStyle w:val="LiteralBold"/>
          </w:rPr>
          <w:delText xml:space="preserve">3 </w:delText>
        </w:r>
      </w:del>
      <w:ins w:id="2" w:author="Chris Krycho" w:date="2025-02-17T15:44:00Z" w16du:dateUtc="2025-02-17T22:44:00Z">
        <w:r w:rsidR="00B21BF4">
          <w:rPr>
            <w:rStyle w:val="LiteralBold"/>
          </w:rPr>
          <w:t>2</w:t>
        </w:r>
      </w:ins>
      <w:commentRangeEnd w:id="0"/>
      <w:r w:rsidR="00A019AC">
        <w:rPr>
          <w:rStyle w:val="CommentReference"/>
          <w:rFonts w:asciiTheme="minorHAnsi" w:hAnsiTheme="minorHAnsi" w:cstheme="minorBidi"/>
          <w:color w:val="auto"/>
          <w:kern w:val="2"/>
        </w:rPr>
        <w:commentReference w:id="0"/>
      </w:r>
      <w:ins w:id="3" w:author="Chris Krycho" w:date="2025-02-17T15:44:00Z" w16du:dateUtc="2025-02-17T22:44:00Z">
        <w:r w:rsidR="00B21BF4">
          <w:rPr>
            <w:rStyle w:val="LiteralBold"/>
          </w:rPr>
          <w:t xml:space="preserve"> </w:t>
        </w:r>
      </w:ins>
      <w:r>
        <w:rPr>
          <w:rStyle w:val="LiteralBold"/>
        </w:rPr>
        <w:t>https://sh.rustup.rs -</w:t>
      </w:r>
      <w:proofErr w:type="spellStart"/>
      <w:r>
        <w:rPr>
          <w:rStyle w:val="LiteralBold"/>
        </w:rPr>
        <w:t>sSf</w:t>
      </w:r>
      <w:proofErr w:type="spellEnd"/>
      <w:r>
        <w:rPr>
          <w:rStyle w:val="LiteralBold"/>
        </w:rPr>
        <w:t xml:space="preserve"> | </w:t>
      </w:r>
      <w:proofErr w:type="spellStart"/>
      <w:r>
        <w:rPr>
          <w:rStyle w:val="LiteralBold"/>
        </w:rPr>
        <w:t>sh</w:t>
      </w:r>
      <w:proofErr w:type="spellEnd"/>
    </w:p>
    <w:p w14:paraId="49A230DA" w14:textId="77777777" w:rsidR="00D03C4A" w:rsidRDefault="00D03C4A">
      <w:pPr>
        <w:pStyle w:val="CodeSpaceBelow"/>
      </w:pPr>
    </w:p>
    <w:p w14:paraId="6E38F209" w14:textId="77777777" w:rsidR="00D03C4A" w:rsidRDefault="00000000">
      <w:pPr>
        <w:pStyle w:val="Body"/>
      </w:pPr>
      <w:r>
        <w:t xml:space="preserve">The command downloads a script and starts the installation of the </w:t>
      </w:r>
      <w:proofErr w:type="spellStart"/>
      <w:r>
        <w:rPr>
          <w:rStyle w:val="Literal"/>
        </w:rPr>
        <w:t>rustup</w:t>
      </w:r>
      <w:proofErr w:type="spellEnd"/>
      <w:r>
        <w:t xml:space="preserve"> tool, which installs the latest stable version of Rust. You might be prompted for your password. If the install is successful, the following line will appear:</w:t>
      </w:r>
    </w:p>
    <w:p w14:paraId="19AA311E" w14:textId="77777777" w:rsidR="00D03C4A" w:rsidRDefault="00D03C4A">
      <w:pPr>
        <w:pStyle w:val="CodeSpaceAbove"/>
      </w:pPr>
    </w:p>
    <w:p w14:paraId="312B0A51" w14:textId="77777777" w:rsidR="00D03C4A" w:rsidRDefault="00000000">
      <w:pPr>
        <w:pStyle w:val="Code"/>
      </w:pPr>
      <w:r>
        <w:t>Rust is installed now. Great!</w:t>
      </w:r>
    </w:p>
    <w:p w14:paraId="5B3784AA" w14:textId="77777777" w:rsidR="00D03C4A" w:rsidRDefault="00D03C4A">
      <w:pPr>
        <w:pStyle w:val="CodeSpaceBelow"/>
      </w:pPr>
    </w:p>
    <w:p w14:paraId="7BE95348" w14:textId="77777777" w:rsidR="00D03C4A" w:rsidRDefault="00000000">
      <w:pPr>
        <w:pStyle w:val="Body"/>
      </w:pPr>
      <w:r>
        <w:fldChar w:fldCharType="begin"/>
      </w:r>
      <w:r>
        <w:instrText>xe "linker"</w:instrText>
      </w:r>
      <w:r>
        <w:fldChar w:fldCharType="end"/>
      </w:r>
      <w:r>
        <w:t xml:space="preserve">You will also need a </w:t>
      </w:r>
      <w:r>
        <w:rPr>
          <w:rStyle w:val="Italic"/>
        </w:rPr>
        <w:t>linker</w:t>
      </w:r>
      <w:r>
        <w:t>, which is a program that Rust uses to join its compiled outputs into one file. It is likely you already have one. If you get linker errors, you should install a C compiler, which will typically include a linker. A C compiler is also useful because some common Rust packages depend on C code and will need a C compiler.</w:t>
      </w:r>
    </w:p>
    <w:p w14:paraId="412CF614" w14:textId="77777777" w:rsidR="00D03C4A" w:rsidRDefault="00000000">
      <w:pPr>
        <w:pStyle w:val="Body"/>
      </w:pPr>
      <w:r>
        <w:t>On macOS, you can get a C compiler by running:</w:t>
      </w:r>
    </w:p>
    <w:p w14:paraId="74E93FF1" w14:textId="77777777" w:rsidR="00D03C4A" w:rsidRDefault="00D03C4A">
      <w:pPr>
        <w:pStyle w:val="CodeSpaceAbove"/>
      </w:pPr>
    </w:p>
    <w:p w14:paraId="33470939" w14:textId="77777777" w:rsidR="00D03C4A" w:rsidRDefault="00000000">
      <w:pPr>
        <w:pStyle w:val="Code"/>
      </w:pPr>
      <w:r>
        <w:t xml:space="preserve">$ </w:t>
      </w:r>
      <w:proofErr w:type="spellStart"/>
      <w:r>
        <w:rPr>
          <w:rStyle w:val="LiteralBold"/>
        </w:rPr>
        <w:t>xcode</w:t>
      </w:r>
      <w:proofErr w:type="spellEnd"/>
      <w:r>
        <w:rPr>
          <w:rStyle w:val="LiteralBold"/>
        </w:rPr>
        <w:t>-select --install</w:t>
      </w:r>
    </w:p>
    <w:p w14:paraId="47398F2C" w14:textId="77777777" w:rsidR="00D03C4A" w:rsidRDefault="00D03C4A">
      <w:pPr>
        <w:pStyle w:val="CodeSpaceBelow"/>
      </w:pPr>
    </w:p>
    <w:p w14:paraId="06365F0F" w14:textId="77777777" w:rsidR="00D03C4A" w:rsidRDefault="00000000">
      <w:pPr>
        <w:pStyle w:val="Body"/>
      </w:pPr>
      <w:r>
        <w:t xml:space="preserve">Linux users should generally install GCC or Clang, according to their </w:t>
      </w:r>
      <w:r>
        <w:rPr>
          <w:spacing w:val="3"/>
        </w:rPr>
        <w:t xml:space="preserve">distribution’s documentation. For example, if you use Ubuntu, you can </w:t>
      </w:r>
      <w:r>
        <w:t xml:space="preserve">install the </w:t>
      </w:r>
      <w:r>
        <w:rPr>
          <w:rStyle w:val="Literal"/>
        </w:rPr>
        <w:t>build-essential</w:t>
      </w:r>
      <w:r>
        <w:t xml:space="preserve"> package. </w:t>
      </w:r>
    </w:p>
    <w:p w14:paraId="6EE96E48" w14:textId="77777777" w:rsidR="00D03C4A" w:rsidRDefault="00000000">
      <w:pPr>
        <w:pStyle w:val="HeadB"/>
      </w:pPr>
      <w:r>
        <w:fldChar w:fldCharType="begin"/>
      </w:r>
      <w:r>
        <w:instrText>xe "Windows installation of Rust"</w:instrText>
      </w:r>
      <w:r>
        <w:fldChar w:fldCharType="end"/>
      </w:r>
      <w:r>
        <w:t xml:space="preserve">Installing </w:t>
      </w:r>
      <w:proofErr w:type="spellStart"/>
      <w:r>
        <w:t>rustup</w:t>
      </w:r>
      <w:proofErr w:type="spellEnd"/>
      <w:r>
        <w:t xml:space="preserve"> on Windows</w:t>
      </w:r>
    </w:p>
    <w:p w14:paraId="0C38A3F7" w14:textId="49EF84DA" w:rsidR="00D03C4A" w:rsidRDefault="00000000" w:rsidP="00D96F86">
      <w:pPr>
        <w:pStyle w:val="BodyFirst"/>
      </w:pPr>
      <w:r>
        <w:rPr>
          <w:spacing w:val="3"/>
        </w:rPr>
        <w:t xml:space="preserve">On Windows, go to </w:t>
      </w:r>
      <w:hyperlink r:id="rId9" w:history="1">
        <w:r w:rsidR="00D03C4A">
          <w:rPr>
            <w:rStyle w:val="LinkURL"/>
            <w:spacing w:val="3"/>
          </w:rPr>
          <w:t>https://www.rust-lang.org/tools/install</w:t>
        </w:r>
      </w:hyperlink>
      <w:r>
        <w:rPr>
          <w:spacing w:val="3"/>
        </w:rPr>
        <w:t xml:space="preserve"> and follow the </w:t>
      </w:r>
      <w:r>
        <w:t xml:space="preserve">instructions for installing Rust. </w:t>
      </w:r>
      <w:ins w:id="4" w:author="Chris Krycho" w:date="2025-02-25T16:31:00Z">
        <w:r w:rsidR="00D96F86" w:rsidRPr="00D96F86">
          <w:rPr>
            <w:lang w:val="en-CA"/>
          </w:rPr>
          <w:t xml:space="preserve">At some point in the installation, you’ll be prompted to install </w:t>
        </w:r>
        <w:r w:rsidR="00D96F86" w:rsidRPr="00D96F86">
          <w:rPr>
            <w:lang w:val="en-CA"/>
          </w:rPr>
          <w:fldChar w:fldCharType="begin"/>
        </w:r>
        <w:r w:rsidR="00D96F86" w:rsidRPr="00D96F86">
          <w:rPr>
            <w:lang w:val="en-CA"/>
          </w:rPr>
          <w:instrText xml:space="preserve"> XE "Visual Studio startRange" </w:instrText>
        </w:r>
        <w:r w:rsidR="00D96F86" w:rsidRPr="00D96F86">
          <w:rPr>
            <w:lang w:val="en-CA"/>
          </w:rPr>
          <w:fldChar w:fldCharType="end"/>
        </w:r>
        <w:r w:rsidR="00D96F86" w:rsidRPr="00D96F86">
          <w:rPr>
            <w:lang w:val="en-CA"/>
          </w:rPr>
          <w:t xml:space="preserve">Visual Studio. This provides a </w:t>
        </w:r>
        <w:proofErr w:type="gramStart"/>
        <w:r w:rsidR="00D96F86" w:rsidRPr="00D96F86">
          <w:rPr>
            <w:lang w:val="en-CA"/>
          </w:rPr>
          <w:t>linker</w:t>
        </w:r>
        <w:proofErr w:type="gramEnd"/>
        <w:r w:rsidR="00D96F86" w:rsidRPr="00D96F86">
          <w:rPr>
            <w:lang w:val="en-CA"/>
          </w:rPr>
          <w:t xml:space="preserve"> and the native libraries needed to compile programs. If you need more help with this step, see</w:t>
        </w:r>
      </w:ins>
      <w:ins w:id="5" w:author="Chris Krycho" w:date="2025-02-25T16:31:00Z" w16du:dateUtc="2025-02-25T23:31:00Z">
        <w:r w:rsidR="00D96F86">
          <w:rPr>
            <w:lang w:val="en-CA"/>
          </w:rPr>
          <w:t xml:space="preserve"> </w:t>
        </w:r>
      </w:ins>
      <w:ins w:id="6" w:author="Chris Krycho" w:date="2025-02-25T16:31:00Z">
        <w:r w:rsidR="00D96F86" w:rsidRPr="00F5792A">
          <w:rPr>
            <w:rStyle w:val="LinkURL"/>
            <w:rPrChange w:id="7" w:author="Chris Krycho" w:date="2025-02-25T16:31:00Z" w16du:dateUtc="2025-02-25T23:31:00Z">
              <w:rPr>
                <w:i/>
                <w:iCs/>
              </w:rPr>
            </w:rPrChange>
          </w:rPr>
          <w:fldChar w:fldCharType="begin"/>
        </w:r>
        <w:r w:rsidR="00D96F86" w:rsidRPr="00F5792A">
          <w:rPr>
            <w:rStyle w:val="LinkURL"/>
            <w:rPrChange w:id="8" w:author="Chris Krycho" w:date="2025-02-25T16:31:00Z" w16du:dateUtc="2025-02-25T23:31:00Z">
              <w:rPr>
                <w:i/>
                <w:iCs/>
              </w:rPr>
            </w:rPrChange>
          </w:rPr>
          <w:instrText>HYPERLINK "https://rust-lang.github.io/rustup/installation/windows-msvc.html"</w:instrText>
        </w:r>
        <w:r w:rsidR="00D96F86" w:rsidRPr="00F5792A">
          <w:rPr>
            <w:rStyle w:val="LinkURL"/>
            <w:rPrChange w:id="9" w:author="Chris Krycho" w:date="2025-02-25T16:31:00Z" w16du:dateUtc="2025-02-25T23:31:00Z">
              <w:rPr>
                <w:rStyle w:val="LinkURL"/>
              </w:rPr>
            </w:rPrChange>
          </w:rPr>
        </w:r>
        <w:r w:rsidR="00D96F86" w:rsidRPr="00F5792A">
          <w:rPr>
            <w:rStyle w:val="LinkURL"/>
            <w:rPrChange w:id="10" w:author="Chris Krycho" w:date="2025-02-25T16:31:00Z" w16du:dateUtc="2025-02-25T23:31:00Z">
              <w:rPr>
                <w:lang w:val="en-CA"/>
              </w:rPr>
            </w:rPrChange>
          </w:rPr>
          <w:fldChar w:fldCharType="separate"/>
        </w:r>
        <w:r w:rsidR="00D96F86" w:rsidRPr="00F5792A">
          <w:rPr>
            <w:rStyle w:val="LinkURL"/>
            <w:rPrChange w:id="11" w:author="Chris Krycho" w:date="2025-02-25T16:31:00Z" w16du:dateUtc="2025-02-25T23:31:00Z">
              <w:rPr>
                <w:rStyle w:val="Hyperlink"/>
                <w:i/>
                <w:iCs/>
              </w:rPr>
            </w:rPrChange>
          </w:rPr>
          <w:t>https://rust-lang.github.io/rustup/installation/windows-msvc.html</w:t>
        </w:r>
      </w:ins>
      <w:ins w:id="12" w:author="Chris Krycho" w:date="2025-02-25T16:31:00Z" w16du:dateUtc="2025-02-25T23:31:00Z">
        <w:r w:rsidR="00D96F86" w:rsidRPr="00F5792A">
          <w:rPr>
            <w:rStyle w:val="LinkURL"/>
            <w:rPrChange w:id="13" w:author="Chris Krycho" w:date="2025-02-25T16:31:00Z" w16du:dateUtc="2025-02-25T23:31:00Z">
              <w:rPr>
                <w:lang w:val="en-CA"/>
              </w:rPr>
            </w:rPrChange>
          </w:rPr>
          <w:fldChar w:fldCharType="end"/>
        </w:r>
      </w:ins>
      <w:ins w:id="14" w:author="Chris Krycho" w:date="2025-02-25T16:31:00Z">
        <w:r w:rsidR="00D96F86" w:rsidRPr="00D96F86">
          <w:t>.</w:t>
        </w:r>
      </w:ins>
      <w:del w:id="15" w:author="Chris Krycho" w:date="2025-02-25T16:31:00Z" w16du:dateUtc="2025-02-25T23:31:00Z">
        <w:r w:rsidDel="00D96F86">
          <w:delText xml:space="preserve">At some point in the installation, you’ll </w:delText>
        </w:r>
        <w:r w:rsidDel="00D96F86">
          <w:rPr>
            <w:spacing w:val="-3"/>
          </w:rPr>
          <w:delText xml:space="preserve">receive a message explaining that you’ll also need the MSVC build tools for </w:delText>
        </w:r>
        <w:r w:rsidDel="00D96F86">
          <w:rPr>
            <w:spacing w:val="-3"/>
          </w:rPr>
          <w:fldChar w:fldCharType="begin"/>
        </w:r>
        <w:r w:rsidDel="00D96F86">
          <w:delInstrText>xe "Visual Studio"</w:delInstrText>
        </w:r>
        <w:r w:rsidDel="00D96F86">
          <w:rPr>
            <w:spacing w:val="-3"/>
          </w:rPr>
          <w:fldChar w:fldCharType="end"/>
        </w:r>
        <w:r w:rsidDel="00D96F86">
          <w:delText>Visual Studio 2013 or later.</w:delText>
        </w:r>
      </w:del>
    </w:p>
    <w:p w14:paraId="73F6EC1B" w14:textId="08FA710D" w:rsidR="00D03C4A" w:rsidDel="00F5792A" w:rsidRDefault="00000000">
      <w:pPr>
        <w:pStyle w:val="Body"/>
        <w:rPr>
          <w:del w:id="16" w:author="Chris Krycho" w:date="2025-02-25T16:31:00Z" w16du:dateUtc="2025-02-25T23:31:00Z"/>
        </w:rPr>
      </w:pPr>
      <w:del w:id="17" w:author="Chris Krycho" w:date="2025-02-25T16:31:00Z" w16du:dateUtc="2025-02-25T23:31:00Z">
        <w:r w:rsidDel="00F5792A">
          <w:delText xml:space="preserve">To acquire the build tools, you’ll need to install Visual Studio 2022 from </w:delText>
        </w:r>
        <w:r w:rsidR="00D03C4A" w:rsidDel="00F5792A">
          <w:fldChar w:fldCharType="begin"/>
        </w:r>
        <w:r w:rsidR="00D03C4A" w:rsidDel="00F5792A">
          <w:delInstrText>HYPERLINK "https://visualstudio.microsoft.com/downloads"</w:delInstrText>
        </w:r>
        <w:r w:rsidR="00D03C4A" w:rsidDel="00F5792A">
          <w:fldChar w:fldCharType="separate"/>
        </w:r>
        <w:r w:rsidR="00D03C4A" w:rsidDel="00F5792A">
          <w:rPr>
            <w:rStyle w:val="LinkURL"/>
          </w:rPr>
          <w:delText>https://visualstudio.microsoft.com/downloads</w:delText>
        </w:r>
        <w:r w:rsidR="00D03C4A" w:rsidDel="00F5792A">
          <w:fldChar w:fldCharType="end"/>
        </w:r>
        <w:r w:rsidDel="00F5792A">
          <w:delText>. When asked which workloads to install, include:</w:delText>
        </w:r>
      </w:del>
    </w:p>
    <w:p w14:paraId="62CCBC8C" w14:textId="0F11B3BF" w:rsidR="00D03C4A" w:rsidDel="00F5792A" w:rsidRDefault="00000000">
      <w:pPr>
        <w:pStyle w:val="ListBullet"/>
        <w:rPr>
          <w:del w:id="18" w:author="Chris Krycho" w:date="2025-02-25T16:31:00Z" w16du:dateUtc="2025-02-25T23:31:00Z"/>
        </w:rPr>
      </w:pPr>
      <w:del w:id="19" w:author="Chris Krycho" w:date="2025-02-25T16:31:00Z" w16du:dateUtc="2025-02-25T23:31:00Z">
        <w:r w:rsidDel="00F5792A">
          <w:delText>“Desktop Development with C++”</w:delText>
        </w:r>
      </w:del>
    </w:p>
    <w:p w14:paraId="636A208C" w14:textId="10E76840" w:rsidR="00D03C4A" w:rsidDel="00F5792A" w:rsidRDefault="00000000">
      <w:pPr>
        <w:pStyle w:val="ListBullet"/>
        <w:rPr>
          <w:del w:id="20" w:author="Chris Krycho" w:date="2025-02-25T16:31:00Z" w16du:dateUtc="2025-02-25T23:31:00Z"/>
        </w:rPr>
      </w:pPr>
      <w:del w:id="21" w:author="Chris Krycho" w:date="2025-02-25T16:31:00Z" w16du:dateUtc="2025-02-25T23:31:00Z">
        <w:r w:rsidDel="00F5792A">
          <w:lastRenderedPageBreak/>
          <w:delText>The Windows 10 or 11 SDK</w:delText>
        </w:r>
      </w:del>
    </w:p>
    <w:p w14:paraId="796F84F4" w14:textId="778531ED" w:rsidR="00D03C4A" w:rsidDel="00F5792A" w:rsidRDefault="00000000">
      <w:pPr>
        <w:pStyle w:val="ListBullet"/>
        <w:rPr>
          <w:del w:id="22" w:author="Chris Krycho" w:date="2025-02-25T16:31:00Z" w16du:dateUtc="2025-02-25T23:31:00Z"/>
        </w:rPr>
      </w:pPr>
      <w:del w:id="23" w:author="Chris Krycho" w:date="2025-02-25T16:31:00Z" w16du:dateUtc="2025-02-25T23:31:00Z">
        <w:r w:rsidDel="00F5792A">
          <w:delText>The English language pack component, along with any other language pack of your choosing</w:delText>
        </w:r>
      </w:del>
    </w:p>
    <w:p w14:paraId="464C8CA3" w14:textId="77777777" w:rsidR="00D03C4A" w:rsidRDefault="00000000">
      <w:pPr>
        <w:pStyle w:val="Body"/>
      </w:pPr>
      <w:r>
        <w:t xml:space="preserve">The rest of this book uses commands that work in both </w:t>
      </w:r>
      <w:r>
        <w:rPr>
          <w:rStyle w:val="Italic"/>
        </w:rPr>
        <w:t>cmd.</w:t>
      </w:r>
      <w:r>
        <w:rPr>
          <w:rStyle w:val="Italic"/>
        </w:rPr>
        <w:fldChar w:fldCharType="begin"/>
      </w:r>
      <w:r>
        <w:rPr>
          <w:rStyle w:val="Italic"/>
        </w:rPr>
        <w:instrText>xe "cmd.exe"</w:instrText>
      </w:r>
      <w:r>
        <w:rPr>
          <w:rStyle w:val="Italic"/>
        </w:rPr>
        <w:fldChar w:fldCharType="end"/>
      </w:r>
      <w:r>
        <w:rPr>
          <w:rStyle w:val="Italic"/>
        </w:rPr>
        <w:t>exe</w:t>
      </w:r>
      <w:r>
        <w:t xml:space="preserve"> and </w:t>
      </w:r>
      <w:r>
        <w:fldChar w:fldCharType="begin"/>
      </w:r>
      <w:r>
        <w:instrText>xe "PowerShell"</w:instrText>
      </w:r>
      <w:r>
        <w:fldChar w:fldCharType="end"/>
      </w:r>
      <w:r>
        <w:t xml:space="preserve">PowerShell. If there are specific differences, we’ll explain which to use. </w:t>
      </w:r>
    </w:p>
    <w:p w14:paraId="01BC16C5" w14:textId="77777777" w:rsidR="00D03C4A" w:rsidRDefault="00000000">
      <w:pPr>
        <w:pStyle w:val="HeadB"/>
      </w:pPr>
      <w:r>
        <w:t>Troubleshooting</w:t>
      </w:r>
    </w:p>
    <w:p w14:paraId="27C236F8" w14:textId="77777777" w:rsidR="00D03C4A" w:rsidRDefault="00000000">
      <w:pPr>
        <w:pStyle w:val="BodyFirst"/>
      </w:pPr>
      <w:r>
        <w:fldChar w:fldCharType="begin"/>
      </w:r>
      <w:r>
        <w:instrText>xe "rustc"</w:instrText>
      </w:r>
      <w:r>
        <w:fldChar w:fldCharType="end"/>
      </w:r>
      <w:r>
        <w:t>To check whether you have Rust installed correctly, open a shell and enter this line:</w:t>
      </w:r>
    </w:p>
    <w:p w14:paraId="60C392CC" w14:textId="77777777" w:rsidR="00D03C4A" w:rsidRDefault="00D03C4A">
      <w:pPr>
        <w:pStyle w:val="CodeSpaceAbove"/>
      </w:pPr>
    </w:p>
    <w:p w14:paraId="49E3909F" w14:textId="77777777" w:rsidR="00D03C4A" w:rsidRDefault="00000000">
      <w:pPr>
        <w:pStyle w:val="Code"/>
      </w:pPr>
      <w:r>
        <w:t xml:space="preserve">$ </w:t>
      </w:r>
      <w:r>
        <w:rPr>
          <w:rStyle w:val="LiteralBold"/>
        </w:rPr>
        <w:t>rustc --version</w:t>
      </w:r>
    </w:p>
    <w:p w14:paraId="3A300EE9" w14:textId="77777777" w:rsidR="00D03C4A" w:rsidRDefault="00D03C4A">
      <w:pPr>
        <w:pStyle w:val="CodeSpaceBelow"/>
      </w:pPr>
    </w:p>
    <w:p w14:paraId="60B8D0BE" w14:textId="77777777" w:rsidR="00D03C4A" w:rsidRDefault="00000000">
      <w:pPr>
        <w:pStyle w:val="Body"/>
      </w:pPr>
      <w:r>
        <w:t>You should see the version number, commit hash, and commit date for the latest stable version that has been released, in the following format:</w:t>
      </w:r>
    </w:p>
    <w:p w14:paraId="2D2CE988" w14:textId="77777777" w:rsidR="00D03C4A" w:rsidRDefault="00D03C4A">
      <w:pPr>
        <w:pStyle w:val="CodeSpaceAbove"/>
      </w:pPr>
    </w:p>
    <w:p w14:paraId="2F07DE73" w14:textId="77777777" w:rsidR="00D03C4A" w:rsidRDefault="00000000">
      <w:pPr>
        <w:pStyle w:val="Code"/>
      </w:pPr>
      <w:r>
        <w:t xml:space="preserve">rustc </w:t>
      </w:r>
      <w:proofErr w:type="spellStart"/>
      <w:r>
        <w:t>x.y.z</w:t>
      </w:r>
      <w:proofErr w:type="spellEnd"/>
      <w:r>
        <w:t xml:space="preserve"> (</w:t>
      </w:r>
      <w:proofErr w:type="spellStart"/>
      <w:r>
        <w:t>abcabcabc</w:t>
      </w:r>
      <w:proofErr w:type="spellEnd"/>
      <w:r>
        <w:t xml:space="preserve"> </w:t>
      </w:r>
      <w:proofErr w:type="spellStart"/>
      <w:r>
        <w:t>yyyy</w:t>
      </w:r>
      <w:proofErr w:type="spellEnd"/>
      <w:r>
        <w:t>-mm-dd)</w:t>
      </w:r>
    </w:p>
    <w:p w14:paraId="5BEDA5A9" w14:textId="77777777" w:rsidR="00D03C4A" w:rsidRDefault="00D03C4A">
      <w:pPr>
        <w:pStyle w:val="CodeSpaceBelow"/>
      </w:pPr>
    </w:p>
    <w:p w14:paraId="46F933F6" w14:textId="77777777" w:rsidR="00D03C4A" w:rsidRDefault="00000000">
      <w:pPr>
        <w:pStyle w:val="Body"/>
      </w:pPr>
      <w:r>
        <w:t xml:space="preserve">If you see this information, you have installed Rust successfully! </w:t>
      </w:r>
      <w:r>
        <w:fldChar w:fldCharType="begin"/>
      </w:r>
      <w:r>
        <w:instrText>xe "PATH system variable"</w:instrText>
      </w:r>
      <w:r>
        <w:fldChar w:fldCharType="end"/>
      </w:r>
      <w:r>
        <w:t xml:space="preserve">If you don’t see this information, check that Rust is in your </w:t>
      </w:r>
      <w:r>
        <w:rPr>
          <w:rStyle w:val="Literal"/>
        </w:rPr>
        <w:t>%PATH%</w:t>
      </w:r>
      <w:r>
        <w:t xml:space="preserve"> system variable as follows.</w:t>
      </w:r>
    </w:p>
    <w:p w14:paraId="614B4FF6" w14:textId="77777777" w:rsidR="00D03C4A" w:rsidRDefault="00000000">
      <w:pPr>
        <w:pStyle w:val="Body"/>
      </w:pPr>
      <w:r>
        <w:fldChar w:fldCharType="begin"/>
      </w:r>
      <w:r>
        <w:instrText>xe "cmd.exe"</w:instrText>
      </w:r>
      <w:r>
        <w:fldChar w:fldCharType="end"/>
      </w:r>
      <w:r>
        <w:t>In Windows CMD, use:</w:t>
      </w:r>
    </w:p>
    <w:p w14:paraId="21478A47" w14:textId="77777777" w:rsidR="00D03C4A" w:rsidRDefault="00D03C4A">
      <w:pPr>
        <w:pStyle w:val="CodeSpaceAbove"/>
      </w:pPr>
    </w:p>
    <w:p w14:paraId="50908D93" w14:textId="77777777" w:rsidR="00D03C4A" w:rsidRDefault="00000000">
      <w:pPr>
        <w:pStyle w:val="Code"/>
      </w:pPr>
      <w:r>
        <w:t xml:space="preserve">&gt; </w:t>
      </w:r>
      <w:r>
        <w:rPr>
          <w:rStyle w:val="LiteralBold"/>
        </w:rPr>
        <w:t>echo %PATH%</w:t>
      </w:r>
    </w:p>
    <w:p w14:paraId="54941AB1" w14:textId="77777777" w:rsidR="00D03C4A" w:rsidRDefault="00D03C4A">
      <w:pPr>
        <w:pStyle w:val="CodeSpaceBelow"/>
      </w:pPr>
    </w:p>
    <w:p w14:paraId="50D0CD6B" w14:textId="77777777" w:rsidR="00D03C4A" w:rsidRDefault="00000000">
      <w:pPr>
        <w:pStyle w:val="Body"/>
      </w:pPr>
      <w:r>
        <w:fldChar w:fldCharType="begin"/>
      </w:r>
      <w:r>
        <w:instrText>xe "PowerShell"</w:instrText>
      </w:r>
      <w:r>
        <w:fldChar w:fldCharType="end"/>
      </w:r>
      <w:r>
        <w:t>In PowerShell, use:</w:t>
      </w:r>
    </w:p>
    <w:p w14:paraId="756568E5" w14:textId="77777777" w:rsidR="00D03C4A" w:rsidRDefault="00D03C4A">
      <w:pPr>
        <w:pStyle w:val="CodeSpaceAbove"/>
      </w:pPr>
    </w:p>
    <w:p w14:paraId="4E761007" w14:textId="77777777" w:rsidR="00D03C4A" w:rsidRDefault="00000000">
      <w:pPr>
        <w:pStyle w:val="Code"/>
      </w:pPr>
      <w:r>
        <w:t xml:space="preserve">&gt; </w:t>
      </w:r>
      <w:r>
        <w:rPr>
          <w:rStyle w:val="LiteralBold"/>
        </w:rPr>
        <w:t>echo $</w:t>
      </w:r>
      <w:proofErr w:type="spellStart"/>
      <w:proofErr w:type="gramStart"/>
      <w:r>
        <w:rPr>
          <w:rStyle w:val="LiteralBold"/>
        </w:rPr>
        <w:t>env:Path</w:t>
      </w:r>
      <w:proofErr w:type="spellEnd"/>
      <w:proofErr w:type="gramEnd"/>
    </w:p>
    <w:p w14:paraId="2251B988" w14:textId="77777777" w:rsidR="00D03C4A" w:rsidRDefault="00D03C4A">
      <w:pPr>
        <w:pStyle w:val="CodeSpaceBelow"/>
      </w:pPr>
    </w:p>
    <w:p w14:paraId="344759D8" w14:textId="77777777" w:rsidR="00D03C4A" w:rsidRDefault="00000000">
      <w:pPr>
        <w:pStyle w:val="Body"/>
      </w:pPr>
      <w:r>
        <w:t>In Linux and macOS, use:</w:t>
      </w:r>
    </w:p>
    <w:p w14:paraId="304E793A" w14:textId="77777777" w:rsidR="00D03C4A" w:rsidRDefault="00D03C4A">
      <w:pPr>
        <w:pStyle w:val="CodeSpaceAbove"/>
      </w:pPr>
    </w:p>
    <w:p w14:paraId="4D8D8408" w14:textId="77777777" w:rsidR="00D03C4A" w:rsidRDefault="00000000">
      <w:pPr>
        <w:pStyle w:val="Code"/>
      </w:pPr>
      <w:r>
        <w:t xml:space="preserve">$ </w:t>
      </w:r>
      <w:r>
        <w:rPr>
          <w:rStyle w:val="LiteralBold"/>
        </w:rPr>
        <w:t>echo $PATH</w:t>
      </w:r>
    </w:p>
    <w:p w14:paraId="490EF834" w14:textId="77777777" w:rsidR="00D03C4A" w:rsidRDefault="00D03C4A">
      <w:pPr>
        <w:pStyle w:val="CodeSpaceBelow"/>
      </w:pPr>
    </w:p>
    <w:p w14:paraId="5E54BFCD" w14:textId="77777777" w:rsidR="00D03C4A" w:rsidRDefault="00000000">
      <w:pPr>
        <w:pStyle w:val="Body"/>
      </w:pPr>
      <w:r>
        <w:t xml:space="preserve">If that’s all correct and Rust still isn’t working, there are </w:t>
      </w:r>
      <w:proofErr w:type="gramStart"/>
      <w:r>
        <w:t>a number of</w:t>
      </w:r>
      <w:proofErr w:type="gramEnd"/>
      <w:r>
        <w:t xml:space="preserve"> places you can get help. Find out how to get in touch with other </w:t>
      </w:r>
      <w:proofErr w:type="spellStart"/>
      <w:r>
        <w:t>Rustaceans</w:t>
      </w:r>
      <w:proofErr w:type="spellEnd"/>
      <w:r>
        <w:t xml:space="preserve"> (a silly nickname we call ourselves)</w:t>
      </w:r>
      <w:r>
        <w:fldChar w:fldCharType="begin"/>
      </w:r>
      <w:r>
        <w:instrText>xe "Rustaceans"</w:instrText>
      </w:r>
      <w:r>
        <w:fldChar w:fldCharType="end"/>
      </w:r>
      <w:r>
        <w:t xml:space="preserve"> on the community page at </w:t>
      </w:r>
      <w:hyperlink r:id="rId10" w:history="1">
        <w:r w:rsidR="00D03C4A">
          <w:rPr>
            <w:rStyle w:val="LinkURL"/>
          </w:rPr>
          <w:t>https://www</w:t>
        </w:r>
        <w:r w:rsidR="00D03C4A">
          <w:rPr>
            <w:rStyle w:val="LinkURL"/>
          </w:rPr>
          <w:br/>
          <w:t>.rust-lang.org/community</w:t>
        </w:r>
      </w:hyperlink>
      <w:r>
        <w:t>.</w:t>
      </w:r>
    </w:p>
    <w:p w14:paraId="744EFE4D" w14:textId="77777777" w:rsidR="00D03C4A" w:rsidRDefault="00000000">
      <w:pPr>
        <w:pStyle w:val="HeadB"/>
      </w:pPr>
      <w:r>
        <w:t>Updating and Uninstalling</w:t>
      </w:r>
    </w:p>
    <w:p w14:paraId="157EC038" w14:textId="77777777" w:rsidR="00D03C4A" w:rsidRDefault="00000000">
      <w:pPr>
        <w:pStyle w:val="BodyFirst"/>
      </w:pPr>
      <w:r>
        <w:fldChar w:fldCharType="begin"/>
      </w:r>
      <w:r>
        <w:instrText>xe "rustup commands:update"</w:instrText>
      </w:r>
      <w:r>
        <w:fldChar w:fldCharType="end"/>
      </w:r>
      <w:r>
        <w:t xml:space="preserve">Once Rust is installed via </w:t>
      </w:r>
      <w:proofErr w:type="spellStart"/>
      <w:r>
        <w:rPr>
          <w:rStyle w:val="Literal"/>
        </w:rPr>
        <w:t>rustup</w:t>
      </w:r>
      <w:proofErr w:type="spellEnd"/>
      <w:r>
        <w:t>, updating to a newly released version is easy. From your shell, run the following update script:</w:t>
      </w:r>
    </w:p>
    <w:p w14:paraId="3AA0DB91" w14:textId="77777777" w:rsidR="00D03C4A" w:rsidRDefault="00D03C4A">
      <w:pPr>
        <w:pStyle w:val="CodeSpaceAbove"/>
      </w:pPr>
    </w:p>
    <w:p w14:paraId="48141E7F" w14:textId="77777777" w:rsidR="00D03C4A" w:rsidRDefault="00000000">
      <w:pPr>
        <w:pStyle w:val="Code"/>
      </w:pPr>
      <w:r>
        <w:t xml:space="preserve">$ </w:t>
      </w:r>
      <w:proofErr w:type="spellStart"/>
      <w:r>
        <w:rPr>
          <w:rStyle w:val="LiteralBold"/>
        </w:rPr>
        <w:t>rustup</w:t>
      </w:r>
      <w:proofErr w:type="spellEnd"/>
      <w:r>
        <w:rPr>
          <w:rStyle w:val="LiteralBold"/>
        </w:rPr>
        <w:t xml:space="preserve"> update</w:t>
      </w:r>
    </w:p>
    <w:p w14:paraId="46E2B94A" w14:textId="77777777" w:rsidR="00D03C4A" w:rsidRDefault="00D03C4A">
      <w:pPr>
        <w:pStyle w:val="CodeSpaceBelow"/>
      </w:pPr>
    </w:p>
    <w:p w14:paraId="02EB2CD8" w14:textId="77777777" w:rsidR="00D03C4A" w:rsidRDefault="00000000">
      <w:pPr>
        <w:pStyle w:val="Body"/>
      </w:pPr>
      <w:r>
        <w:fldChar w:fldCharType="begin"/>
      </w:r>
      <w:r>
        <w:instrText>xe "rustup commands:uninstall"</w:instrText>
      </w:r>
      <w:r>
        <w:fldChar w:fldCharType="end"/>
      </w:r>
      <w:r>
        <w:t xml:space="preserve">To uninstall Rust and </w:t>
      </w:r>
      <w:proofErr w:type="spellStart"/>
      <w:r>
        <w:rPr>
          <w:rStyle w:val="Literal"/>
        </w:rPr>
        <w:t>rustup</w:t>
      </w:r>
      <w:proofErr w:type="spellEnd"/>
      <w:r>
        <w:t>, run the following uninstall script from your shell:</w:t>
      </w:r>
    </w:p>
    <w:p w14:paraId="13240F99" w14:textId="77777777" w:rsidR="00D03C4A" w:rsidRDefault="00D03C4A">
      <w:pPr>
        <w:pStyle w:val="CodeSpaceAbove"/>
      </w:pPr>
    </w:p>
    <w:p w14:paraId="69770BBE" w14:textId="77777777" w:rsidR="00D03C4A" w:rsidRDefault="00000000">
      <w:pPr>
        <w:pStyle w:val="Code"/>
      </w:pPr>
      <w:r>
        <w:t xml:space="preserve">$ </w:t>
      </w:r>
      <w:proofErr w:type="spellStart"/>
      <w:r>
        <w:rPr>
          <w:rStyle w:val="LiteralBold"/>
        </w:rPr>
        <w:t>rustup</w:t>
      </w:r>
      <w:proofErr w:type="spellEnd"/>
      <w:r>
        <w:rPr>
          <w:rStyle w:val="LiteralBold"/>
        </w:rPr>
        <w:t xml:space="preserve"> </w:t>
      </w:r>
      <w:proofErr w:type="spellStart"/>
      <w:r>
        <w:rPr>
          <w:rStyle w:val="LiteralBold"/>
        </w:rPr>
        <w:t>self uninstall</w:t>
      </w:r>
      <w:proofErr w:type="spellEnd"/>
    </w:p>
    <w:p w14:paraId="170A5A7B" w14:textId="77777777" w:rsidR="00D03C4A" w:rsidRDefault="00D03C4A">
      <w:pPr>
        <w:pStyle w:val="CodeSpaceBelow"/>
        <w:spacing w:after="0"/>
      </w:pPr>
    </w:p>
    <w:p w14:paraId="033DEE17" w14:textId="77777777" w:rsidR="00D03C4A" w:rsidRDefault="00000000">
      <w:pPr>
        <w:pStyle w:val="HeadB"/>
      </w:pPr>
      <w:r>
        <w:fldChar w:fldCharType="begin"/>
      </w:r>
      <w:r>
        <w:instrText>xe "documentation:offline for Rust"</w:instrText>
      </w:r>
      <w:r>
        <w:fldChar w:fldCharType="end"/>
      </w:r>
      <w:r>
        <w:fldChar w:fldCharType="begin"/>
      </w:r>
      <w:r>
        <w:instrText>xe "rustup commands:doc"</w:instrText>
      </w:r>
      <w:r>
        <w:fldChar w:fldCharType="end"/>
      </w:r>
      <w:r>
        <w:t>Local Documentation</w:t>
      </w:r>
    </w:p>
    <w:p w14:paraId="79E38DD1" w14:textId="77777777" w:rsidR="00D03C4A" w:rsidRDefault="00000000">
      <w:pPr>
        <w:pStyle w:val="BodyFirst"/>
      </w:pPr>
      <w:r>
        <w:t xml:space="preserve">The installation of Rust also includes a local copy of the documentation so that you can read it offline. Run </w:t>
      </w:r>
      <w:proofErr w:type="spellStart"/>
      <w:r>
        <w:rPr>
          <w:rStyle w:val="Literal"/>
        </w:rPr>
        <w:t>rustup</w:t>
      </w:r>
      <w:proofErr w:type="spellEnd"/>
      <w:r>
        <w:rPr>
          <w:rStyle w:val="Literal"/>
        </w:rPr>
        <w:t xml:space="preserve"> doc</w:t>
      </w:r>
      <w:r>
        <w:t xml:space="preserve"> to open the local documentation in your browser.</w:t>
      </w:r>
    </w:p>
    <w:p w14:paraId="29C4843D" w14:textId="77777777" w:rsidR="00D03C4A" w:rsidRDefault="00000000">
      <w:pPr>
        <w:pStyle w:val="Body"/>
        <w:rPr>
          <w:ins w:id="24" w:author="Chris Krycho" w:date="2025-02-25T16:32:00Z" w16du:dateUtc="2025-02-25T23:32:00Z"/>
        </w:rPr>
      </w:pPr>
      <w:r>
        <w:fldChar w:fldCharType="begin"/>
      </w:r>
      <w:r>
        <w:instrText>xe "API (application programming interface)"</w:instrText>
      </w:r>
      <w:r>
        <w:fldChar w:fldCharType="end"/>
      </w:r>
      <w:r>
        <w:fldChar w:fldCharType="begin"/>
      </w:r>
      <w:r>
        <w:instrText>xe "application programming interface (API)"</w:instrText>
      </w:r>
      <w:r>
        <w:fldChar w:fldCharType="end"/>
      </w:r>
      <w:r>
        <w:t xml:space="preserve">Any time a type or function is provided by the standard library and you’re not sure what it does or how to use it, use the application programming interface (API) documentation to find out! </w:t>
      </w:r>
    </w:p>
    <w:p w14:paraId="68771685" w14:textId="77777777" w:rsidR="00F158A8" w:rsidRPr="009E64F7" w:rsidRDefault="00F158A8" w:rsidP="00F158A8">
      <w:pPr>
        <w:pStyle w:val="HeadB"/>
        <w:rPr>
          <w:ins w:id="25" w:author="Chris Krycho" w:date="2025-02-25T16:32:00Z" w16du:dateUtc="2025-02-25T23:32:00Z"/>
          <w:lang w:eastAsia="en-GB"/>
        </w:rPr>
      </w:pPr>
      <w:ins w:id="26" w:author="Chris Krycho" w:date="2025-02-25T16:32:00Z" w16du:dateUtc="2025-02-25T23:32:00Z">
        <w:r>
          <w:rPr>
            <w:lang w:eastAsia="en-GB"/>
          </w:rPr>
          <w:fldChar w:fldCharType="begin"/>
        </w:r>
        <w:r>
          <w:instrText xml:space="preserve"> XE "documentation:offline for Rust startRange" </w:instrText>
        </w:r>
        <w:r>
          <w:rPr>
            <w:lang w:eastAsia="en-GB"/>
          </w:rPr>
          <w:fldChar w:fldCharType="end"/>
        </w:r>
        <w:r>
          <w:rPr>
            <w:lang w:eastAsia="en-GB"/>
          </w:rPr>
          <w:fldChar w:fldCharType="begin"/>
        </w:r>
        <w:r>
          <w:instrText xml:space="preserve"> XE "rustup commands:doc startRange" </w:instrText>
        </w:r>
        <w:r>
          <w:rPr>
            <w:lang w:eastAsia="en-GB"/>
          </w:rPr>
          <w:fldChar w:fldCharType="end"/>
        </w:r>
        <w:r w:rsidRPr="009E64F7">
          <w:rPr>
            <w:lang w:eastAsia="en-GB"/>
          </w:rPr>
          <w:t>Text Editors and Integrated Development Environments</w:t>
        </w:r>
      </w:ins>
    </w:p>
    <w:p w14:paraId="3BA7E301" w14:textId="77777777" w:rsidR="00F158A8" w:rsidRPr="00467ABD" w:rsidRDefault="00F158A8" w:rsidP="00F158A8">
      <w:pPr>
        <w:pStyle w:val="Body"/>
        <w:rPr>
          <w:ins w:id="27" w:author="Chris Krycho" w:date="2025-02-25T16:32:00Z" w16du:dateUtc="2025-02-25T23:32:00Z"/>
          <w:lang w:eastAsia="en-GB"/>
        </w:rPr>
      </w:pPr>
      <w:ins w:id="28" w:author="Chris Krycho" w:date="2025-02-25T16:32:00Z" w16du:dateUtc="2025-02-25T23:32:00Z">
        <w:r w:rsidRPr="009E64F7">
          <w:rPr>
            <w:lang w:val="en-CA" w:eastAsia="en-GB"/>
          </w:rPr>
          <w:t xml:space="preserve">This book makes no assumptions about what tools you use to author Rust code. Just about any text editor will get the job done! However, many text editors and integrated development environments (IDEs) have built-in support for Rust. You can always find a </w:t>
        </w:r>
        <w:proofErr w:type="gramStart"/>
        <w:r w:rsidRPr="009E64F7">
          <w:rPr>
            <w:lang w:val="en-CA" w:eastAsia="en-GB"/>
          </w:rPr>
          <w:t>fairly current</w:t>
        </w:r>
        <w:proofErr w:type="gramEnd"/>
        <w:r w:rsidRPr="009E64F7">
          <w:rPr>
            <w:lang w:val="en-CA" w:eastAsia="en-GB"/>
          </w:rPr>
          <w:t xml:space="preserve"> list of many editors and IDEs on the tools page at </w:t>
        </w:r>
        <w:bookmarkStart w:id="29" w:name="OLE_LINK2"/>
        <w:r w:rsidRPr="00F158A8">
          <w:rPr>
            <w:rStyle w:val="LinkURL"/>
            <w:rPrChange w:id="30" w:author="Chris Krycho" w:date="2025-02-25T16:33:00Z" w16du:dateUtc="2025-02-25T23:33:00Z">
              <w:rPr>
                <w:rStyle w:val="LinkURL"/>
                <w:rFonts w:ascii="Times Roman" w:hAnsi="Times Roman"/>
                <w:lang w:eastAsia="en-CA"/>
              </w:rPr>
            </w:rPrChange>
          </w:rPr>
          <w:fldChar w:fldCharType="begin"/>
        </w:r>
        <w:r w:rsidRPr="00F158A8">
          <w:rPr>
            <w:rStyle w:val="LinkURL"/>
            <w:rPrChange w:id="31" w:author="Chris Krycho" w:date="2025-02-25T16:33:00Z" w16du:dateUtc="2025-02-25T23:33:00Z">
              <w:rPr>
                <w:rStyle w:val="LinkURL"/>
                <w:rFonts w:ascii="Times Roman" w:hAnsi="Times Roman"/>
                <w:lang w:eastAsia="en-CA"/>
              </w:rPr>
            </w:rPrChange>
          </w:rPr>
          <w:instrText>HYPERLINK "https://www.rust-lang.org/tools"</w:instrText>
        </w:r>
        <w:r w:rsidRPr="00F158A8">
          <w:rPr>
            <w:rStyle w:val="LinkURL"/>
            <w:rPrChange w:id="32" w:author="Chris Krycho" w:date="2025-02-25T16:33:00Z" w16du:dateUtc="2025-02-25T23:33:00Z">
              <w:rPr>
                <w:rStyle w:val="LinkURL"/>
              </w:rPr>
            </w:rPrChange>
          </w:rPr>
        </w:r>
        <w:r w:rsidRPr="00F158A8">
          <w:rPr>
            <w:rStyle w:val="LinkURL"/>
            <w:rPrChange w:id="33" w:author="Chris Krycho" w:date="2025-02-25T16:33:00Z" w16du:dateUtc="2025-02-25T23:33:00Z">
              <w:rPr>
                <w:rStyle w:val="LinkURL"/>
                <w:rFonts w:ascii="Times Roman" w:hAnsi="Times Roman"/>
                <w:lang w:eastAsia="en-CA"/>
              </w:rPr>
            </w:rPrChange>
          </w:rPr>
          <w:fldChar w:fldCharType="separate"/>
        </w:r>
        <w:r w:rsidRPr="00F158A8">
          <w:rPr>
            <w:rStyle w:val="LinkURL"/>
            <w:rPrChange w:id="34" w:author="Chris Krycho" w:date="2025-02-25T16:33:00Z" w16du:dateUtc="2025-02-25T23:33:00Z">
              <w:rPr>
                <w:rStyle w:val="LinkURL"/>
                <w:rFonts w:ascii="Times Roman" w:hAnsi="Times Roman"/>
                <w:lang w:eastAsia="en-CA"/>
              </w:rPr>
            </w:rPrChange>
          </w:rPr>
          <w:t>https://www.rust-lang.org/tools</w:t>
        </w:r>
        <w:bookmarkEnd w:id="29"/>
        <w:r w:rsidRPr="00F158A8">
          <w:rPr>
            <w:rStyle w:val="LinkURL"/>
            <w:rPrChange w:id="35" w:author="Chris Krycho" w:date="2025-02-25T16:33:00Z" w16du:dateUtc="2025-02-25T23:33:00Z">
              <w:rPr>
                <w:rStyle w:val="LinkURL"/>
                <w:rFonts w:ascii="Times Roman" w:hAnsi="Times Roman"/>
                <w:lang w:eastAsia="en-CA"/>
              </w:rPr>
            </w:rPrChange>
          </w:rPr>
          <w:fldChar w:fldCharType="end"/>
        </w:r>
        <w:r w:rsidRPr="009E64F7">
          <w:rPr>
            <w:lang w:val="en-CA" w:eastAsia="en-GB"/>
          </w:rPr>
          <w:t> on the Rust website.</w:t>
        </w:r>
      </w:ins>
    </w:p>
    <w:p w14:paraId="198DC242" w14:textId="77777777" w:rsidR="00F158A8" w:rsidRDefault="00F158A8">
      <w:pPr>
        <w:pStyle w:val="Body"/>
      </w:pPr>
    </w:p>
    <w:p w14:paraId="7311E58F" w14:textId="77777777" w:rsidR="00D03C4A" w:rsidRDefault="00000000">
      <w:pPr>
        <w:pStyle w:val="HeadA"/>
      </w:pPr>
      <w:r>
        <w:fldChar w:fldCharType="begin"/>
      </w:r>
      <w:r>
        <w:instrText>xe "Hello, World! program"</w:instrText>
      </w:r>
      <w:r>
        <w:fldChar w:fldCharType="end"/>
      </w:r>
      <w:r>
        <w:t>Hello, World!</w:t>
      </w:r>
    </w:p>
    <w:p w14:paraId="10A09125" w14:textId="77777777" w:rsidR="00D03C4A" w:rsidRDefault="00000000">
      <w:pPr>
        <w:pStyle w:val="BodyFirst"/>
      </w:pPr>
      <w:r>
        <w:rPr>
          <w:spacing w:val="2"/>
        </w:rPr>
        <w:t xml:space="preserve">Now that you’ve installed Rust, it’s time to write your first Rust program. </w:t>
      </w:r>
      <w:r>
        <w:t xml:space="preserve">It’s traditional when learning a new language to write a little program that prints the text </w:t>
      </w:r>
      <w:r>
        <w:rPr>
          <w:rStyle w:val="Literal"/>
        </w:rPr>
        <w:t>Hello, world!</w:t>
      </w:r>
      <w:r>
        <w:t xml:space="preserve"> to the screen, so we’ll do the same here!</w:t>
      </w:r>
    </w:p>
    <w:p w14:paraId="7AECE505" w14:textId="77777777" w:rsidR="00D03C4A" w:rsidRDefault="00000000">
      <w:pPr>
        <w:pStyle w:val="Note"/>
        <w:spacing w:after="0"/>
      </w:pPr>
      <w:r>
        <w:rPr>
          <w:rStyle w:val="NoteHead"/>
          <w:i w:val="0"/>
          <w:iCs w:val="0"/>
        </w:rPr>
        <w:t>Note</w:t>
      </w:r>
      <w:r>
        <w:tab/>
      </w:r>
      <w:r>
        <w:fldChar w:fldCharType="begin"/>
      </w:r>
      <w:r>
        <w:instrText>xe "integrated development environment (IDE)"</w:instrText>
      </w:r>
      <w:r>
        <w:fldChar w:fldCharType="end"/>
      </w:r>
      <w:r>
        <w:fldChar w:fldCharType="begin"/>
      </w:r>
      <w:r>
        <w:instrText>xe "IDE (integrated development environment)"</w:instrText>
      </w:r>
      <w:r>
        <w:fldChar w:fldCharType="end"/>
      </w:r>
      <w:r>
        <w:t xml:space="preserve">This book assumes basic familiarity with the command line. Rust makes no specific demands about your editing or tooling or where your code lives, so if you prefer to use an integrated development environment (IDE) instead of the command line, feel free </w:t>
      </w:r>
      <w:r>
        <w:rPr>
          <w:spacing w:val="1"/>
        </w:rPr>
        <w:t xml:space="preserve">to use your favorite IDE. Many IDEs now have some degree of Rust support; check the </w:t>
      </w:r>
      <w:r>
        <w:t xml:space="preserve">IDE’s documentation for details. The Rust team has been focusing on enabling great IDE support via </w:t>
      </w:r>
      <w:r>
        <w:rPr>
          <w:rStyle w:val="LiteralInNote"/>
          <w:i/>
          <w:iCs/>
        </w:rPr>
        <w:t>rust-analyzer</w:t>
      </w:r>
      <w:r>
        <w:t xml:space="preserve">. See </w:t>
      </w:r>
      <w:r>
        <w:rPr>
          <w:rStyle w:val="Xref"/>
        </w:rPr>
        <w:t>Appendix D</w:t>
      </w:r>
      <w:r>
        <w:t xml:space="preserve"> for more details.</w:t>
      </w:r>
    </w:p>
    <w:p w14:paraId="6D1AF3F0" w14:textId="77777777" w:rsidR="00D03C4A" w:rsidRDefault="00000000">
      <w:pPr>
        <w:pStyle w:val="HeadB"/>
      </w:pPr>
      <w:r>
        <w:lastRenderedPageBreak/>
        <w:t>Creating a Project Directory</w:t>
      </w:r>
    </w:p>
    <w:p w14:paraId="3E0D3972" w14:textId="77777777" w:rsidR="00D03C4A" w:rsidRDefault="00000000">
      <w:pPr>
        <w:pStyle w:val="BodyFirst"/>
      </w:pPr>
      <w:r>
        <w:t xml:space="preserve">You’ll start by making a directory to store your Rust code. It doesn’t matter to Rust where your code lives, but for the exercises and projects in this book, we suggest making a </w:t>
      </w:r>
      <w:r>
        <w:rPr>
          <w:rStyle w:val="Italic"/>
        </w:rPr>
        <w:t>projects</w:t>
      </w:r>
      <w:r>
        <w:t xml:space="preserve"> directory in your home directory and keeping all your projects there.</w:t>
      </w:r>
    </w:p>
    <w:p w14:paraId="1C619C9D" w14:textId="77777777" w:rsidR="00D03C4A" w:rsidRDefault="00000000">
      <w:pPr>
        <w:pStyle w:val="Body"/>
      </w:pPr>
      <w:r>
        <w:rPr>
          <w:spacing w:val="-3"/>
        </w:rPr>
        <w:t xml:space="preserve">Open a terminal and enter the following commands to make a </w:t>
      </w:r>
      <w:r>
        <w:rPr>
          <w:rStyle w:val="Italic"/>
          <w:spacing w:val="-3"/>
        </w:rPr>
        <w:t>projects</w:t>
      </w:r>
      <w:r>
        <w:rPr>
          <w:spacing w:val="-3"/>
        </w:rPr>
        <w:t xml:space="preserve"> </w:t>
      </w:r>
      <w:r>
        <w:rPr>
          <w:spacing w:val="3"/>
        </w:rPr>
        <w:t xml:space="preserve">directory and a directory for the “Hello, world!” project within the </w:t>
      </w:r>
      <w:r>
        <w:rPr>
          <w:spacing w:val="3"/>
        </w:rPr>
        <w:br/>
      </w:r>
      <w:r>
        <w:rPr>
          <w:rStyle w:val="Italic"/>
        </w:rPr>
        <w:t>projects</w:t>
      </w:r>
      <w:r>
        <w:t xml:space="preserve"> directory.</w:t>
      </w:r>
    </w:p>
    <w:p w14:paraId="67C1F079" w14:textId="77777777" w:rsidR="00D03C4A" w:rsidRDefault="00000000">
      <w:pPr>
        <w:pStyle w:val="Body"/>
      </w:pPr>
      <w:r>
        <w:t>For Linux, macOS, and PowerShell on Windows, enter this:</w:t>
      </w:r>
    </w:p>
    <w:p w14:paraId="16335010" w14:textId="77777777" w:rsidR="00D03C4A" w:rsidRDefault="00D03C4A">
      <w:pPr>
        <w:pStyle w:val="CodeSpaceAbove"/>
      </w:pPr>
    </w:p>
    <w:p w14:paraId="49934430" w14:textId="77777777" w:rsidR="00D03C4A" w:rsidRDefault="00000000">
      <w:pPr>
        <w:pStyle w:val="Code"/>
      </w:pPr>
      <w:r>
        <w:t xml:space="preserve">$ </w:t>
      </w:r>
      <w:proofErr w:type="spellStart"/>
      <w:r>
        <w:rPr>
          <w:rStyle w:val="LiteralBold"/>
        </w:rPr>
        <w:t>mkdir</w:t>
      </w:r>
      <w:proofErr w:type="spellEnd"/>
      <w:r>
        <w:rPr>
          <w:rStyle w:val="LiteralBold"/>
        </w:rPr>
        <w:t xml:space="preserve"> ~/projects</w:t>
      </w:r>
    </w:p>
    <w:p w14:paraId="31ABBF21" w14:textId="77777777" w:rsidR="00D03C4A" w:rsidRDefault="00000000">
      <w:pPr>
        <w:pStyle w:val="Code"/>
      </w:pPr>
      <w:r>
        <w:t xml:space="preserve">$ </w:t>
      </w:r>
      <w:r>
        <w:rPr>
          <w:rStyle w:val="LiteralBold"/>
        </w:rPr>
        <w:t>cd ~/projects</w:t>
      </w:r>
    </w:p>
    <w:p w14:paraId="24D018BA" w14:textId="77777777" w:rsidR="00D03C4A" w:rsidRDefault="00000000">
      <w:pPr>
        <w:pStyle w:val="Code"/>
      </w:pPr>
      <w:r>
        <w:t xml:space="preserve">$ </w:t>
      </w:r>
      <w:proofErr w:type="spellStart"/>
      <w:r>
        <w:rPr>
          <w:rStyle w:val="LiteralBold"/>
        </w:rPr>
        <w:t>mkdir</w:t>
      </w:r>
      <w:proofErr w:type="spellEnd"/>
      <w:r>
        <w:rPr>
          <w:rStyle w:val="LiteralBold"/>
        </w:rPr>
        <w:t xml:space="preserve"> </w:t>
      </w:r>
      <w:proofErr w:type="spellStart"/>
      <w:r>
        <w:rPr>
          <w:rStyle w:val="LiteralBold"/>
        </w:rPr>
        <w:t>hello_world</w:t>
      </w:r>
      <w:proofErr w:type="spellEnd"/>
    </w:p>
    <w:p w14:paraId="5E5152D6" w14:textId="77777777" w:rsidR="00D03C4A" w:rsidRDefault="00000000">
      <w:pPr>
        <w:pStyle w:val="Code"/>
      </w:pPr>
      <w:r>
        <w:t xml:space="preserve">$ </w:t>
      </w:r>
      <w:r>
        <w:rPr>
          <w:rStyle w:val="LiteralBold"/>
        </w:rPr>
        <w:t xml:space="preserve">cd </w:t>
      </w:r>
      <w:proofErr w:type="spellStart"/>
      <w:r>
        <w:rPr>
          <w:rStyle w:val="LiteralBold"/>
        </w:rPr>
        <w:t>hello_world</w:t>
      </w:r>
      <w:proofErr w:type="spellEnd"/>
    </w:p>
    <w:p w14:paraId="70E3CF94" w14:textId="77777777" w:rsidR="00D03C4A" w:rsidRDefault="00D03C4A">
      <w:pPr>
        <w:pStyle w:val="CodeSpaceBelow"/>
      </w:pPr>
    </w:p>
    <w:p w14:paraId="6E9F59EC" w14:textId="77777777" w:rsidR="00D03C4A" w:rsidRDefault="00000000">
      <w:pPr>
        <w:pStyle w:val="Body"/>
      </w:pPr>
      <w:r>
        <w:fldChar w:fldCharType="begin"/>
      </w:r>
      <w:r>
        <w:instrText>xe "cmd.exe"</w:instrText>
      </w:r>
      <w:r>
        <w:fldChar w:fldCharType="end"/>
      </w:r>
      <w:r>
        <w:t>For Windows CMD, enter this:</w:t>
      </w:r>
    </w:p>
    <w:p w14:paraId="7249A7FF" w14:textId="77777777" w:rsidR="00D03C4A" w:rsidRDefault="00D03C4A">
      <w:pPr>
        <w:pStyle w:val="CodeSpaceAbove"/>
      </w:pPr>
    </w:p>
    <w:p w14:paraId="0EBEC5D2" w14:textId="77777777" w:rsidR="00D03C4A" w:rsidRDefault="00000000">
      <w:pPr>
        <w:pStyle w:val="Code"/>
      </w:pPr>
      <w:r>
        <w:t xml:space="preserve">&gt; </w:t>
      </w:r>
      <w:proofErr w:type="spellStart"/>
      <w:r>
        <w:rPr>
          <w:rStyle w:val="LiteralBold"/>
        </w:rPr>
        <w:t>mkdir</w:t>
      </w:r>
      <w:proofErr w:type="spellEnd"/>
      <w:r>
        <w:rPr>
          <w:rStyle w:val="LiteralBold"/>
        </w:rPr>
        <w:t xml:space="preserve"> "%USERPROFILE%\projects"</w:t>
      </w:r>
    </w:p>
    <w:p w14:paraId="47B7B738" w14:textId="77777777" w:rsidR="00D03C4A" w:rsidRDefault="00000000">
      <w:pPr>
        <w:pStyle w:val="Code"/>
      </w:pPr>
      <w:r>
        <w:t xml:space="preserve">&gt; </w:t>
      </w:r>
      <w:r>
        <w:rPr>
          <w:rStyle w:val="LiteralBold"/>
        </w:rPr>
        <w:t>cd /d "%USERPROFILE%\projects"</w:t>
      </w:r>
    </w:p>
    <w:p w14:paraId="6DFCC671" w14:textId="77777777" w:rsidR="00D03C4A" w:rsidRDefault="00000000">
      <w:pPr>
        <w:pStyle w:val="Code"/>
      </w:pPr>
      <w:r>
        <w:t xml:space="preserve">&gt; </w:t>
      </w:r>
      <w:proofErr w:type="spellStart"/>
      <w:r>
        <w:rPr>
          <w:rStyle w:val="LiteralBold"/>
        </w:rPr>
        <w:t>mkdir</w:t>
      </w:r>
      <w:proofErr w:type="spellEnd"/>
      <w:r>
        <w:rPr>
          <w:rStyle w:val="LiteralBold"/>
        </w:rPr>
        <w:t xml:space="preserve"> </w:t>
      </w:r>
      <w:proofErr w:type="spellStart"/>
      <w:r>
        <w:rPr>
          <w:rStyle w:val="LiteralBold"/>
        </w:rPr>
        <w:t>hello_world</w:t>
      </w:r>
      <w:proofErr w:type="spellEnd"/>
    </w:p>
    <w:p w14:paraId="1555DADC" w14:textId="77777777" w:rsidR="00D03C4A" w:rsidRDefault="00000000">
      <w:pPr>
        <w:pStyle w:val="Code"/>
      </w:pPr>
      <w:r>
        <w:t xml:space="preserve">&gt; </w:t>
      </w:r>
      <w:r>
        <w:rPr>
          <w:rStyle w:val="LiteralBold"/>
        </w:rPr>
        <w:t xml:space="preserve">cd </w:t>
      </w:r>
      <w:proofErr w:type="spellStart"/>
      <w:r>
        <w:rPr>
          <w:rStyle w:val="LiteralBold"/>
        </w:rPr>
        <w:t>hello_world</w:t>
      </w:r>
      <w:proofErr w:type="spellEnd"/>
    </w:p>
    <w:p w14:paraId="19B9DC80" w14:textId="77777777" w:rsidR="00D03C4A" w:rsidRDefault="00D03C4A">
      <w:pPr>
        <w:pStyle w:val="CodeSpaceBelow"/>
        <w:spacing w:after="0"/>
      </w:pPr>
    </w:p>
    <w:p w14:paraId="0A4CE548" w14:textId="77777777" w:rsidR="00D03C4A" w:rsidRDefault="00000000">
      <w:pPr>
        <w:pStyle w:val="HeadB"/>
      </w:pPr>
      <w:r>
        <w:t>Writing and Running a Rust Program</w:t>
      </w:r>
    </w:p>
    <w:p w14:paraId="4304B946" w14:textId="77777777" w:rsidR="00D03C4A" w:rsidRDefault="00000000">
      <w:pPr>
        <w:pStyle w:val="BodyFirst"/>
        <w:rPr>
          <w:spacing w:val="4"/>
        </w:rPr>
      </w:pPr>
      <w:r>
        <w:rPr>
          <w:spacing w:val="4"/>
        </w:rPr>
        <w:t xml:space="preserve">Next, make a new source file and call it </w:t>
      </w:r>
      <w:r>
        <w:rPr>
          <w:rStyle w:val="Italic"/>
          <w:spacing w:val="4"/>
        </w:rPr>
        <w:t>main.rs</w:t>
      </w:r>
      <w:r>
        <w:rPr>
          <w:spacing w:val="4"/>
        </w:rPr>
        <w:t xml:space="preserve">. Rust files always end with the </w:t>
      </w:r>
      <w:r>
        <w:rPr>
          <w:rStyle w:val="Italic"/>
          <w:spacing w:val="4"/>
        </w:rPr>
        <w:t>.</w:t>
      </w:r>
      <w:proofErr w:type="spellStart"/>
      <w:r>
        <w:rPr>
          <w:rStyle w:val="Italic"/>
          <w:spacing w:val="4"/>
        </w:rPr>
        <w:t>rs</w:t>
      </w:r>
      <w:proofErr w:type="spellEnd"/>
      <w:r>
        <w:rPr>
          <w:spacing w:val="4"/>
        </w:rPr>
        <w:t xml:space="preserve"> extension.</w:t>
      </w:r>
      <w:r>
        <w:rPr>
          <w:spacing w:val="4"/>
        </w:rPr>
        <w:fldChar w:fldCharType="begin"/>
      </w:r>
      <w:r>
        <w:rPr>
          <w:spacing w:val="4"/>
        </w:rPr>
        <w:instrText>xe ".rs file extension "</w:instrText>
      </w:r>
      <w:r>
        <w:rPr>
          <w:spacing w:val="4"/>
        </w:rPr>
        <w:fldChar w:fldCharType="end"/>
      </w:r>
      <w:r>
        <w:rPr>
          <w:spacing w:val="4"/>
        </w:rPr>
        <w:t xml:space="preserve"> </w:t>
      </w:r>
      <w:r>
        <w:rPr>
          <w:spacing w:val="4"/>
        </w:rPr>
        <w:fldChar w:fldCharType="begin"/>
      </w:r>
      <w:r>
        <w:rPr>
          <w:spacing w:val="4"/>
        </w:rPr>
        <w:instrText>xe "underscore (_):in filenames"</w:instrText>
      </w:r>
      <w:r>
        <w:rPr>
          <w:spacing w:val="4"/>
        </w:rPr>
        <w:fldChar w:fldCharType="end"/>
      </w:r>
      <w:r>
        <w:rPr>
          <w:spacing w:val="4"/>
        </w:rPr>
        <w:fldChar w:fldCharType="begin"/>
      </w:r>
      <w:r>
        <w:rPr>
          <w:spacing w:val="4"/>
        </w:rPr>
        <w:instrText>xe "_ (underscore):in filenames"</w:instrText>
      </w:r>
      <w:r>
        <w:rPr>
          <w:spacing w:val="4"/>
        </w:rPr>
        <w:fldChar w:fldCharType="end"/>
      </w:r>
      <w:r>
        <w:rPr>
          <w:spacing w:val="4"/>
        </w:rPr>
        <w:fldChar w:fldCharType="begin"/>
      </w:r>
      <w:r>
        <w:rPr>
          <w:spacing w:val="4"/>
        </w:rPr>
        <w:instrText>xe "conventions:filenaming"</w:instrText>
      </w:r>
      <w:r>
        <w:rPr>
          <w:spacing w:val="4"/>
        </w:rPr>
        <w:fldChar w:fldCharType="end"/>
      </w:r>
      <w:r>
        <w:rPr>
          <w:spacing w:val="4"/>
        </w:rPr>
        <w:fldChar w:fldCharType="begin"/>
      </w:r>
      <w:r>
        <w:rPr>
          <w:spacing w:val="4"/>
        </w:rPr>
        <w:instrText>xe "filenaming conventions"</w:instrText>
      </w:r>
      <w:r>
        <w:rPr>
          <w:spacing w:val="4"/>
        </w:rPr>
        <w:fldChar w:fldCharType="end"/>
      </w:r>
      <w:r>
        <w:rPr>
          <w:spacing w:val="4"/>
        </w:rPr>
        <w:t xml:space="preserve">If you’re using more than one word in your filename, the convention is to use an underscore to separate them. For example, use </w:t>
      </w:r>
      <w:r>
        <w:rPr>
          <w:rStyle w:val="Italic"/>
          <w:spacing w:val="4"/>
        </w:rPr>
        <w:t>hello_world.rs</w:t>
      </w:r>
      <w:r>
        <w:rPr>
          <w:spacing w:val="4"/>
        </w:rPr>
        <w:t xml:space="preserve"> rather than </w:t>
      </w:r>
      <w:r>
        <w:rPr>
          <w:rStyle w:val="Italic"/>
          <w:spacing w:val="4"/>
        </w:rPr>
        <w:t>helloworld.rs</w:t>
      </w:r>
      <w:r>
        <w:rPr>
          <w:spacing w:val="4"/>
        </w:rPr>
        <w:t>.</w:t>
      </w:r>
    </w:p>
    <w:p w14:paraId="27447C29" w14:textId="77777777" w:rsidR="00D03C4A" w:rsidRDefault="00000000">
      <w:pPr>
        <w:pStyle w:val="Body"/>
      </w:pPr>
      <w:r>
        <w:rPr>
          <w:spacing w:val="3"/>
        </w:rPr>
        <w:t xml:space="preserve">Now open the </w:t>
      </w:r>
      <w:r>
        <w:rPr>
          <w:rStyle w:val="Italic"/>
          <w:spacing w:val="3"/>
        </w:rPr>
        <w:t>main.rs</w:t>
      </w:r>
      <w:r>
        <w:rPr>
          <w:spacing w:val="3"/>
        </w:rPr>
        <w:t xml:space="preserve"> file you just created and enter the code in </w:t>
      </w:r>
      <w:r>
        <w:t>Listing 1-1.</w:t>
      </w:r>
    </w:p>
    <w:p w14:paraId="095C008C" w14:textId="77777777" w:rsidR="00D03C4A" w:rsidRDefault="00D03C4A">
      <w:pPr>
        <w:pStyle w:val="CodeSpaceAbove"/>
      </w:pPr>
    </w:p>
    <w:p w14:paraId="298DB18F" w14:textId="77777777" w:rsidR="00D03C4A" w:rsidRDefault="00000000">
      <w:pPr>
        <w:pStyle w:val="CodeLabel"/>
      </w:pPr>
      <w:r>
        <w:t>main.rs</w:t>
      </w:r>
    </w:p>
    <w:p w14:paraId="3BE1855B" w14:textId="77777777" w:rsidR="00D03C4A" w:rsidRDefault="00000000">
      <w:pPr>
        <w:pStyle w:val="Code"/>
      </w:pPr>
      <w:proofErr w:type="spellStart"/>
      <w:r>
        <w:t>fn</w:t>
      </w:r>
      <w:proofErr w:type="spellEnd"/>
      <w:r>
        <w:t xml:space="preserve"> </w:t>
      </w:r>
      <w:proofErr w:type="gramStart"/>
      <w:r>
        <w:t>main(</w:t>
      </w:r>
      <w:proofErr w:type="gramEnd"/>
      <w:r>
        <w:t>) {</w:t>
      </w:r>
    </w:p>
    <w:p w14:paraId="55C5B5B2" w14:textId="77777777" w:rsidR="00D03C4A" w:rsidRDefault="00000000">
      <w:pPr>
        <w:pStyle w:val="Code"/>
      </w:pPr>
      <w:r>
        <w:t xml:space="preserve">    </w:t>
      </w:r>
      <w:proofErr w:type="spellStart"/>
      <w:proofErr w:type="gramStart"/>
      <w:r>
        <w:t>println</w:t>
      </w:r>
      <w:proofErr w:type="spellEnd"/>
      <w:r>
        <w:t>!(</w:t>
      </w:r>
      <w:proofErr w:type="gramEnd"/>
      <w:r>
        <w:t>"Hello, world!");</w:t>
      </w:r>
    </w:p>
    <w:p w14:paraId="1CD84C00" w14:textId="77777777" w:rsidR="00D03C4A" w:rsidRDefault="00000000">
      <w:pPr>
        <w:pStyle w:val="Code"/>
      </w:pPr>
      <w:r>
        <w:t>}</w:t>
      </w:r>
    </w:p>
    <w:p w14:paraId="30E869C7" w14:textId="77777777" w:rsidR="00D03C4A" w:rsidRDefault="00D03C4A">
      <w:pPr>
        <w:pStyle w:val="CodeSpaceBelow"/>
      </w:pPr>
    </w:p>
    <w:p w14:paraId="5F2EBF99" w14:textId="77777777" w:rsidR="00D03C4A" w:rsidRDefault="00000000">
      <w:pPr>
        <w:pStyle w:val="CodeListingCaption"/>
      </w:pPr>
      <w:r>
        <w:t xml:space="preserve">Listing 1-1: A program that prints </w:t>
      </w:r>
      <w:r>
        <w:rPr>
          <w:rStyle w:val="LiteralCaption"/>
          <w:i/>
          <w:iCs/>
        </w:rPr>
        <w:t>Hello, world!</w:t>
      </w:r>
    </w:p>
    <w:p w14:paraId="1F79354A" w14:textId="77777777" w:rsidR="00D03C4A" w:rsidRDefault="00000000">
      <w:pPr>
        <w:pStyle w:val="Body"/>
      </w:pPr>
      <w:r>
        <w:rPr>
          <w:spacing w:val="3"/>
        </w:rPr>
        <w:t xml:space="preserve">Save the file and go back to your terminal window in the </w:t>
      </w:r>
      <w:r>
        <w:rPr>
          <w:rStyle w:val="Italic"/>
          <w:spacing w:val="3"/>
        </w:rPr>
        <w:t>~/projects/</w:t>
      </w:r>
      <w:proofErr w:type="spellStart"/>
      <w:r>
        <w:rPr>
          <w:rStyle w:val="Italic"/>
        </w:rPr>
        <w:t>hello_world</w:t>
      </w:r>
      <w:proofErr w:type="spellEnd"/>
      <w:r>
        <w:t xml:space="preserve"> directory. </w:t>
      </w:r>
      <w:r>
        <w:fldChar w:fldCharType="begin"/>
      </w:r>
      <w:r>
        <w:instrText>xe "rustc"</w:instrText>
      </w:r>
      <w:r>
        <w:fldChar w:fldCharType="end"/>
      </w:r>
      <w:r>
        <w:fldChar w:fldCharType="begin"/>
      </w:r>
      <w:r>
        <w:instrText>xe "running code"</w:instrText>
      </w:r>
      <w:r>
        <w:fldChar w:fldCharType="end"/>
      </w:r>
      <w:r>
        <w:fldChar w:fldCharType="begin"/>
      </w:r>
      <w:r>
        <w:instrText>xe "compiling:with rustc"</w:instrText>
      </w:r>
      <w:r>
        <w:fldChar w:fldCharType="end"/>
      </w:r>
      <w:r>
        <w:t xml:space="preserve">On Linux or macOS, enter the </w:t>
      </w:r>
      <w:r>
        <w:lastRenderedPageBreak/>
        <w:t>following commands to compile and run the file:</w:t>
      </w:r>
    </w:p>
    <w:p w14:paraId="07FE1028" w14:textId="77777777" w:rsidR="00D03C4A" w:rsidRDefault="00D03C4A">
      <w:pPr>
        <w:pStyle w:val="CodeSpaceAbove"/>
      </w:pPr>
    </w:p>
    <w:p w14:paraId="38BE91D1" w14:textId="77777777" w:rsidR="00D03C4A" w:rsidRDefault="00000000">
      <w:pPr>
        <w:pStyle w:val="Code"/>
      </w:pPr>
      <w:r>
        <w:t xml:space="preserve">$ </w:t>
      </w:r>
      <w:r>
        <w:rPr>
          <w:rStyle w:val="LiteralBold"/>
        </w:rPr>
        <w:t>rustc main.rs</w:t>
      </w:r>
    </w:p>
    <w:p w14:paraId="01ECDD1D" w14:textId="77777777" w:rsidR="00D03C4A" w:rsidRDefault="00000000">
      <w:pPr>
        <w:pStyle w:val="Code"/>
      </w:pPr>
      <w:proofErr w:type="gramStart"/>
      <w:r>
        <w:t xml:space="preserve">$ </w:t>
      </w:r>
      <w:r>
        <w:rPr>
          <w:rStyle w:val="LiteralBold"/>
        </w:rPr>
        <w:t>.</w:t>
      </w:r>
      <w:proofErr w:type="gramEnd"/>
      <w:r>
        <w:rPr>
          <w:rStyle w:val="LiteralBold"/>
        </w:rPr>
        <w:t>/main</w:t>
      </w:r>
    </w:p>
    <w:p w14:paraId="76EB615F" w14:textId="77777777" w:rsidR="00D03C4A" w:rsidRDefault="00000000">
      <w:pPr>
        <w:pStyle w:val="Code"/>
      </w:pPr>
      <w:r>
        <w:t>Hello, world!</w:t>
      </w:r>
    </w:p>
    <w:p w14:paraId="3F03706D" w14:textId="77777777" w:rsidR="00D03C4A" w:rsidRDefault="00D03C4A">
      <w:pPr>
        <w:pStyle w:val="CodeSpaceBelow"/>
      </w:pPr>
    </w:p>
    <w:p w14:paraId="01FCDA32" w14:textId="77777777" w:rsidR="00D03C4A" w:rsidRDefault="00000000">
      <w:pPr>
        <w:pStyle w:val="Body"/>
      </w:pPr>
      <w:r>
        <w:t xml:space="preserve">On Windows, enter the command </w:t>
      </w:r>
      <w:r>
        <w:rPr>
          <w:rStyle w:val="Literal"/>
        </w:rPr>
        <w:t>.\main.exe</w:t>
      </w:r>
      <w:r>
        <w:t xml:space="preserve"> instead </w:t>
      </w:r>
      <w:proofErr w:type="gramStart"/>
      <w:r>
        <w:t xml:space="preserve">of </w:t>
      </w:r>
      <w:r>
        <w:rPr>
          <w:rStyle w:val="Literal"/>
        </w:rPr>
        <w:t>.</w:t>
      </w:r>
      <w:proofErr w:type="gramEnd"/>
      <w:r>
        <w:rPr>
          <w:rStyle w:val="Literal"/>
        </w:rPr>
        <w:t>/main</w:t>
      </w:r>
      <w:r>
        <w:t>:</w:t>
      </w:r>
    </w:p>
    <w:p w14:paraId="5C4B6669" w14:textId="77777777" w:rsidR="00D03C4A" w:rsidRDefault="00D03C4A">
      <w:pPr>
        <w:pStyle w:val="CodeSpaceAbove"/>
      </w:pPr>
    </w:p>
    <w:p w14:paraId="53A4B777" w14:textId="77777777" w:rsidR="00D03C4A" w:rsidRDefault="00000000">
      <w:pPr>
        <w:pStyle w:val="Code"/>
      </w:pPr>
      <w:r>
        <w:t xml:space="preserve">&gt; </w:t>
      </w:r>
      <w:r>
        <w:rPr>
          <w:rStyle w:val="LiteralBold"/>
        </w:rPr>
        <w:t>rustc main.rs</w:t>
      </w:r>
    </w:p>
    <w:p w14:paraId="711F4198" w14:textId="77777777" w:rsidR="00D03C4A" w:rsidRDefault="00000000">
      <w:pPr>
        <w:pStyle w:val="Code"/>
      </w:pPr>
      <w:r>
        <w:t xml:space="preserve">&gt; </w:t>
      </w:r>
      <w:r>
        <w:rPr>
          <w:rStyle w:val="LiteralBold"/>
        </w:rPr>
        <w:t>.\main.exe</w:t>
      </w:r>
    </w:p>
    <w:p w14:paraId="57245D9A" w14:textId="77777777" w:rsidR="00D03C4A" w:rsidRDefault="00000000">
      <w:pPr>
        <w:pStyle w:val="Code"/>
      </w:pPr>
      <w:r>
        <w:t>Hello, world!</w:t>
      </w:r>
    </w:p>
    <w:p w14:paraId="2927C0AD" w14:textId="77777777" w:rsidR="00D03C4A" w:rsidRDefault="00D03C4A">
      <w:pPr>
        <w:pStyle w:val="CodeSpaceBelow"/>
      </w:pPr>
    </w:p>
    <w:p w14:paraId="75177D9E" w14:textId="77777777" w:rsidR="00D03C4A" w:rsidRDefault="00000000">
      <w:pPr>
        <w:pStyle w:val="Body"/>
        <w:rPr>
          <w:spacing w:val="-2"/>
        </w:rPr>
      </w:pPr>
      <w:r>
        <w:rPr>
          <w:spacing w:val="-2"/>
        </w:rPr>
        <w:t xml:space="preserve">Regardless of your operating system, the string </w:t>
      </w:r>
      <w:r>
        <w:rPr>
          <w:rStyle w:val="Literal"/>
          <w:spacing w:val="-2"/>
        </w:rPr>
        <w:t>Hello, world!</w:t>
      </w:r>
      <w:r>
        <w:rPr>
          <w:spacing w:val="-2"/>
        </w:rPr>
        <w:t xml:space="preserve"> should print to the terminal. If you don’t see this output, </w:t>
      </w:r>
      <w:proofErr w:type="gramStart"/>
      <w:r>
        <w:rPr>
          <w:spacing w:val="-2"/>
        </w:rPr>
        <w:t>refer back</w:t>
      </w:r>
      <w:proofErr w:type="gramEnd"/>
      <w:r>
        <w:rPr>
          <w:spacing w:val="-2"/>
        </w:rPr>
        <w:t xml:space="preserve"> to </w:t>
      </w:r>
      <w:r>
        <w:rPr>
          <w:rStyle w:val="XrefRemoved"/>
          <w:spacing w:val="-2"/>
        </w:rPr>
        <w:t>“Troubleshooting”</w:t>
      </w:r>
      <w:r>
        <w:rPr>
          <w:spacing w:val="-2"/>
        </w:rPr>
        <w:t xml:space="preserve"> on </w:t>
      </w:r>
      <w:r>
        <w:rPr>
          <w:rStyle w:val="XrefRemoved"/>
          <w:spacing w:val="-2"/>
        </w:rPr>
        <w:t>page 3</w:t>
      </w:r>
      <w:r>
        <w:rPr>
          <w:spacing w:val="-2"/>
        </w:rPr>
        <w:t xml:space="preserve"> for ways to get help.</w:t>
      </w:r>
    </w:p>
    <w:p w14:paraId="213B0F43" w14:textId="77777777" w:rsidR="00D03C4A" w:rsidRDefault="00000000">
      <w:pPr>
        <w:pStyle w:val="Body"/>
      </w:pPr>
      <w:r>
        <w:rPr>
          <w:spacing w:val="3"/>
        </w:rPr>
        <w:t xml:space="preserve">If </w:t>
      </w:r>
      <w:r>
        <w:rPr>
          <w:rStyle w:val="Literal"/>
          <w:spacing w:val="3"/>
        </w:rPr>
        <w:t>Hello, world!</w:t>
      </w:r>
      <w:r>
        <w:rPr>
          <w:spacing w:val="3"/>
        </w:rPr>
        <w:t xml:space="preserve"> did print, congratulations! You’ve officially written a </w:t>
      </w:r>
      <w:r>
        <w:t>Rust program. That makes you a Rust programmer—welcome!</w:t>
      </w:r>
    </w:p>
    <w:p w14:paraId="71C5305D" w14:textId="77777777" w:rsidR="00D03C4A" w:rsidRDefault="00000000">
      <w:pPr>
        <w:pStyle w:val="HeadB"/>
      </w:pPr>
      <w:r>
        <w:t>Anatomy of a Rust Program</w:t>
      </w:r>
    </w:p>
    <w:p w14:paraId="34DD5460" w14:textId="77777777" w:rsidR="00D03C4A" w:rsidRDefault="00000000">
      <w:pPr>
        <w:pStyle w:val="BodyFirst"/>
      </w:pPr>
      <w:r>
        <w:t>Let’s review this “Hello, world!” program in detail. Here’s the first piece of the puzzle:</w:t>
      </w:r>
    </w:p>
    <w:p w14:paraId="29FAB2A1" w14:textId="77777777" w:rsidR="00D03C4A" w:rsidRDefault="00D03C4A">
      <w:pPr>
        <w:pStyle w:val="CodeSpaceAbove"/>
      </w:pPr>
    </w:p>
    <w:p w14:paraId="11A39678" w14:textId="77777777" w:rsidR="00D03C4A" w:rsidRDefault="00000000">
      <w:pPr>
        <w:pStyle w:val="Code"/>
      </w:pPr>
      <w:proofErr w:type="spellStart"/>
      <w:r>
        <w:t>fn</w:t>
      </w:r>
      <w:proofErr w:type="spellEnd"/>
      <w:r>
        <w:t xml:space="preserve"> </w:t>
      </w:r>
      <w:proofErr w:type="gramStart"/>
      <w:r>
        <w:t>main(</w:t>
      </w:r>
      <w:proofErr w:type="gramEnd"/>
      <w:r>
        <w:t>) {</w:t>
      </w:r>
    </w:p>
    <w:p w14:paraId="4BD0341D" w14:textId="77777777" w:rsidR="00D03C4A" w:rsidRDefault="00D03C4A">
      <w:pPr>
        <w:pStyle w:val="Code"/>
      </w:pPr>
    </w:p>
    <w:p w14:paraId="0D6C110F" w14:textId="77777777" w:rsidR="00D03C4A" w:rsidRDefault="00000000">
      <w:pPr>
        <w:pStyle w:val="Code"/>
      </w:pPr>
      <w:r>
        <w:t>}</w:t>
      </w:r>
    </w:p>
    <w:p w14:paraId="05D71BBC" w14:textId="77777777" w:rsidR="00D03C4A" w:rsidRDefault="00D03C4A">
      <w:pPr>
        <w:pStyle w:val="CodeSpaceBelow"/>
      </w:pPr>
    </w:p>
    <w:p w14:paraId="284FA003" w14:textId="77777777" w:rsidR="00D03C4A" w:rsidRDefault="00000000">
      <w:pPr>
        <w:pStyle w:val="Body"/>
      </w:pPr>
      <w:r>
        <w:rPr>
          <w:spacing w:val="-2"/>
        </w:rPr>
        <w:fldChar w:fldCharType="begin"/>
      </w:r>
      <w:r>
        <w:rPr>
          <w:spacing w:val="-2"/>
        </w:rPr>
        <w:instrText>xe "main function"</w:instrText>
      </w:r>
      <w:r>
        <w:rPr>
          <w:spacing w:val="-2"/>
        </w:rPr>
        <w:fldChar w:fldCharType="end"/>
      </w:r>
      <w:r>
        <w:rPr>
          <w:spacing w:val="-2"/>
        </w:rPr>
        <w:t xml:space="preserve">These lines define a function named </w:t>
      </w:r>
      <w:r>
        <w:rPr>
          <w:rStyle w:val="Literal"/>
          <w:spacing w:val="-2"/>
        </w:rPr>
        <w:t>main</w:t>
      </w:r>
      <w:r>
        <w:rPr>
          <w:spacing w:val="-2"/>
        </w:rPr>
        <w:t xml:space="preserve">. The </w:t>
      </w:r>
      <w:r>
        <w:rPr>
          <w:rStyle w:val="Literal"/>
          <w:spacing w:val="-2"/>
        </w:rPr>
        <w:t>main</w:t>
      </w:r>
      <w:r>
        <w:rPr>
          <w:spacing w:val="-2"/>
        </w:rPr>
        <w:t xml:space="preserve"> function is special: </w:t>
      </w:r>
      <w:r>
        <w:rPr>
          <w:spacing w:val="-2"/>
        </w:rPr>
        <w:br/>
        <w:t xml:space="preserve">it is always the first code that runs in every executable Rust program. </w:t>
      </w:r>
      <w:r>
        <w:rPr>
          <w:spacing w:val="-2"/>
        </w:rPr>
        <w:fldChar w:fldCharType="begin"/>
      </w:r>
      <w:r>
        <w:rPr>
          <w:spacing w:val="-2"/>
        </w:rPr>
        <w:instrText>xe "parentheses (()):for function parameters"</w:instrText>
      </w:r>
      <w:r>
        <w:rPr>
          <w:spacing w:val="-2"/>
        </w:rPr>
        <w:fldChar w:fldCharType="end"/>
      </w:r>
      <w:r>
        <w:rPr>
          <w:spacing w:val="-2"/>
        </w:rPr>
        <w:fldChar w:fldCharType="begin"/>
      </w:r>
      <w:r>
        <w:rPr>
          <w:spacing w:val="-2"/>
        </w:rPr>
        <w:instrText>xe "() (parentheses):for function parameters"</w:instrText>
      </w:r>
      <w:r>
        <w:rPr>
          <w:spacing w:val="-2"/>
        </w:rPr>
        <w:fldChar w:fldCharType="end"/>
      </w:r>
      <w:r>
        <w:rPr>
          <w:spacing w:val="-2"/>
        </w:rPr>
        <w:t xml:space="preserve">Here, </w:t>
      </w:r>
      <w:r>
        <w:rPr>
          <w:spacing w:val="-2"/>
        </w:rPr>
        <w:br/>
      </w:r>
      <w:r>
        <w:rPr>
          <w:spacing w:val="3"/>
        </w:rPr>
        <w:t xml:space="preserve">the first line declares a function named </w:t>
      </w:r>
      <w:r>
        <w:rPr>
          <w:rStyle w:val="Literal"/>
          <w:spacing w:val="3"/>
        </w:rPr>
        <w:t>main</w:t>
      </w:r>
      <w:r>
        <w:rPr>
          <w:spacing w:val="3"/>
        </w:rPr>
        <w:t xml:space="preserve"> that has no parameters </w:t>
      </w:r>
      <w:r>
        <w:rPr>
          <w:spacing w:val="3"/>
        </w:rPr>
        <w:br/>
      </w:r>
      <w:r>
        <w:t xml:space="preserve">and returns nothing. If there were parameters, they would go inside the parentheses </w:t>
      </w:r>
      <w:r>
        <w:rPr>
          <w:rStyle w:val="Literal"/>
        </w:rPr>
        <w:t>()</w:t>
      </w:r>
      <w:r>
        <w:t>.</w:t>
      </w:r>
    </w:p>
    <w:p w14:paraId="11BA6D15" w14:textId="77777777" w:rsidR="00D03C4A" w:rsidRDefault="00000000">
      <w:pPr>
        <w:pStyle w:val="Body"/>
        <w:rPr>
          <w:spacing w:val="-1"/>
        </w:rPr>
      </w:pPr>
      <w:r>
        <w:rPr>
          <w:spacing w:val="-1"/>
        </w:rPr>
        <w:fldChar w:fldCharType="begin"/>
      </w:r>
      <w:r>
        <w:rPr>
          <w:spacing w:val="-1"/>
        </w:rPr>
        <w:instrText>xe "curly brackets ({}):for function bodies"</w:instrText>
      </w:r>
      <w:r>
        <w:rPr>
          <w:spacing w:val="-1"/>
        </w:rPr>
        <w:fldChar w:fldCharType="end"/>
      </w:r>
      <w:r>
        <w:rPr>
          <w:spacing w:val="-1"/>
        </w:rPr>
        <w:fldChar w:fldCharType="begin"/>
      </w:r>
      <w:r>
        <w:rPr>
          <w:spacing w:val="-1"/>
        </w:rPr>
        <w:instrText>xe "{} (curly brackets):for function bodies"</w:instrText>
      </w:r>
      <w:r>
        <w:rPr>
          <w:spacing w:val="-1"/>
        </w:rPr>
        <w:fldChar w:fldCharType="end"/>
      </w:r>
      <w:r>
        <w:rPr>
          <w:spacing w:val="-1"/>
        </w:rPr>
        <w:t xml:space="preserve">The function body is wrapped in </w:t>
      </w:r>
      <w:r>
        <w:rPr>
          <w:rStyle w:val="Literal"/>
          <w:spacing w:val="-1"/>
        </w:rPr>
        <w:t>{}</w:t>
      </w:r>
      <w:r>
        <w:rPr>
          <w:spacing w:val="-1"/>
        </w:rPr>
        <w:t>. Rust requires curly brackets around all function bodies. It’s good style to place the opening curly bracket on the same line as the function declaration, adding one space in between.</w:t>
      </w:r>
    </w:p>
    <w:p w14:paraId="37F777E0" w14:textId="77777777" w:rsidR="00D03C4A" w:rsidRDefault="00000000">
      <w:pPr>
        <w:pStyle w:val="Note"/>
        <w:rPr>
          <w:spacing w:val="-1"/>
        </w:rPr>
      </w:pPr>
      <w:r>
        <w:rPr>
          <w:rStyle w:val="NoteHead"/>
          <w:i w:val="0"/>
          <w:iCs w:val="0"/>
          <w:spacing w:val="29"/>
        </w:rPr>
        <w:t>Note</w:t>
      </w:r>
      <w:r>
        <w:rPr>
          <w:spacing w:val="-1"/>
        </w:rPr>
        <w:tab/>
      </w:r>
      <w:r>
        <w:rPr>
          <w:spacing w:val="-1"/>
        </w:rPr>
        <w:fldChar w:fldCharType="begin"/>
      </w:r>
      <w:r>
        <w:rPr>
          <w:spacing w:val="-1"/>
        </w:rPr>
        <w:instrText>xe "rustfmt"</w:instrText>
      </w:r>
      <w:r>
        <w:rPr>
          <w:spacing w:val="-1"/>
        </w:rPr>
        <w:fldChar w:fldCharType="end"/>
      </w:r>
      <w:r>
        <w:rPr>
          <w:spacing w:val="-1"/>
        </w:rPr>
        <w:t xml:space="preserve">If you want to stick to a standard style across Rust projects, you can use an automatic formatter tool called </w:t>
      </w:r>
      <w:proofErr w:type="spellStart"/>
      <w:r>
        <w:rPr>
          <w:rStyle w:val="LiteralInNote"/>
          <w:i/>
          <w:iCs/>
          <w:spacing w:val="-1"/>
        </w:rPr>
        <w:t>rustfmt</w:t>
      </w:r>
      <w:proofErr w:type="spellEnd"/>
      <w:r>
        <w:rPr>
          <w:spacing w:val="-1"/>
        </w:rPr>
        <w:t xml:space="preserve"> to format your code in a particular style (more on </w:t>
      </w:r>
      <w:proofErr w:type="spellStart"/>
      <w:r>
        <w:rPr>
          <w:rStyle w:val="LiteralInNote"/>
          <w:i/>
          <w:iCs/>
          <w:spacing w:val="-1"/>
        </w:rPr>
        <w:t>rustfmt</w:t>
      </w:r>
      <w:proofErr w:type="spellEnd"/>
      <w:r>
        <w:rPr>
          <w:spacing w:val="-1"/>
        </w:rPr>
        <w:t xml:space="preserve"> in </w:t>
      </w:r>
      <w:r>
        <w:rPr>
          <w:rStyle w:val="Xref"/>
          <w:spacing w:val="-1"/>
        </w:rPr>
        <w:t>Appendix D</w:t>
      </w:r>
      <w:r>
        <w:rPr>
          <w:spacing w:val="-1"/>
        </w:rPr>
        <w:t xml:space="preserve">). The Rust team has included this tool with the standard Rust distribution, as </w:t>
      </w:r>
      <w:r>
        <w:rPr>
          <w:rStyle w:val="LiteralInNote"/>
          <w:i/>
          <w:iCs/>
          <w:spacing w:val="-1"/>
        </w:rPr>
        <w:t>rustc</w:t>
      </w:r>
      <w:r>
        <w:rPr>
          <w:spacing w:val="-1"/>
        </w:rPr>
        <w:t xml:space="preserve"> is, so it should already be installed on your computer! </w:t>
      </w:r>
    </w:p>
    <w:p w14:paraId="2BBE9D86" w14:textId="77777777" w:rsidR="00D03C4A" w:rsidRDefault="00000000">
      <w:pPr>
        <w:pStyle w:val="Body"/>
      </w:pPr>
      <w:r>
        <w:lastRenderedPageBreak/>
        <w:t xml:space="preserve">The body of the </w:t>
      </w:r>
      <w:r>
        <w:rPr>
          <w:rStyle w:val="Literal"/>
        </w:rPr>
        <w:t>main</w:t>
      </w:r>
      <w:r>
        <w:t xml:space="preserve"> function holds the following code:</w:t>
      </w:r>
    </w:p>
    <w:p w14:paraId="4AADECA7" w14:textId="77777777" w:rsidR="00D03C4A" w:rsidRDefault="00D03C4A">
      <w:pPr>
        <w:pStyle w:val="CodeSpaceAbove"/>
      </w:pPr>
    </w:p>
    <w:p w14:paraId="0D5CADBE" w14:textId="77777777" w:rsidR="00D03C4A" w:rsidRDefault="00000000">
      <w:pPr>
        <w:pStyle w:val="Code"/>
      </w:pPr>
      <w:r>
        <w:t xml:space="preserve">    </w:t>
      </w:r>
      <w:proofErr w:type="spellStart"/>
      <w:proofErr w:type="gramStart"/>
      <w:r>
        <w:t>println</w:t>
      </w:r>
      <w:proofErr w:type="spellEnd"/>
      <w:r>
        <w:t>!(</w:t>
      </w:r>
      <w:proofErr w:type="gramEnd"/>
      <w:r>
        <w:t>"Hello, world!");</w:t>
      </w:r>
    </w:p>
    <w:p w14:paraId="37821B27" w14:textId="77777777" w:rsidR="00D03C4A" w:rsidRDefault="00D03C4A">
      <w:pPr>
        <w:pStyle w:val="CodeSpaceBelow"/>
      </w:pPr>
    </w:p>
    <w:p w14:paraId="15588BCD" w14:textId="254FAE49" w:rsidR="00D03C4A" w:rsidRDefault="00000000">
      <w:pPr>
        <w:pStyle w:val="Body"/>
      </w:pPr>
      <w:r>
        <w:t xml:space="preserve">This line does all the work in this little program: it prints text to the screen. There are </w:t>
      </w:r>
      <w:del w:id="36" w:author="Chris Krycho" w:date="2025-02-25T16:35:00Z" w16du:dateUtc="2025-02-25T23:35:00Z">
        <w:r w:rsidDel="00B92AF3">
          <w:delText xml:space="preserve">four </w:delText>
        </w:r>
      </w:del>
      <w:ins w:id="37" w:author="Chris Krycho" w:date="2025-02-25T16:35:00Z" w16du:dateUtc="2025-02-25T23:35:00Z">
        <w:r w:rsidR="00B92AF3">
          <w:t xml:space="preserve">three </w:t>
        </w:r>
      </w:ins>
      <w:r>
        <w:t>important details to notice here.</w:t>
      </w:r>
    </w:p>
    <w:p w14:paraId="00F7E8C8" w14:textId="0EC12989" w:rsidR="00D03C4A" w:rsidDel="00B92AF3" w:rsidRDefault="00000000">
      <w:pPr>
        <w:pStyle w:val="Body"/>
        <w:rPr>
          <w:del w:id="38" w:author="Chris Krycho" w:date="2025-02-25T16:35:00Z" w16du:dateUtc="2025-02-25T23:35:00Z"/>
        </w:rPr>
      </w:pPr>
      <w:del w:id="39" w:author="Chris Krycho" w:date="2025-02-25T16:35:00Z" w16du:dateUtc="2025-02-25T23:35:00Z">
        <w:r w:rsidDel="00B92AF3">
          <w:delText>First, Rust style is to indent with four spaces, not a tab.</w:delText>
        </w:r>
      </w:del>
    </w:p>
    <w:p w14:paraId="41A9E1B3" w14:textId="5B4810C5" w:rsidR="00D03C4A" w:rsidRDefault="00000000">
      <w:pPr>
        <w:pStyle w:val="Body"/>
      </w:pPr>
      <w:r>
        <w:fldChar w:fldCharType="begin"/>
      </w:r>
      <w:r>
        <w:instrText>xe "println! macro"</w:instrText>
      </w:r>
      <w:r>
        <w:fldChar w:fldCharType="end"/>
      </w:r>
      <w:del w:id="40" w:author="Chris Krycho" w:date="2025-02-25T16:35:00Z" w16du:dateUtc="2025-02-25T23:35:00Z">
        <w:r w:rsidDel="00B92AF3">
          <w:delText>Second</w:delText>
        </w:r>
      </w:del>
      <w:ins w:id="41" w:author="Chris Krycho" w:date="2025-02-25T16:35:00Z" w16du:dateUtc="2025-02-25T23:35:00Z">
        <w:r w:rsidR="00B92AF3">
          <w:t>First</w:t>
        </w:r>
      </w:ins>
      <w:r>
        <w:t xml:space="preserve">, </w:t>
      </w:r>
      <w:proofErr w:type="spellStart"/>
      <w:r>
        <w:rPr>
          <w:rStyle w:val="Literal"/>
        </w:rPr>
        <w:t>println</w:t>
      </w:r>
      <w:proofErr w:type="spellEnd"/>
      <w:r>
        <w:rPr>
          <w:rStyle w:val="Literal"/>
        </w:rPr>
        <w:t>!</w:t>
      </w:r>
      <w:r>
        <w:t xml:space="preserve"> calls a Rust macro. If it had called a function instead, it would be entered as </w:t>
      </w:r>
      <w:proofErr w:type="spellStart"/>
      <w:r>
        <w:rPr>
          <w:rStyle w:val="Literal"/>
        </w:rPr>
        <w:t>println</w:t>
      </w:r>
      <w:proofErr w:type="spellEnd"/>
      <w:r>
        <w:t xml:space="preserve"> (without </w:t>
      </w:r>
      <w:proofErr w:type="gramStart"/>
      <w:r>
        <w:t xml:space="preserve">the </w:t>
      </w:r>
      <w:r>
        <w:rPr>
          <w:rStyle w:val="Literal"/>
        </w:rPr>
        <w:t>!</w:t>
      </w:r>
      <w:proofErr w:type="gramEnd"/>
      <w:r>
        <w:t xml:space="preserve">). We’ll discuss Rust macros in more detail in </w:t>
      </w:r>
      <w:r>
        <w:rPr>
          <w:rStyle w:val="Xref"/>
        </w:rPr>
        <w:t xml:space="preserve">Chapter </w:t>
      </w:r>
      <w:del w:id="42" w:author="Chris Krycho" w:date="2025-02-25T16:36:00Z" w16du:dateUtc="2025-02-25T23:36:00Z">
        <w:r w:rsidDel="00B92AF3">
          <w:rPr>
            <w:rStyle w:val="Xref"/>
          </w:rPr>
          <w:delText>19</w:delText>
        </w:r>
      </w:del>
      <w:ins w:id="43" w:author="Chris Krycho" w:date="2025-02-25T16:36:00Z" w16du:dateUtc="2025-02-25T23:36:00Z">
        <w:r w:rsidR="00B92AF3">
          <w:rPr>
            <w:rStyle w:val="Xref"/>
          </w:rPr>
          <w:t>20</w:t>
        </w:r>
      </w:ins>
      <w:r>
        <w:t xml:space="preserve">. For now, you just need to know that using </w:t>
      </w:r>
      <w:proofErr w:type="gramStart"/>
      <w:r>
        <w:t xml:space="preserve">a </w:t>
      </w:r>
      <w:r>
        <w:rPr>
          <w:rStyle w:val="Literal"/>
        </w:rPr>
        <w:t>!</w:t>
      </w:r>
      <w:proofErr w:type="gramEnd"/>
      <w:r>
        <w:t xml:space="preserve"> means that you’re calling a macro instead of a normal function and that macros don’t always follow the same rules as functions.</w:t>
      </w:r>
    </w:p>
    <w:p w14:paraId="2D446DD7" w14:textId="5C6AD497" w:rsidR="00D03C4A" w:rsidRDefault="00000000">
      <w:pPr>
        <w:pStyle w:val="Body"/>
      </w:pPr>
      <w:del w:id="44" w:author="Chris Krycho" w:date="2025-02-25T16:35:00Z" w16du:dateUtc="2025-02-25T23:35:00Z">
        <w:r w:rsidDel="00B92AF3">
          <w:delText>Third</w:delText>
        </w:r>
      </w:del>
      <w:ins w:id="45" w:author="Chris Krycho" w:date="2025-02-25T16:35:00Z" w16du:dateUtc="2025-02-25T23:35:00Z">
        <w:r w:rsidR="00B92AF3">
          <w:t>Second</w:t>
        </w:r>
      </w:ins>
      <w:r>
        <w:t xml:space="preserve">, you see the </w:t>
      </w:r>
      <w:r>
        <w:rPr>
          <w:rStyle w:val="Literal"/>
        </w:rPr>
        <w:t>"Hello, world!"</w:t>
      </w:r>
      <w:r>
        <w:t xml:space="preserve"> string. We pass this string as an argument to </w:t>
      </w:r>
      <w:proofErr w:type="spellStart"/>
      <w:proofErr w:type="gramStart"/>
      <w:r>
        <w:rPr>
          <w:rStyle w:val="Literal"/>
        </w:rPr>
        <w:t>println</w:t>
      </w:r>
      <w:proofErr w:type="spellEnd"/>
      <w:r>
        <w:rPr>
          <w:rStyle w:val="Literal"/>
        </w:rPr>
        <w:t>!</w:t>
      </w:r>
      <w:r>
        <w:t>,</w:t>
      </w:r>
      <w:proofErr w:type="gramEnd"/>
      <w:r>
        <w:t xml:space="preserve"> and the string is printed to the screen. </w:t>
      </w:r>
    </w:p>
    <w:p w14:paraId="35369FEE" w14:textId="633000E1" w:rsidR="00D03C4A" w:rsidRDefault="00000000">
      <w:pPr>
        <w:pStyle w:val="Body"/>
      </w:pPr>
      <w:del w:id="46" w:author="Chris Krycho" w:date="2025-02-25T16:35:00Z" w16du:dateUtc="2025-02-25T23:35:00Z">
        <w:r w:rsidDel="00B92AF3">
          <w:fldChar w:fldCharType="begin"/>
        </w:r>
        <w:r w:rsidDel="00B92AF3">
          <w:delInstrText>xe "semicolon (;)"</w:delInstrText>
        </w:r>
        <w:r w:rsidDel="00B92AF3">
          <w:fldChar w:fldCharType="end"/>
        </w:r>
        <w:r w:rsidDel="00B92AF3">
          <w:fldChar w:fldCharType="begin"/>
        </w:r>
        <w:r w:rsidDel="00B92AF3">
          <w:delInstrText>xe "; (semicolon)"</w:delInstrText>
        </w:r>
        <w:r w:rsidDel="00B92AF3">
          <w:fldChar w:fldCharType="end"/>
        </w:r>
        <w:r w:rsidDel="00B92AF3">
          <w:delText>Fourth</w:delText>
        </w:r>
      </w:del>
      <w:ins w:id="47" w:author="Chris Krycho" w:date="2025-02-25T16:35:00Z" w16du:dateUtc="2025-02-25T23:35:00Z">
        <w:r w:rsidR="00B92AF3">
          <w:fldChar w:fldCharType="begin"/>
        </w:r>
        <w:r w:rsidR="00B92AF3">
          <w:instrText>xe "semicolon (;)"</w:instrText>
        </w:r>
        <w:r w:rsidR="00B92AF3">
          <w:fldChar w:fldCharType="end"/>
        </w:r>
        <w:r w:rsidR="00B92AF3">
          <w:fldChar w:fldCharType="begin"/>
        </w:r>
        <w:r w:rsidR="00B92AF3">
          <w:instrText>xe "; (semicolon)"</w:instrText>
        </w:r>
        <w:r w:rsidR="00B92AF3">
          <w:fldChar w:fldCharType="end"/>
        </w:r>
        <w:r w:rsidR="00B92AF3">
          <w:t>Third</w:t>
        </w:r>
      </w:ins>
      <w:r>
        <w:t>, we end the line with a semicolon (</w:t>
      </w:r>
      <w:r>
        <w:rPr>
          <w:rStyle w:val="Literal"/>
        </w:rPr>
        <w:t>;</w:t>
      </w:r>
      <w:r>
        <w:t xml:space="preserve">), which indicates that this expression is </w:t>
      </w:r>
      <w:proofErr w:type="gramStart"/>
      <w:r>
        <w:t>over</w:t>
      </w:r>
      <w:proofErr w:type="gramEnd"/>
      <w:r>
        <w:t xml:space="preserve"> and the next one is ready to begin. Most lines of Rust code end with a semicolon.</w:t>
      </w:r>
    </w:p>
    <w:p w14:paraId="0BA24A9A" w14:textId="77777777" w:rsidR="00D03C4A" w:rsidRDefault="00000000">
      <w:pPr>
        <w:pStyle w:val="HeadB"/>
      </w:pPr>
      <w:r>
        <w:t>Compiling and Running Are Separate Steps</w:t>
      </w:r>
    </w:p>
    <w:p w14:paraId="6C14A0F4" w14:textId="77777777" w:rsidR="00D03C4A" w:rsidRDefault="00000000">
      <w:pPr>
        <w:pStyle w:val="BodyFirst"/>
      </w:pPr>
      <w:r>
        <w:t>You’ve just run a newly created program, so let’s examine each step in the process.</w:t>
      </w:r>
    </w:p>
    <w:p w14:paraId="6E6F9484" w14:textId="77777777" w:rsidR="00D03C4A" w:rsidRDefault="00000000">
      <w:pPr>
        <w:pStyle w:val="Body"/>
      </w:pPr>
      <w:r>
        <w:t xml:space="preserve">Before running a Rust program, you must compile it using the Rust compiler by entering the </w:t>
      </w:r>
      <w:r>
        <w:rPr>
          <w:rStyle w:val="Literal"/>
        </w:rPr>
        <w:t>rustc</w:t>
      </w:r>
      <w:r>
        <w:t xml:space="preserve"> command and passing it the name of your source file, like this:</w:t>
      </w:r>
    </w:p>
    <w:p w14:paraId="49A1911A" w14:textId="77777777" w:rsidR="00D03C4A" w:rsidRDefault="00D03C4A">
      <w:pPr>
        <w:pStyle w:val="CodeSpaceAbove"/>
      </w:pPr>
    </w:p>
    <w:p w14:paraId="564863BE" w14:textId="77777777" w:rsidR="00D03C4A" w:rsidRDefault="00000000">
      <w:pPr>
        <w:pStyle w:val="Code"/>
      </w:pPr>
      <w:r>
        <w:t xml:space="preserve">$ </w:t>
      </w:r>
      <w:r>
        <w:rPr>
          <w:rStyle w:val="LiteralBold"/>
        </w:rPr>
        <w:t>rustc main.rs</w:t>
      </w:r>
    </w:p>
    <w:p w14:paraId="32274CF0" w14:textId="77777777" w:rsidR="00D03C4A" w:rsidRDefault="00D03C4A">
      <w:pPr>
        <w:pStyle w:val="CodeSpaceBelow"/>
      </w:pPr>
    </w:p>
    <w:p w14:paraId="28BF4FA8" w14:textId="77777777" w:rsidR="00D03C4A" w:rsidRDefault="00000000">
      <w:pPr>
        <w:pStyle w:val="Body"/>
      </w:pPr>
      <w:r>
        <w:t xml:space="preserve">If you have a C or C++ background, you’ll notice that this is </w:t>
      </w:r>
      <w:proofErr w:type="gramStart"/>
      <w:r>
        <w:t>similar to</w:t>
      </w:r>
      <w:proofErr w:type="gramEnd"/>
      <w:r>
        <w:t xml:space="preserve"> </w:t>
      </w:r>
      <w:proofErr w:type="spellStart"/>
      <w:r>
        <w:rPr>
          <w:rStyle w:val="Literal"/>
        </w:rPr>
        <w:t>gcc</w:t>
      </w:r>
      <w:proofErr w:type="spellEnd"/>
      <w:r>
        <w:t xml:space="preserve"> or </w:t>
      </w:r>
      <w:r>
        <w:rPr>
          <w:rStyle w:val="Literal"/>
        </w:rPr>
        <w:t>clang</w:t>
      </w:r>
      <w:r>
        <w:t xml:space="preserve">. </w:t>
      </w:r>
      <w:r>
        <w:fldChar w:fldCharType="begin"/>
      </w:r>
      <w:r>
        <w:instrText>xe "executable file"</w:instrText>
      </w:r>
      <w:r>
        <w:fldChar w:fldCharType="end"/>
      </w:r>
      <w:r>
        <w:fldChar w:fldCharType="begin"/>
      </w:r>
      <w:r>
        <w:instrText>xe "executing code"</w:instrText>
      </w:r>
      <w:r>
        <w:fldChar w:fldCharType="end"/>
      </w:r>
      <w:r>
        <w:t>After compiling successfully, Rust outputs a binary executable.</w:t>
      </w:r>
    </w:p>
    <w:p w14:paraId="4E5FA9E9" w14:textId="77777777" w:rsidR="00D03C4A" w:rsidRDefault="00000000">
      <w:pPr>
        <w:pStyle w:val="Body"/>
      </w:pPr>
      <w:r>
        <w:fldChar w:fldCharType="begin"/>
      </w:r>
      <w:r>
        <w:instrText>xe "PowerShell"</w:instrText>
      </w:r>
      <w:r>
        <w:fldChar w:fldCharType="end"/>
      </w:r>
      <w:r>
        <w:t xml:space="preserve">On Linux, macOS, and PowerShell on Windows, you can see the executable by entering the </w:t>
      </w:r>
      <w:r>
        <w:rPr>
          <w:rStyle w:val="Literal"/>
        </w:rPr>
        <w:t>ls</w:t>
      </w:r>
      <w:r>
        <w:t xml:space="preserve"> command in your shell:</w:t>
      </w:r>
    </w:p>
    <w:p w14:paraId="47062D3B" w14:textId="77777777" w:rsidR="00D03C4A" w:rsidRDefault="00D03C4A">
      <w:pPr>
        <w:pStyle w:val="CodeSpaceAbove"/>
      </w:pPr>
    </w:p>
    <w:p w14:paraId="53020540" w14:textId="77777777" w:rsidR="00D03C4A" w:rsidRDefault="00000000">
      <w:pPr>
        <w:pStyle w:val="Code"/>
      </w:pPr>
      <w:r>
        <w:t xml:space="preserve">$ </w:t>
      </w:r>
      <w:r>
        <w:rPr>
          <w:rStyle w:val="LiteralBold"/>
        </w:rPr>
        <w:t>ls</w:t>
      </w:r>
    </w:p>
    <w:p w14:paraId="0F9059C5" w14:textId="77777777" w:rsidR="00D03C4A" w:rsidRDefault="00000000">
      <w:pPr>
        <w:pStyle w:val="Code"/>
      </w:pPr>
      <w:proofErr w:type="gramStart"/>
      <w:r>
        <w:t>main  main.rs</w:t>
      </w:r>
      <w:proofErr w:type="gramEnd"/>
    </w:p>
    <w:p w14:paraId="2FD09529" w14:textId="77777777" w:rsidR="00D03C4A" w:rsidRDefault="00D03C4A">
      <w:pPr>
        <w:pStyle w:val="CodeSpaceBelow"/>
      </w:pPr>
    </w:p>
    <w:p w14:paraId="6FF72161" w14:textId="77777777" w:rsidR="00D03C4A" w:rsidRDefault="00000000">
      <w:pPr>
        <w:pStyle w:val="Body"/>
      </w:pPr>
      <w:r>
        <w:rPr>
          <w:spacing w:val="3"/>
        </w:rPr>
        <w:t xml:space="preserve">On Linux and macOS, you’ll see two files. With PowerShell on </w:t>
      </w:r>
      <w:r>
        <w:rPr>
          <w:spacing w:val="-2"/>
        </w:rPr>
        <w:t xml:space="preserve">Windows, you’ll see the same three files that you would see using CMD. </w:t>
      </w:r>
      <w:r>
        <w:rPr>
          <w:spacing w:val="-2"/>
        </w:rPr>
        <w:fldChar w:fldCharType="begin"/>
      </w:r>
      <w:r>
        <w:instrText>xe "cmd.exe"</w:instrText>
      </w:r>
      <w:r>
        <w:rPr>
          <w:spacing w:val="-2"/>
        </w:rPr>
        <w:fldChar w:fldCharType="end"/>
      </w:r>
      <w:r>
        <w:br/>
        <w:t>With CMD on Windows, you would enter the following:</w:t>
      </w:r>
    </w:p>
    <w:p w14:paraId="76C87E1F" w14:textId="77777777" w:rsidR="00D03C4A" w:rsidRDefault="00D03C4A">
      <w:pPr>
        <w:pStyle w:val="CodeSpaceAbove"/>
      </w:pPr>
    </w:p>
    <w:p w14:paraId="049B5D15" w14:textId="77777777" w:rsidR="00D03C4A" w:rsidRDefault="00000000">
      <w:pPr>
        <w:pStyle w:val="Code"/>
      </w:pPr>
      <w:r>
        <w:t xml:space="preserve">&gt; </w:t>
      </w:r>
      <w:proofErr w:type="spellStart"/>
      <w:r>
        <w:rPr>
          <w:rStyle w:val="LiteralBold"/>
        </w:rPr>
        <w:t>dir</w:t>
      </w:r>
      <w:proofErr w:type="spellEnd"/>
      <w:r>
        <w:rPr>
          <w:rStyle w:val="LiteralBold"/>
        </w:rPr>
        <w:t xml:space="preserve"> /B %= the /B option says to only show the file names =%</w:t>
      </w:r>
    </w:p>
    <w:p w14:paraId="574E9ECF" w14:textId="77777777" w:rsidR="00D03C4A" w:rsidRDefault="00000000">
      <w:pPr>
        <w:pStyle w:val="Code"/>
      </w:pPr>
      <w:r>
        <w:t>main.exe</w:t>
      </w:r>
    </w:p>
    <w:p w14:paraId="7E2F3D2B" w14:textId="77777777" w:rsidR="00D03C4A" w:rsidRDefault="00000000">
      <w:pPr>
        <w:pStyle w:val="Code"/>
      </w:pPr>
      <w:r>
        <w:t>main.pdb</w:t>
      </w:r>
    </w:p>
    <w:p w14:paraId="754A8FE2" w14:textId="77777777" w:rsidR="00D03C4A" w:rsidRDefault="00000000">
      <w:pPr>
        <w:pStyle w:val="Code"/>
      </w:pPr>
      <w:r>
        <w:lastRenderedPageBreak/>
        <w:t>main.rs</w:t>
      </w:r>
    </w:p>
    <w:p w14:paraId="487EB548" w14:textId="77777777" w:rsidR="00D03C4A" w:rsidRDefault="00D03C4A">
      <w:pPr>
        <w:pStyle w:val="CodeSpaceBelow"/>
      </w:pPr>
    </w:p>
    <w:p w14:paraId="3FFD5F73" w14:textId="77777777" w:rsidR="00D03C4A" w:rsidRDefault="00000000">
      <w:pPr>
        <w:pStyle w:val="Body"/>
      </w:pPr>
      <w:r>
        <w:t xml:space="preserve">This shows the source code file with the </w:t>
      </w:r>
      <w:r>
        <w:rPr>
          <w:rStyle w:val="Italic"/>
        </w:rPr>
        <w:t>.</w:t>
      </w:r>
      <w:proofErr w:type="spellStart"/>
      <w:r>
        <w:rPr>
          <w:rStyle w:val="Italic"/>
        </w:rPr>
        <w:t>rs</w:t>
      </w:r>
      <w:proofErr w:type="spellEnd"/>
      <w:r>
        <w:t xml:space="preserve"> extension, the executable file (</w:t>
      </w:r>
      <w:r>
        <w:rPr>
          <w:rStyle w:val="Italic"/>
        </w:rPr>
        <w:t>main.exe</w:t>
      </w:r>
      <w:r>
        <w:t xml:space="preserve"> on Windows, but </w:t>
      </w:r>
      <w:r>
        <w:rPr>
          <w:rStyle w:val="Italic"/>
        </w:rPr>
        <w:t>main</w:t>
      </w:r>
      <w:r>
        <w:t xml:space="preserve"> on all other platforms), and, when using Windows, a file containing debugging information with the </w:t>
      </w:r>
      <w:r>
        <w:rPr>
          <w:rStyle w:val="Italic"/>
        </w:rPr>
        <w:t>.</w:t>
      </w:r>
      <w:proofErr w:type="spellStart"/>
      <w:r>
        <w:rPr>
          <w:rStyle w:val="Italic"/>
        </w:rPr>
        <w:t>pdb</w:t>
      </w:r>
      <w:proofErr w:type="spellEnd"/>
      <w:r>
        <w:t xml:space="preserve"> </w:t>
      </w:r>
      <w:r>
        <w:fldChar w:fldCharType="begin"/>
      </w:r>
      <w:r>
        <w:instrText>xe ".pdb file extension"</w:instrText>
      </w:r>
      <w:r>
        <w:fldChar w:fldCharType="end"/>
      </w:r>
      <w:r>
        <w:t xml:space="preserve">extension. From here, you run the </w:t>
      </w:r>
      <w:r>
        <w:rPr>
          <w:rStyle w:val="Italic"/>
        </w:rPr>
        <w:t>main</w:t>
      </w:r>
      <w:r>
        <w:t xml:space="preserve"> or </w:t>
      </w:r>
      <w:r>
        <w:rPr>
          <w:rStyle w:val="Italic"/>
        </w:rPr>
        <w:t>main.exe</w:t>
      </w:r>
      <w:r>
        <w:t xml:space="preserve"> file, like this:</w:t>
      </w:r>
    </w:p>
    <w:p w14:paraId="7643A5E0" w14:textId="77777777" w:rsidR="00D03C4A" w:rsidRDefault="00D03C4A">
      <w:pPr>
        <w:pStyle w:val="CodeSpaceAbove"/>
      </w:pPr>
    </w:p>
    <w:p w14:paraId="1C3F802F" w14:textId="77777777" w:rsidR="00D03C4A" w:rsidRDefault="00000000">
      <w:pPr>
        <w:pStyle w:val="Code"/>
      </w:pPr>
      <w:proofErr w:type="gramStart"/>
      <w:r>
        <w:t xml:space="preserve">$ </w:t>
      </w:r>
      <w:r>
        <w:rPr>
          <w:rStyle w:val="LiteralBold"/>
        </w:rPr>
        <w:t>.</w:t>
      </w:r>
      <w:proofErr w:type="gramEnd"/>
      <w:r>
        <w:rPr>
          <w:rStyle w:val="LiteralBold"/>
        </w:rPr>
        <w:t>/main # or .\main.exe on Windows</w:t>
      </w:r>
    </w:p>
    <w:p w14:paraId="4B253DA7" w14:textId="77777777" w:rsidR="00D03C4A" w:rsidRDefault="00D03C4A">
      <w:pPr>
        <w:pStyle w:val="CodeSpaceBelow"/>
      </w:pPr>
    </w:p>
    <w:p w14:paraId="6EBAFA72" w14:textId="77777777" w:rsidR="00D03C4A" w:rsidRDefault="00000000">
      <w:pPr>
        <w:pStyle w:val="Body"/>
      </w:pPr>
      <w:r>
        <w:t xml:space="preserve">If your </w:t>
      </w:r>
      <w:r>
        <w:rPr>
          <w:rStyle w:val="Italic"/>
        </w:rPr>
        <w:t>main.rs</w:t>
      </w:r>
      <w:r>
        <w:t xml:space="preserve"> is your “Hello, world!” program, this line prints </w:t>
      </w:r>
      <w:r>
        <w:rPr>
          <w:rStyle w:val="Literal"/>
        </w:rPr>
        <w:t>Hello, world!</w:t>
      </w:r>
      <w:r>
        <w:t xml:space="preserve"> to your terminal.</w:t>
      </w:r>
    </w:p>
    <w:p w14:paraId="1626CBE5" w14:textId="77777777" w:rsidR="00D03C4A" w:rsidRDefault="00000000">
      <w:pPr>
        <w:pStyle w:val="Body"/>
        <w:rPr>
          <w:spacing w:val="-2"/>
        </w:rPr>
      </w:pPr>
      <w:r>
        <w:rPr>
          <w:spacing w:val="-2"/>
        </w:rPr>
        <w:t xml:space="preserve">If you’re more familiar with a dynamic language, such as Ruby, Python, </w:t>
      </w:r>
      <w:r>
        <w:rPr>
          <w:spacing w:val="1"/>
        </w:rPr>
        <w:t xml:space="preserve">or JavaScript, you might not be used to compiling and running a program </w:t>
      </w:r>
      <w:r>
        <w:rPr>
          <w:spacing w:val="-2"/>
        </w:rPr>
        <w:t xml:space="preserve">as separate steps. </w:t>
      </w:r>
      <w:r>
        <w:rPr>
          <w:spacing w:val="-2"/>
        </w:rPr>
        <w:fldChar w:fldCharType="begin"/>
      </w:r>
      <w:r>
        <w:rPr>
          <w:spacing w:val="-2"/>
        </w:rPr>
        <w:instrText>xe "ahead-of-time compiled"</w:instrText>
      </w:r>
      <w:r>
        <w:rPr>
          <w:spacing w:val="-2"/>
        </w:rPr>
        <w:fldChar w:fldCharType="end"/>
      </w:r>
      <w:r>
        <w:rPr>
          <w:spacing w:val="-2"/>
        </w:rPr>
        <w:t xml:space="preserve">Rust is an </w:t>
      </w:r>
      <w:r>
        <w:rPr>
          <w:rStyle w:val="Italic"/>
          <w:spacing w:val="-2"/>
        </w:rPr>
        <w:t>ahead-of-time compiled</w:t>
      </w:r>
      <w:r>
        <w:rPr>
          <w:spacing w:val="-2"/>
        </w:rPr>
        <w:t xml:space="preserve"> language, meaning you can </w:t>
      </w:r>
      <w:r>
        <w:rPr>
          <w:spacing w:val="1"/>
        </w:rPr>
        <w:t xml:space="preserve">compile a program and give the executable to someone else, and they can </w:t>
      </w:r>
      <w:r>
        <w:rPr>
          <w:spacing w:val="-2"/>
        </w:rPr>
        <w:t xml:space="preserve">run it even without having Rust installed. If you give someone </w:t>
      </w:r>
      <w:proofErr w:type="gramStart"/>
      <w:r>
        <w:rPr>
          <w:spacing w:val="-2"/>
        </w:rPr>
        <w:t xml:space="preserve">a </w:t>
      </w:r>
      <w:r>
        <w:rPr>
          <w:rStyle w:val="Italic"/>
          <w:spacing w:val="-2"/>
        </w:rPr>
        <w:t>.</w:t>
      </w:r>
      <w:proofErr w:type="spellStart"/>
      <w:r>
        <w:rPr>
          <w:rStyle w:val="Italic"/>
          <w:spacing w:val="-2"/>
        </w:rPr>
        <w:t>rb</w:t>
      </w:r>
      <w:proofErr w:type="spellEnd"/>
      <w:proofErr w:type="gramEnd"/>
      <w:r>
        <w:rPr>
          <w:spacing w:val="-2"/>
        </w:rPr>
        <w:t xml:space="preserve">, </w:t>
      </w:r>
      <w:r>
        <w:rPr>
          <w:rStyle w:val="Italic"/>
          <w:spacing w:val="-2"/>
        </w:rPr>
        <w:t>.</w:t>
      </w:r>
      <w:proofErr w:type="spellStart"/>
      <w:r>
        <w:rPr>
          <w:rStyle w:val="Italic"/>
          <w:spacing w:val="-2"/>
        </w:rPr>
        <w:t>py</w:t>
      </w:r>
      <w:proofErr w:type="spellEnd"/>
      <w:r>
        <w:rPr>
          <w:spacing w:val="-2"/>
        </w:rPr>
        <w:t xml:space="preserve">, or </w:t>
      </w:r>
      <w:r>
        <w:rPr>
          <w:rStyle w:val="Italic"/>
          <w:spacing w:val="-2"/>
        </w:rPr>
        <w:t>.</w:t>
      </w:r>
      <w:proofErr w:type="spellStart"/>
      <w:r>
        <w:rPr>
          <w:rStyle w:val="Italic"/>
          <w:spacing w:val="-2"/>
        </w:rPr>
        <w:t>js</w:t>
      </w:r>
      <w:proofErr w:type="spellEnd"/>
      <w:r>
        <w:rPr>
          <w:spacing w:val="-2"/>
        </w:rPr>
        <w:t xml:space="preserve"> file, they need to have a Ruby, Python, or JavaScript implementation installed (respectively). But in those languages, you only need one command to compile and run your program. Everything is a trade-off in language design. </w:t>
      </w:r>
    </w:p>
    <w:p w14:paraId="6968D9FE" w14:textId="77777777" w:rsidR="00D03C4A" w:rsidRDefault="00000000">
      <w:pPr>
        <w:pStyle w:val="Body"/>
      </w:pPr>
      <w:r>
        <w:t xml:space="preserve">Just compiling with </w:t>
      </w:r>
      <w:r>
        <w:rPr>
          <w:rStyle w:val="Literal"/>
        </w:rPr>
        <w:t>rustc</w:t>
      </w:r>
      <w:r>
        <w:t xml:space="preserve"> is fine for simple programs, but as your project grows, you’ll want to manage all the options and make it easy to share your code. Next, we’ll introduce you to the Cargo tool, which will help you write real-world Rust programs. </w:t>
      </w:r>
    </w:p>
    <w:p w14:paraId="767FE240" w14:textId="77777777" w:rsidR="00D03C4A" w:rsidRDefault="00000000">
      <w:pPr>
        <w:pStyle w:val="HeadA"/>
      </w:pPr>
      <w:r>
        <w:fldChar w:fldCharType="begin"/>
      </w:r>
      <w:r>
        <w:instrText>xe "Cargo"</w:instrText>
      </w:r>
      <w:r>
        <w:fldChar w:fldCharType="end"/>
      </w:r>
      <w:r>
        <w:t>Hello, Cargo!</w:t>
      </w:r>
    </w:p>
    <w:p w14:paraId="2317B08E" w14:textId="77777777" w:rsidR="00D03C4A" w:rsidRDefault="00000000">
      <w:pPr>
        <w:pStyle w:val="BodyFirst"/>
      </w:pPr>
      <w:r>
        <w:t xml:space="preserve">Cargo is Rust’s build system and package manager. Most </w:t>
      </w:r>
      <w:proofErr w:type="spellStart"/>
      <w:r>
        <w:t>Rustaceans</w:t>
      </w:r>
      <w:proofErr w:type="spellEnd"/>
      <w:r>
        <w:t xml:space="preserve"> use this tool to manage their Rust projects because Cargo handles a lot of tasks for you, such as building your code, </w:t>
      </w:r>
      <w:r>
        <w:fldChar w:fldCharType="begin"/>
      </w:r>
      <w:r>
        <w:instrText>xe "dependency"</w:instrText>
      </w:r>
      <w:r>
        <w:fldChar w:fldCharType="end"/>
      </w:r>
      <w:r>
        <w:fldChar w:fldCharType="begin"/>
      </w:r>
      <w:r>
        <w:instrText>xe "library crate"</w:instrText>
      </w:r>
      <w:r>
        <w:fldChar w:fldCharType="end"/>
      </w:r>
      <w:r>
        <w:t xml:space="preserve">downloading the libraries your code depends on, and building those libraries. (We call the libraries that your code needs </w:t>
      </w:r>
      <w:r>
        <w:rPr>
          <w:rStyle w:val="Italic"/>
        </w:rPr>
        <w:t>dependencies</w:t>
      </w:r>
      <w:r>
        <w:t xml:space="preserve">.) </w:t>
      </w:r>
    </w:p>
    <w:p w14:paraId="5EDD0270" w14:textId="77777777" w:rsidR="00D03C4A" w:rsidRDefault="00000000">
      <w:pPr>
        <w:pStyle w:val="Body"/>
        <w:rPr>
          <w:spacing w:val="-1"/>
        </w:rPr>
      </w:pPr>
      <w:r>
        <w:rPr>
          <w:spacing w:val="-1"/>
        </w:rPr>
        <w:t xml:space="preserve">The simplest Rust programs, like the one we’ve written so far, don’t have any dependencies. If we had built the “Hello, world!” project with Cargo, it would only use the part of Cargo that handles building your code. As you write more complex Rust programs, you’ll add dependencies, and if you start a project using Cargo, adding dependencies will be much easier to do. </w:t>
      </w:r>
    </w:p>
    <w:p w14:paraId="5FB36E22" w14:textId="77777777" w:rsidR="00D03C4A" w:rsidRDefault="00000000">
      <w:pPr>
        <w:pStyle w:val="Body"/>
      </w:pPr>
      <w:r>
        <w:t xml:space="preserve">Because </w:t>
      </w:r>
      <w:proofErr w:type="gramStart"/>
      <w:r>
        <w:t>the vast majority of</w:t>
      </w:r>
      <w:proofErr w:type="gramEnd"/>
      <w:r>
        <w:t xml:space="preserve"> Rust projects use Cargo, the rest of this book assumes that you’re using Cargo too. Cargo comes installed with Rust if you used the official installers discussed in </w:t>
      </w:r>
      <w:r>
        <w:rPr>
          <w:rStyle w:val="XrefRemoved"/>
        </w:rPr>
        <w:t>“Installation”</w:t>
      </w:r>
      <w:r>
        <w:t xml:space="preserve"> on </w:t>
      </w:r>
      <w:r>
        <w:rPr>
          <w:rStyle w:val="XrefRemoved"/>
        </w:rPr>
        <w:t>page 1</w:t>
      </w:r>
      <w:r>
        <w:t xml:space="preserve">. If you installed Rust through some other means, check whether Cargo is installed by entering the </w:t>
      </w:r>
      <w:r>
        <w:lastRenderedPageBreak/>
        <w:t>following in your terminal:</w:t>
      </w:r>
    </w:p>
    <w:p w14:paraId="0194FA54" w14:textId="77777777" w:rsidR="00D03C4A" w:rsidRDefault="00D03C4A">
      <w:pPr>
        <w:pStyle w:val="CodeSpaceAbove"/>
      </w:pPr>
    </w:p>
    <w:p w14:paraId="4B54122D" w14:textId="77777777" w:rsidR="00D03C4A" w:rsidRDefault="00000000">
      <w:pPr>
        <w:pStyle w:val="Code"/>
      </w:pPr>
      <w:r>
        <w:t xml:space="preserve">$ </w:t>
      </w:r>
      <w:r>
        <w:rPr>
          <w:rStyle w:val="LiteralBold"/>
        </w:rPr>
        <w:t>cargo --version</w:t>
      </w:r>
    </w:p>
    <w:p w14:paraId="734A21E3" w14:textId="77777777" w:rsidR="00D03C4A" w:rsidRDefault="00D03C4A">
      <w:pPr>
        <w:pStyle w:val="CodeSpaceBelow"/>
      </w:pPr>
    </w:p>
    <w:p w14:paraId="7E02E916" w14:textId="77777777" w:rsidR="00D03C4A" w:rsidRDefault="00000000">
      <w:pPr>
        <w:pStyle w:val="Body"/>
      </w:pPr>
      <w:r>
        <w:rPr>
          <w:spacing w:val="3"/>
        </w:rPr>
        <w:t xml:space="preserve">If you see a version number, you have it! If you see an error, such as </w:t>
      </w:r>
      <w:r>
        <w:rPr>
          <w:spacing w:val="3"/>
        </w:rPr>
        <w:br/>
      </w:r>
      <w:r>
        <w:rPr>
          <w:rStyle w:val="Literal"/>
          <w:spacing w:val="-2"/>
        </w:rPr>
        <w:t>command not found</w:t>
      </w:r>
      <w:r>
        <w:rPr>
          <w:spacing w:val="-2"/>
        </w:rPr>
        <w:t xml:space="preserve">, look at the documentation for your method of installation </w:t>
      </w:r>
      <w:r>
        <w:t>to determine how to install Cargo separately.</w:t>
      </w:r>
    </w:p>
    <w:p w14:paraId="50B4F949" w14:textId="77777777" w:rsidR="00D03C4A" w:rsidRDefault="00000000">
      <w:pPr>
        <w:pStyle w:val="HeadB"/>
      </w:pPr>
      <w:r>
        <w:fldChar w:fldCharType="begin"/>
      </w:r>
      <w:r>
        <w:instrText>xe "Cargo:commands"</w:instrText>
      </w:r>
      <w:r>
        <w:fldChar w:fldCharType="end"/>
      </w:r>
      <w:r>
        <w:t>Creating a Project with Cargo</w:t>
      </w:r>
    </w:p>
    <w:p w14:paraId="49CC4EF2" w14:textId="77777777" w:rsidR="00D03C4A" w:rsidRDefault="00000000">
      <w:pPr>
        <w:pStyle w:val="BodyFirst"/>
      </w:pPr>
      <w:r>
        <w:t xml:space="preserve">Let’s create a new project using Cargo and look at how it differs from our original “Hello, world!” project. Navigate back to your </w:t>
      </w:r>
      <w:proofErr w:type="gramStart"/>
      <w:r>
        <w:rPr>
          <w:rStyle w:val="Italic"/>
        </w:rPr>
        <w:t>projects</w:t>
      </w:r>
      <w:proofErr w:type="gramEnd"/>
      <w:r>
        <w:t xml:space="preserve"> directory (or wherever you decided to store your code). Then, on any operating system, run the following:</w:t>
      </w:r>
    </w:p>
    <w:p w14:paraId="3DFD6332" w14:textId="77777777" w:rsidR="00D03C4A" w:rsidRDefault="00D03C4A">
      <w:pPr>
        <w:pStyle w:val="CodeSpaceAbove"/>
      </w:pPr>
    </w:p>
    <w:p w14:paraId="3CD3415E" w14:textId="77777777" w:rsidR="00D03C4A" w:rsidRDefault="00000000">
      <w:pPr>
        <w:pStyle w:val="Code"/>
      </w:pPr>
      <w:r>
        <w:t xml:space="preserve">$ </w:t>
      </w:r>
      <w:r>
        <w:rPr>
          <w:rStyle w:val="LiteralBold"/>
        </w:rPr>
        <w:t xml:space="preserve">cargo new </w:t>
      </w:r>
      <w:proofErr w:type="spellStart"/>
      <w:r>
        <w:rPr>
          <w:rStyle w:val="LiteralBold"/>
        </w:rPr>
        <w:t>hello_cargo</w:t>
      </w:r>
      <w:proofErr w:type="spellEnd"/>
    </w:p>
    <w:p w14:paraId="0F7F8293" w14:textId="77777777" w:rsidR="00D03C4A" w:rsidRDefault="00000000">
      <w:pPr>
        <w:pStyle w:val="Code"/>
      </w:pPr>
      <w:r>
        <w:t xml:space="preserve">$ </w:t>
      </w:r>
      <w:r>
        <w:rPr>
          <w:rStyle w:val="LiteralBold"/>
        </w:rPr>
        <w:t xml:space="preserve">cd </w:t>
      </w:r>
      <w:proofErr w:type="spellStart"/>
      <w:r>
        <w:rPr>
          <w:rStyle w:val="LiteralBold"/>
        </w:rPr>
        <w:t>hello_cargo</w:t>
      </w:r>
      <w:proofErr w:type="spellEnd"/>
    </w:p>
    <w:p w14:paraId="29C1098F" w14:textId="77777777" w:rsidR="00D03C4A" w:rsidRDefault="00D03C4A">
      <w:pPr>
        <w:pStyle w:val="CodeSpaceBelow"/>
      </w:pPr>
    </w:p>
    <w:p w14:paraId="6D9889B7" w14:textId="77777777" w:rsidR="00D03C4A" w:rsidRDefault="00000000">
      <w:pPr>
        <w:pStyle w:val="Body"/>
      </w:pPr>
      <w:r>
        <w:t xml:space="preserve">The first command creates a new directory and project called </w:t>
      </w:r>
      <w:r>
        <w:rPr>
          <w:rStyle w:val="Italic"/>
        </w:rPr>
        <w:t>hello</w:t>
      </w:r>
      <w:r>
        <w:rPr>
          <w:rStyle w:val="Italic"/>
        </w:rPr>
        <w:br/>
        <w:t>_cargo</w:t>
      </w:r>
      <w:r>
        <w:t xml:space="preserve">. We’ve named our project </w:t>
      </w:r>
      <w:proofErr w:type="spellStart"/>
      <w:r>
        <w:rPr>
          <w:rStyle w:val="Italic"/>
        </w:rPr>
        <w:t>hello_cargo</w:t>
      </w:r>
      <w:proofErr w:type="spellEnd"/>
      <w:r>
        <w:t>, and Cargo creates its files in a directory of the same name.</w:t>
      </w:r>
    </w:p>
    <w:p w14:paraId="0FE8185C" w14:textId="77777777" w:rsidR="00D03C4A" w:rsidRDefault="00000000">
      <w:pPr>
        <w:pStyle w:val="Body"/>
      </w:pPr>
      <w:r>
        <w:t xml:space="preserve">Go into the </w:t>
      </w:r>
      <w:proofErr w:type="spellStart"/>
      <w:r>
        <w:rPr>
          <w:rStyle w:val="Italic"/>
        </w:rPr>
        <w:t>hello_cargo</w:t>
      </w:r>
      <w:proofErr w:type="spellEnd"/>
      <w:r>
        <w:t xml:space="preserve"> directory and list the files. You’ll see that Cargo has generated two files and one directory for us: a </w:t>
      </w:r>
      <w:r>
        <w:rPr>
          <w:rStyle w:val="Italic"/>
        </w:rPr>
        <w:t>Cargo.toml</w:t>
      </w:r>
      <w:r>
        <w:t xml:space="preserve"> file and a </w:t>
      </w:r>
      <w:proofErr w:type="spellStart"/>
      <w:r>
        <w:rPr>
          <w:rStyle w:val="Italic"/>
        </w:rPr>
        <w:t>src</w:t>
      </w:r>
      <w:proofErr w:type="spellEnd"/>
      <w:r>
        <w:t xml:space="preserve"> directory with a </w:t>
      </w:r>
      <w:r>
        <w:rPr>
          <w:rStyle w:val="Italic"/>
        </w:rPr>
        <w:t>main.rs</w:t>
      </w:r>
      <w:r>
        <w:t xml:space="preserve"> file inside.</w:t>
      </w:r>
    </w:p>
    <w:p w14:paraId="55FB4408" w14:textId="77777777" w:rsidR="00D03C4A" w:rsidRDefault="00000000">
      <w:pPr>
        <w:pStyle w:val="Body"/>
      </w:pPr>
      <w:r>
        <w:fldChar w:fldCharType="begin"/>
      </w:r>
      <w:r>
        <w:instrText>xe "Git"</w:instrText>
      </w:r>
      <w:r>
        <w:fldChar w:fldCharType="end"/>
      </w:r>
      <w:r>
        <w:t xml:space="preserve">It has also initialized a new Git repository along with </w:t>
      </w:r>
      <w:proofErr w:type="gramStart"/>
      <w:r>
        <w:t xml:space="preserve">a </w:t>
      </w:r>
      <w:r>
        <w:rPr>
          <w:rStyle w:val="Italic"/>
        </w:rPr>
        <w:t>.</w:t>
      </w:r>
      <w:proofErr w:type="spellStart"/>
      <w:r>
        <w:rPr>
          <w:rStyle w:val="Italic"/>
        </w:rPr>
        <w:t>gitignore</w:t>
      </w:r>
      <w:proofErr w:type="spellEnd"/>
      <w:proofErr w:type="gramEnd"/>
      <w:r>
        <w:t xml:space="preserve"> file. Git files won’t be generated if you run </w:t>
      </w:r>
      <w:r>
        <w:rPr>
          <w:rStyle w:val="Literal"/>
        </w:rPr>
        <w:t>cargo new</w:t>
      </w:r>
      <w:r>
        <w:t xml:space="preserve"> within an existing Git repository; you can override this behavior by using </w:t>
      </w:r>
      <w:r>
        <w:rPr>
          <w:rStyle w:val="Literal"/>
        </w:rPr>
        <w:t>cargo new --</w:t>
      </w:r>
      <w:proofErr w:type="spellStart"/>
      <w:r>
        <w:rPr>
          <w:rStyle w:val="Literal"/>
        </w:rPr>
        <w:t>vcs</w:t>
      </w:r>
      <w:proofErr w:type="spellEnd"/>
      <w:r>
        <w:rPr>
          <w:rStyle w:val="Literal"/>
        </w:rPr>
        <w:t>=git</w:t>
      </w:r>
      <w:r>
        <w:t>.</w:t>
      </w:r>
    </w:p>
    <w:p w14:paraId="236DD31B" w14:textId="77777777" w:rsidR="00D03C4A" w:rsidRDefault="00000000">
      <w:pPr>
        <w:pStyle w:val="Note"/>
      </w:pPr>
      <w:r>
        <w:rPr>
          <w:rStyle w:val="NoteHead"/>
          <w:i w:val="0"/>
          <w:iCs w:val="0"/>
        </w:rPr>
        <w:t>Note</w:t>
      </w:r>
      <w:r>
        <w:tab/>
        <w:t xml:space="preserve">Git is a common version control system. You can change </w:t>
      </w:r>
      <w:r>
        <w:rPr>
          <w:rStyle w:val="LiteralInNote"/>
          <w:i/>
          <w:iCs/>
        </w:rPr>
        <w:t>cargo new</w:t>
      </w:r>
      <w:r>
        <w:t xml:space="preserve"> to use a different version control system or no version control system by using the </w:t>
      </w:r>
      <w:r>
        <w:rPr>
          <w:rStyle w:val="LiteralInNote"/>
          <w:i/>
          <w:iCs/>
        </w:rPr>
        <w:t>--</w:t>
      </w:r>
      <w:proofErr w:type="spellStart"/>
      <w:r>
        <w:rPr>
          <w:rStyle w:val="LiteralInNote"/>
          <w:i/>
          <w:iCs/>
        </w:rPr>
        <w:t>vcs</w:t>
      </w:r>
      <w:proofErr w:type="spellEnd"/>
      <w:r>
        <w:t xml:space="preserve"> flag. Run </w:t>
      </w:r>
      <w:r>
        <w:rPr>
          <w:rStyle w:val="LiteralInNote"/>
          <w:i/>
          <w:iCs/>
        </w:rPr>
        <w:t>cargo new --help</w:t>
      </w:r>
      <w:r>
        <w:t xml:space="preserve"> to see the available options.</w:t>
      </w:r>
    </w:p>
    <w:p w14:paraId="47487160" w14:textId="77777777" w:rsidR="00D03C4A" w:rsidRDefault="00000000">
      <w:pPr>
        <w:pStyle w:val="Body"/>
      </w:pPr>
      <w:r>
        <w:fldChar w:fldCharType="begin"/>
      </w:r>
      <w:r>
        <w:instrText>xe "Cargo.toml"</w:instrText>
      </w:r>
      <w:r>
        <w:fldChar w:fldCharType="end"/>
      </w:r>
      <w:r>
        <w:t xml:space="preserve">Open </w:t>
      </w:r>
      <w:r>
        <w:rPr>
          <w:rStyle w:val="Italic"/>
        </w:rPr>
        <w:t>Cargo.toml</w:t>
      </w:r>
      <w:r>
        <w:t xml:space="preserve"> in your text editor of choice. It should look </w:t>
      </w:r>
      <w:proofErr w:type="gramStart"/>
      <w:r>
        <w:t>similar to</w:t>
      </w:r>
      <w:proofErr w:type="gramEnd"/>
      <w:r>
        <w:t xml:space="preserve"> the code in Listing 1-2.</w:t>
      </w:r>
    </w:p>
    <w:p w14:paraId="41323D0D" w14:textId="77777777" w:rsidR="00D03C4A" w:rsidRDefault="00D03C4A">
      <w:pPr>
        <w:pStyle w:val="CodeSpaceAbove"/>
      </w:pPr>
    </w:p>
    <w:p w14:paraId="3F5CF902" w14:textId="77777777" w:rsidR="00D03C4A" w:rsidRDefault="00000000">
      <w:pPr>
        <w:pStyle w:val="CodeLabel"/>
      </w:pPr>
      <w:r>
        <w:t>Cargo.to</w:t>
      </w:r>
      <w:r>
        <w:lastRenderedPageBreak/>
        <w:t>ml</w:t>
      </w:r>
    </w:p>
    <w:p w14:paraId="6CC9A108" w14:textId="77777777" w:rsidR="00D03C4A" w:rsidRDefault="00000000">
      <w:pPr>
        <w:pStyle w:val="Code"/>
      </w:pPr>
      <w:r>
        <w:t>[package]</w:t>
      </w:r>
    </w:p>
    <w:p w14:paraId="0E33B1E9" w14:textId="77777777" w:rsidR="00D03C4A" w:rsidRDefault="00000000">
      <w:pPr>
        <w:pStyle w:val="Code"/>
      </w:pPr>
      <w:r>
        <w:t>name = "</w:t>
      </w:r>
      <w:proofErr w:type="spellStart"/>
      <w:r>
        <w:t>hello_cargo</w:t>
      </w:r>
      <w:proofErr w:type="spellEnd"/>
      <w:r>
        <w:t>"</w:t>
      </w:r>
    </w:p>
    <w:p w14:paraId="703CF0D0" w14:textId="77777777" w:rsidR="00D03C4A" w:rsidRDefault="00000000">
      <w:pPr>
        <w:pStyle w:val="Code"/>
      </w:pPr>
      <w:r>
        <w:t>version = "0.1.0"</w:t>
      </w:r>
    </w:p>
    <w:p w14:paraId="6CEF4C1A" w14:textId="55A4A593" w:rsidR="00D03C4A" w:rsidRDefault="00000000">
      <w:pPr>
        <w:pStyle w:val="Code"/>
      </w:pPr>
      <w:r>
        <w:t>edition = "202</w:t>
      </w:r>
      <w:r w:rsidR="00AD6601">
        <w:t>4</w:t>
      </w:r>
      <w:r>
        <w:t>"</w:t>
      </w:r>
    </w:p>
    <w:p w14:paraId="33477AE8" w14:textId="77777777" w:rsidR="00D03C4A" w:rsidRDefault="00D03C4A">
      <w:pPr>
        <w:pStyle w:val="Code"/>
      </w:pPr>
    </w:p>
    <w:p w14:paraId="5842DAB1" w14:textId="77777777" w:rsidR="00D03C4A" w:rsidRDefault="00000000">
      <w:pPr>
        <w:pStyle w:val="Code"/>
      </w:pPr>
      <w:r>
        <w:t># See more keys and their definitions at https://doc.rust-lang.org/cargo</w:t>
      </w:r>
      <w:r>
        <w:br/>
        <w:t>/reference/manifest.html</w:t>
      </w:r>
    </w:p>
    <w:p w14:paraId="17CC8BEC" w14:textId="77777777" w:rsidR="00D03C4A" w:rsidRDefault="00D03C4A">
      <w:pPr>
        <w:pStyle w:val="Code"/>
      </w:pPr>
    </w:p>
    <w:p w14:paraId="1D20AB7D" w14:textId="77777777" w:rsidR="00D03C4A" w:rsidRDefault="00000000">
      <w:pPr>
        <w:pStyle w:val="Code"/>
      </w:pPr>
      <w:r>
        <w:t>[dependencies]</w:t>
      </w:r>
    </w:p>
    <w:p w14:paraId="095F8A38" w14:textId="77777777" w:rsidR="00D03C4A" w:rsidRDefault="00D03C4A">
      <w:pPr>
        <w:pStyle w:val="CodeSpaceBelow"/>
      </w:pPr>
    </w:p>
    <w:p w14:paraId="3146357A" w14:textId="77777777" w:rsidR="00D03C4A" w:rsidRDefault="00000000">
      <w:pPr>
        <w:pStyle w:val="CodeListingCaption"/>
      </w:pPr>
      <w:r>
        <w:t xml:space="preserve">Listing 1-2: Contents of </w:t>
      </w:r>
      <w:r>
        <w:rPr>
          <w:rStyle w:val="ItalicCaption"/>
          <w:i w:val="0"/>
          <w:iCs w:val="0"/>
        </w:rPr>
        <w:t>Cargo.toml</w:t>
      </w:r>
      <w:r>
        <w:t xml:space="preserve"> generated by </w:t>
      </w:r>
      <w:r>
        <w:rPr>
          <w:rStyle w:val="LiteralCaption"/>
          <w:i/>
          <w:iCs/>
        </w:rPr>
        <w:t>cargo new</w:t>
      </w:r>
    </w:p>
    <w:p w14:paraId="6D7E4676" w14:textId="77777777" w:rsidR="00D03C4A" w:rsidRDefault="00000000">
      <w:pPr>
        <w:pStyle w:val="Body"/>
        <w:rPr>
          <w:spacing w:val="-1"/>
        </w:rPr>
      </w:pPr>
      <w:r>
        <w:rPr>
          <w:spacing w:val="-1"/>
        </w:rPr>
        <w:t xml:space="preserve">This file is in the </w:t>
      </w:r>
      <w:r>
        <w:rPr>
          <w:rStyle w:val="Italic"/>
          <w:spacing w:val="-1"/>
        </w:rPr>
        <w:t>TOML</w:t>
      </w:r>
      <w:r>
        <w:rPr>
          <w:spacing w:val="-1"/>
        </w:rPr>
        <w:t xml:space="preserve"> (</w:t>
      </w:r>
      <w:r>
        <w:rPr>
          <w:rStyle w:val="Italic"/>
          <w:spacing w:val="-1"/>
        </w:rPr>
        <w:t>Tom’s Obvious, Minimal Language</w:t>
      </w:r>
      <w:r>
        <w:rPr>
          <w:spacing w:val="-1"/>
        </w:rPr>
        <w:t>)</w:t>
      </w:r>
      <w:r>
        <w:rPr>
          <w:spacing w:val="-1"/>
        </w:rPr>
        <w:fldChar w:fldCharType="begin"/>
      </w:r>
      <w:r>
        <w:rPr>
          <w:spacing w:val="-1"/>
        </w:rPr>
        <w:instrText>xe "Tom’s Obvious, Minimal Language (TOML)"</w:instrText>
      </w:r>
      <w:r>
        <w:rPr>
          <w:spacing w:val="-1"/>
        </w:rPr>
        <w:fldChar w:fldCharType="end"/>
      </w:r>
      <w:r>
        <w:rPr>
          <w:spacing w:val="-1"/>
        </w:rPr>
        <w:t xml:space="preserve"> format, which is Cargo’s configuration format.</w:t>
      </w:r>
    </w:p>
    <w:p w14:paraId="2061FF1A" w14:textId="77777777" w:rsidR="00D03C4A" w:rsidRDefault="00000000">
      <w:pPr>
        <w:pStyle w:val="Body"/>
      </w:pPr>
      <w:r>
        <w:fldChar w:fldCharType="begin"/>
      </w:r>
      <w:r>
        <w:instrText>xe "Cargo.toml package section"</w:instrText>
      </w:r>
      <w:r>
        <w:fldChar w:fldCharType="end"/>
      </w:r>
      <w:r>
        <w:t xml:space="preserve">The first line, </w:t>
      </w:r>
      <w:r>
        <w:rPr>
          <w:rStyle w:val="Literal"/>
        </w:rPr>
        <w:t>[package]</w:t>
      </w:r>
      <w:r>
        <w:t>, is a section heading that indicates that the following statements are configuring a package. As we add more information to this file, we’ll add other sections.</w:t>
      </w:r>
    </w:p>
    <w:p w14:paraId="6A844104" w14:textId="77777777" w:rsidR="00D03C4A" w:rsidRDefault="00000000">
      <w:pPr>
        <w:pStyle w:val="Body"/>
      </w:pPr>
      <w:r>
        <w:t xml:space="preserve">The next three lines set the configuration information Cargo needs to compile your program: the name, the version, and the </w:t>
      </w:r>
      <w:r>
        <w:fldChar w:fldCharType="begin"/>
      </w:r>
      <w:r>
        <w:instrText>xe "editions"</w:instrText>
      </w:r>
      <w:r>
        <w:fldChar w:fldCharType="end"/>
      </w:r>
      <w:r>
        <w:t xml:space="preserve">edition of Rust to use. We’ll talk about the </w:t>
      </w:r>
      <w:r>
        <w:rPr>
          <w:rStyle w:val="Literal"/>
        </w:rPr>
        <w:t>edition</w:t>
      </w:r>
      <w:r>
        <w:t xml:space="preserve"> key in </w:t>
      </w:r>
      <w:r>
        <w:rPr>
          <w:rStyle w:val="Xref"/>
        </w:rPr>
        <w:t>Appendix E</w:t>
      </w:r>
      <w:r>
        <w:t>.</w:t>
      </w:r>
    </w:p>
    <w:p w14:paraId="6EBF159C" w14:textId="77777777" w:rsidR="00D03C4A" w:rsidRDefault="00000000">
      <w:pPr>
        <w:pStyle w:val="Body"/>
      </w:pPr>
      <w:r>
        <w:fldChar w:fldCharType="begin"/>
      </w:r>
      <w:r>
        <w:instrText>xe "Cargo.toml dependencies section"</w:instrText>
      </w:r>
      <w:r>
        <w:fldChar w:fldCharType="end"/>
      </w:r>
      <w:r>
        <w:fldChar w:fldCharType="begin"/>
      </w:r>
      <w:r>
        <w:instrText>xe "dependencies section in Cargo.toml"</w:instrText>
      </w:r>
      <w:r>
        <w:fldChar w:fldCharType="end"/>
      </w:r>
      <w:r>
        <w:t xml:space="preserve">The last line, </w:t>
      </w:r>
      <w:r>
        <w:rPr>
          <w:rStyle w:val="Literal"/>
        </w:rPr>
        <w:t>[dependencies]</w:t>
      </w:r>
      <w:r>
        <w:t xml:space="preserve">, is the start of a section for you to list any </w:t>
      </w:r>
      <w:r>
        <w:rPr>
          <w:spacing w:val="-2"/>
        </w:rPr>
        <w:t xml:space="preserve">of your project’s dependencies. In Rust, packages of code are referred to as </w:t>
      </w:r>
      <w:r>
        <w:rPr>
          <w:spacing w:val="-2"/>
        </w:rPr>
        <w:fldChar w:fldCharType="begin"/>
      </w:r>
      <w:r>
        <w:rPr>
          <w:spacing w:val="-2"/>
        </w:rPr>
        <w:instrText>xe "crate"</w:instrText>
      </w:r>
      <w:r>
        <w:rPr>
          <w:spacing w:val="-2"/>
        </w:rPr>
        <w:fldChar w:fldCharType="end"/>
      </w:r>
      <w:r>
        <w:rPr>
          <w:rStyle w:val="Italic"/>
          <w:spacing w:val="-2"/>
        </w:rPr>
        <w:t>crates</w:t>
      </w:r>
      <w:r>
        <w:rPr>
          <w:spacing w:val="-2"/>
        </w:rPr>
        <w:t xml:space="preserve">. We won’t need any other crates for this project, but we will in the first </w:t>
      </w:r>
      <w:r>
        <w:t xml:space="preserve">project in </w:t>
      </w:r>
      <w:r>
        <w:rPr>
          <w:rStyle w:val="Xref"/>
        </w:rPr>
        <w:t>Chapter 2</w:t>
      </w:r>
      <w:r>
        <w:t>, so we’ll use this dependencies section then.</w:t>
      </w:r>
    </w:p>
    <w:p w14:paraId="33ACF5BD" w14:textId="77777777" w:rsidR="00D03C4A" w:rsidRDefault="00000000">
      <w:pPr>
        <w:pStyle w:val="Body"/>
      </w:pPr>
      <w:r>
        <w:t xml:space="preserve">Now open </w:t>
      </w:r>
      <w:r>
        <w:rPr>
          <w:rStyle w:val="Italic"/>
        </w:rPr>
        <w:t>src/main.rs</w:t>
      </w:r>
      <w:r>
        <w:t xml:space="preserve"> and </w:t>
      </w:r>
      <w:proofErr w:type="gramStart"/>
      <w:r>
        <w:t>take a look</w:t>
      </w:r>
      <w:proofErr w:type="gramEnd"/>
      <w:r>
        <w:t>:</w:t>
      </w:r>
    </w:p>
    <w:p w14:paraId="0D5C1513" w14:textId="77777777" w:rsidR="00D03C4A" w:rsidRDefault="00D03C4A">
      <w:pPr>
        <w:pStyle w:val="CodeSpaceAbove"/>
      </w:pPr>
    </w:p>
    <w:p w14:paraId="20A14356" w14:textId="77777777" w:rsidR="00D03C4A" w:rsidRDefault="00000000">
      <w:pPr>
        <w:pStyle w:val="CodeLabel"/>
      </w:pPr>
      <w:r>
        <w:t>src/main.rs</w:t>
      </w:r>
    </w:p>
    <w:p w14:paraId="65A0EE04" w14:textId="77777777" w:rsidR="00D03C4A" w:rsidRDefault="00000000">
      <w:pPr>
        <w:pStyle w:val="Code"/>
      </w:pPr>
      <w:proofErr w:type="spellStart"/>
      <w:r>
        <w:t>fn</w:t>
      </w:r>
      <w:proofErr w:type="spellEnd"/>
      <w:r>
        <w:t xml:space="preserve"> </w:t>
      </w:r>
      <w:proofErr w:type="gramStart"/>
      <w:r>
        <w:t>main(</w:t>
      </w:r>
      <w:proofErr w:type="gramEnd"/>
      <w:r>
        <w:t>) {</w:t>
      </w:r>
    </w:p>
    <w:p w14:paraId="69D7FCFF" w14:textId="77777777" w:rsidR="00D03C4A" w:rsidRDefault="00000000">
      <w:pPr>
        <w:pStyle w:val="Code"/>
      </w:pPr>
      <w:r>
        <w:t xml:space="preserve">    </w:t>
      </w:r>
      <w:proofErr w:type="spellStart"/>
      <w:proofErr w:type="gramStart"/>
      <w:r>
        <w:t>println</w:t>
      </w:r>
      <w:proofErr w:type="spellEnd"/>
      <w:r>
        <w:t>!(</w:t>
      </w:r>
      <w:proofErr w:type="gramEnd"/>
      <w:r>
        <w:t>"Hello, world!");</w:t>
      </w:r>
    </w:p>
    <w:p w14:paraId="1E11B1E8" w14:textId="77777777" w:rsidR="00D03C4A" w:rsidRDefault="00000000">
      <w:pPr>
        <w:pStyle w:val="Code"/>
      </w:pPr>
      <w:r>
        <w:t>}</w:t>
      </w:r>
    </w:p>
    <w:p w14:paraId="27E2E102" w14:textId="77777777" w:rsidR="00D03C4A" w:rsidRDefault="00D03C4A">
      <w:pPr>
        <w:pStyle w:val="CodeSpaceBelow"/>
      </w:pPr>
    </w:p>
    <w:p w14:paraId="45DEC764" w14:textId="77777777" w:rsidR="00D03C4A" w:rsidRDefault="00000000">
      <w:pPr>
        <w:pStyle w:val="Body"/>
      </w:pPr>
      <w:r>
        <w:rPr>
          <w:spacing w:val="3"/>
        </w:rPr>
        <w:t xml:space="preserve">Cargo has generated a “Hello, world!” program for you, just like the </w:t>
      </w:r>
      <w:r>
        <w:t xml:space="preserve">one we wrote in Listing 1-1! So far, the differences between our project and the project Cargo generated are that Cargo placed the code in the </w:t>
      </w:r>
      <w:proofErr w:type="spellStart"/>
      <w:r>
        <w:rPr>
          <w:rStyle w:val="Italic"/>
        </w:rPr>
        <w:t>src</w:t>
      </w:r>
      <w:proofErr w:type="spellEnd"/>
      <w:r>
        <w:t xml:space="preserve"> </w:t>
      </w:r>
      <w:proofErr w:type="gramStart"/>
      <w:r>
        <w:t>directory</w:t>
      </w:r>
      <w:proofErr w:type="gramEnd"/>
      <w:r>
        <w:t xml:space="preserve"> and we have a </w:t>
      </w:r>
      <w:r>
        <w:rPr>
          <w:rStyle w:val="Italic"/>
        </w:rPr>
        <w:t>Cargo.toml</w:t>
      </w:r>
      <w:r>
        <w:t xml:space="preserve"> configuration file in the top directory.</w:t>
      </w:r>
    </w:p>
    <w:p w14:paraId="0E9433FA" w14:textId="77777777" w:rsidR="00D03C4A" w:rsidRDefault="00000000">
      <w:pPr>
        <w:pStyle w:val="Body"/>
      </w:pPr>
      <w:r>
        <w:lastRenderedPageBreak/>
        <w:t xml:space="preserve">Cargo expects your source files to live inside the </w:t>
      </w:r>
      <w:proofErr w:type="spellStart"/>
      <w:r>
        <w:rPr>
          <w:rStyle w:val="Italic"/>
        </w:rPr>
        <w:t>src</w:t>
      </w:r>
      <w:proofErr w:type="spellEnd"/>
      <w:r>
        <w:t xml:space="preserve"> directory. The top-level project directory is just for README files, license information, configuration files, and anything else not related to your code. Using Cargo helps you organize your projects. There’s a place for everything, and everything is in its place.</w:t>
      </w:r>
    </w:p>
    <w:p w14:paraId="669ABFD5" w14:textId="309E30E1" w:rsidR="00D03C4A" w:rsidRDefault="00000000">
      <w:pPr>
        <w:pStyle w:val="Body"/>
        <w:rPr>
          <w:spacing w:val="-1"/>
        </w:rPr>
      </w:pPr>
      <w:r>
        <w:rPr>
          <w:spacing w:val="-1"/>
        </w:rPr>
        <w:t xml:space="preserve">If you started a project that doesn’t use Cargo, as we did with the “Hello, world!” project, you can convert it to a project that does use Cargo. Move the project code into the </w:t>
      </w:r>
      <w:proofErr w:type="spellStart"/>
      <w:r>
        <w:rPr>
          <w:rStyle w:val="Italic"/>
          <w:spacing w:val="-1"/>
        </w:rPr>
        <w:t>src</w:t>
      </w:r>
      <w:proofErr w:type="spellEnd"/>
      <w:r>
        <w:rPr>
          <w:spacing w:val="-1"/>
        </w:rPr>
        <w:t xml:space="preserve"> directory and create an appropriate </w:t>
      </w:r>
      <w:r>
        <w:rPr>
          <w:rStyle w:val="Italic"/>
          <w:spacing w:val="-1"/>
        </w:rPr>
        <w:t>Cargo.toml</w:t>
      </w:r>
      <w:r>
        <w:rPr>
          <w:spacing w:val="-1"/>
        </w:rPr>
        <w:t xml:space="preserve"> file. </w:t>
      </w:r>
      <w:ins w:id="48" w:author="Chris Krycho" w:date="2025-02-25T16:36:00Z" w16du:dateUtc="2025-02-25T23:36:00Z">
        <w:r w:rsidR="0028620E">
          <w:rPr>
            <w:lang w:eastAsia="en-GB"/>
          </w:rPr>
          <w:t xml:space="preserve">One easy way to get that </w:t>
        </w:r>
        <w:r w:rsidR="0028620E" w:rsidRPr="002A41E6">
          <w:rPr>
            <w:rStyle w:val="Italic"/>
          </w:rPr>
          <w:t>Cargo.toml</w:t>
        </w:r>
        <w:r w:rsidR="0028620E">
          <w:rPr>
            <w:lang w:eastAsia="en-GB"/>
          </w:rPr>
          <w:t xml:space="preserve"> </w:t>
        </w:r>
        <w:r w:rsidR="0028620E" w:rsidRPr="00467ABD">
          <w:rPr>
            <w:lang w:eastAsia="en-GB"/>
          </w:rPr>
          <w:t>file</w:t>
        </w:r>
        <w:r w:rsidR="0028620E">
          <w:rPr>
            <w:lang w:eastAsia="en-GB"/>
          </w:rPr>
          <w:t xml:space="preserve"> is to run </w:t>
        </w:r>
        <w:r w:rsidR="0028620E" w:rsidRPr="00437410">
          <w:rPr>
            <w:rStyle w:val="Literal"/>
            <w:lang w:eastAsia="en-CA"/>
          </w:rPr>
          <w:t xml:space="preserve">cargo </w:t>
        </w:r>
        <w:proofErr w:type="spellStart"/>
        <w:r w:rsidR="0028620E" w:rsidRPr="00437410">
          <w:rPr>
            <w:rStyle w:val="Literal"/>
            <w:lang w:eastAsia="en-CA"/>
          </w:rPr>
          <w:t>init</w:t>
        </w:r>
        <w:proofErr w:type="spellEnd"/>
        <w:r w:rsidR="0028620E">
          <w:rPr>
            <w:lang w:eastAsia="en-GB"/>
          </w:rPr>
          <w:t>, which will create it for you automatically.</w:t>
        </w:r>
      </w:ins>
    </w:p>
    <w:p w14:paraId="59BE2931" w14:textId="77777777" w:rsidR="00D03C4A" w:rsidRDefault="00000000">
      <w:pPr>
        <w:pStyle w:val="HeadB"/>
      </w:pPr>
      <w:r>
        <w:fldChar w:fldCharType="begin"/>
      </w:r>
      <w:r>
        <w:instrText>xe "Cargo:commands"</w:instrText>
      </w:r>
      <w:r>
        <w:fldChar w:fldCharType="end"/>
      </w:r>
      <w:r>
        <w:fldChar w:fldCharType="begin"/>
      </w:r>
      <w:r>
        <w:instrText>xe "compiling:with cargo"</w:instrText>
      </w:r>
      <w:r>
        <w:fldChar w:fldCharType="end"/>
      </w:r>
      <w:r>
        <w:t>Building and Running a Cargo Project</w:t>
      </w:r>
    </w:p>
    <w:p w14:paraId="6F3F1C55" w14:textId="77777777" w:rsidR="00D03C4A" w:rsidRDefault="00000000">
      <w:pPr>
        <w:pStyle w:val="BodyFirst"/>
      </w:pPr>
      <w:r>
        <w:t xml:space="preserve">Now let’s look at what’s different when we build and run the “Hello, world!” program with Cargo! From your </w:t>
      </w:r>
      <w:proofErr w:type="spellStart"/>
      <w:r>
        <w:rPr>
          <w:rStyle w:val="Italic"/>
        </w:rPr>
        <w:t>hello_cargo</w:t>
      </w:r>
      <w:proofErr w:type="spellEnd"/>
      <w:r>
        <w:t xml:space="preserve"> directory, build your project by entering the following command:</w:t>
      </w:r>
    </w:p>
    <w:p w14:paraId="632ED96B" w14:textId="77777777" w:rsidR="00D03C4A" w:rsidRDefault="00D03C4A">
      <w:pPr>
        <w:pStyle w:val="CodeSpaceAbove"/>
      </w:pPr>
    </w:p>
    <w:p w14:paraId="1757D755" w14:textId="77777777" w:rsidR="00D03C4A" w:rsidRDefault="00000000">
      <w:pPr>
        <w:pStyle w:val="Code"/>
      </w:pPr>
      <w:r>
        <w:t xml:space="preserve">$ </w:t>
      </w:r>
      <w:r>
        <w:rPr>
          <w:rStyle w:val="LiteralBold"/>
        </w:rPr>
        <w:t xml:space="preserve">cargo </w:t>
      </w:r>
      <w:proofErr w:type="gramStart"/>
      <w:r>
        <w:rPr>
          <w:rStyle w:val="LiteralBold"/>
        </w:rPr>
        <w:t>build</w:t>
      </w:r>
      <w:proofErr w:type="gramEnd"/>
    </w:p>
    <w:p w14:paraId="1FEC9C37" w14:textId="77777777" w:rsidR="00D03C4A" w:rsidRDefault="00000000">
      <w:pPr>
        <w:pStyle w:val="Code"/>
      </w:pPr>
      <w:r>
        <w:t xml:space="preserve">   Compiling </w:t>
      </w:r>
      <w:proofErr w:type="spellStart"/>
      <w:r>
        <w:t>hello_cargo</w:t>
      </w:r>
      <w:proofErr w:type="spellEnd"/>
      <w:r>
        <w:t xml:space="preserve"> v0.1.0 (file:///projects/hello_cargo)</w:t>
      </w:r>
    </w:p>
    <w:p w14:paraId="5331B6A2" w14:textId="77777777" w:rsidR="00D03C4A" w:rsidRDefault="00000000">
      <w:pPr>
        <w:pStyle w:val="Code"/>
      </w:pPr>
      <w:r>
        <w:t xml:space="preserve">    Finished dev [unoptimized + </w:t>
      </w:r>
      <w:proofErr w:type="spellStart"/>
      <w:r>
        <w:t>debuginfo</w:t>
      </w:r>
      <w:proofErr w:type="spellEnd"/>
      <w:r>
        <w:t>] target(s) in 2.85 secs</w:t>
      </w:r>
    </w:p>
    <w:p w14:paraId="353837B9" w14:textId="77777777" w:rsidR="00D03C4A" w:rsidRDefault="00D03C4A">
      <w:pPr>
        <w:pStyle w:val="CodeSpaceBelow"/>
      </w:pPr>
    </w:p>
    <w:p w14:paraId="48BE8A00" w14:textId="77777777" w:rsidR="00D03C4A" w:rsidRDefault="00000000">
      <w:pPr>
        <w:pStyle w:val="Body"/>
      </w:pPr>
      <w:r>
        <w:fldChar w:fldCharType="begin"/>
      </w:r>
      <w:r>
        <w:instrText>xe "running code"</w:instrText>
      </w:r>
      <w:r>
        <w:fldChar w:fldCharType="end"/>
      </w:r>
      <w:r>
        <w:fldChar w:fldCharType="begin"/>
      </w:r>
      <w:r>
        <w:instrText>xe "executable file"</w:instrText>
      </w:r>
      <w:r>
        <w:fldChar w:fldCharType="end"/>
      </w:r>
      <w:r>
        <w:fldChar w:fldCharType="begin"/>
      </w:r>
      <w:r>
        <w:instrText>xe "executing code"</w:instrText>
      </w:r>
      <w:r>
        <w:fldChar w:fldCharType="end"/>
      </w:r>
      <w:r>
        <w:t xml:space="preserve">This command creates an executable file in </w:t>
      </w:r>
      <w:r>
        <w:rPr>
          <w:rStyle w:val="Italic"/>
        </w:rPr>
        <w:t>target/debug/</w:t>
      </w:r>
      <w:proofErr w:type="spellStart"/>
      <w:r>
        <w:rPr>
          <w:rStyle w:val="Italic"/>
        </w:rPr>
        <w:t>hello_cargo</w:t>
      </w:r>
      <w:proofErr w:type="spellEnd"/>
      <w:r>
        <w:t xml:space="preserve"> (or </w:t>
      </w:r>
      <w:r>
        <w:rPr>
          <w:rStyle w:val="Italic"/>
        </w:rPr>
        <w:t>target\debug\hello_cargo.exe</w:t>
      </w:r>
      <w:r>
        <w:t xml:space="preserve"> on Windows) rather than in your current directory. Because the default build is a debug build, Cargo puts the binary in a directory named </w:t>
      </w:r>
      <w:r>
        <w:rPr>
          <w:rStyle w:val="Italic"/>
        </w:rPr>
        <w:t>debug</w:t>
      </w:r>
      <w:r>
        <w:t>. You can run the executable with this command:</w:t>
      </w:r>
    </w:p>
    <w:p w14:paraId="50C0FB04" w14:textId="77777777" w:rsidR="00D03C4A" w:rsidRDefault="00D03C4A">
      <w:pPr>
        <w:pStyle w:val="CodeSpaceAbove"/>
      </w:pPr>
    </w:p>
    <w:p w14:paraId="166A9A34" w14:textId="77777777" w:rsidR="00D03C4A" w:rsidRDefault="00000000">
      <w:pPr>
        <w:pStyle w:val="Code"/>
      </w:pPr>
      <w:proofErr w:type="gramStart"/>
      <w:r>
        <w:t xml:space="preserve">$ </w:t>
      </w:r>
      <w:r>
        <w:rPr>
          <w:rStyle w:val="LiteralBold"/>
        </w:rPr>
        <w:t>.</w:t>
      </w:r>
      <w:proofErr w:type="gramEnd"/>
      <w:r>
        <w:rPr>
          <w:rStyle w:val="LiteralBold"/>
        </w:rPr>
        <w:t>/target/debug/</w:t>
      </w:r>
      <w:proofErr w:type="spellStart"/>
      <w:r>
        <w:rPr>
          <w:rStyle w:val="LiteralBold"/>
        </w:rPr>
        <w:t>hello_cargo</w:t>
      </w:r>
      <w:proofErr w:type="spellEnd"/>
      <w:r>
        <w:rPr>
          <w:rStyle w:val="LiteralBold"/>
        </w:rPr>
        <w:t xml:space="preserve"> # or .\target\debug\hello_cargo.exe on Windows</w:t>
      </w:r>
    </w:p>
    <w:p w14:paraId="12AA76E3" w14:textId="77777777" w:rsidR="00D03C4A" w:rsidRDefault="00000000">
      <w:pPr>
        <w:pStyle w:val="Code"/>
      </w:pPr>
      <w:r>
        <w:t>Hello, world!</w:t>
      </w:r>
    </w:p>
    <w:p w14:paraId="309FAC92" w14:textId="77777777" w:rsidR="00D03C4A" w:rsidRDefault="00D03C4A">
      <w:pPr>
        <w:pStyle w:val="CodeSpaceBelow"/>
      </w:pPr>
    </w:p>
    <w:p w14:paraId="78AC292A" w14:textId="77777777" w:rsidR="00D03C4A" w:rsidRDefault="00000000">
      <w:pPr>
        <w:pStyle w:val="Body"/>
      </w:pPr>
      <w:r>
        <w:t xml:space="preserve">If all goes well, </w:t>
      </w:r>
      <w:proofErr w:type="gramStart"/>
      <w:r>
        <w:rPr>
          <w:rStyle w:val="Literal"/>
        </w:rPr>
        <w:t>Hello</w:t>
      </w:r>
      <w:proofErr w:type="gramEnd"/>
      <w:r>
        <w:rPr>
          <w:rStyle w:val="Literal"/>
        </w:rPr>
        <w:t>, world!</w:t>
      </w:r>
      <w:r>
        <w:t xml:space="preserve"> should print to the terminal. </w:t>
      </w:r>
      <w:r>
        <w:fldChar w:fldCharType="begin"/>
      </w:r>
      <w:r>
        <w:instrText>xe "Cargo.lock"</w:instrText>
      </w:r>
      <w:r>
        <w:fldChar w:fldCharType="end"/>
      </w:r>
      <w:r>
        <w:t xml:space="preserve">Running </w:t>
      </w:r>
      <w:r>
        <w:rPr>
          <w:rStyle w:val="Literal"/>
          <w:spacing w:val="-2"/>
        </w:rPr>
        <w:t>cargo build</w:t>
      </w:r>
      <w:r>
        <w:rPr>
          <w:spacing w:val="-2"/>
        </w:rPr>
        <w:t xml:space="preserve"> for the first time also causes Cargo to create a new file at the top </w:t>
      </w:r>
      <w:r>
        <w:t xml:space="preserve">level: </w:t>
      </w:r>
      <w:proofErr w:type="spellStart"/>
      <w:r>
        <w:rPr>
          <w:rStyle w:val="Italic"/>
        </w:rPr>
        <w:t>Cargo.lock</w:t>
      </w:r>
      <w:proofErr w:type="spellEnd"/>
      <w:r>
        <w:t xml:space="preserve">. This file keeps track of the exact versions of dependencies in your project. This project doesn’t have dependencies, so the file is a bit sparse. You won’t ever need to change this file manually; Cargo manages its contents for you. </w:t>
      </w:r>
    </w:p>
    <w:p w14:paraId="7FB41F13" w14:textId="77777777" w:rsidR="00D03C4A" w:rsidRDefault="00000000">
      <w:pPr>
        <w:pStyle w:val="Body"/>
      </w:pPr>
      <w:r>
        <w:rPr>
          <w:spacing w:val="3"/>
        </w:rPr>
        <w:t xml:space="preserve">We just built a project with </w:t>
      </w:r>
      <w:r>
        <w:rPr>
          <w:rStyle w:val="Literal"/>
          <w:spacing w:val="3"/>
        </w:rPr>
        <w:t>cargo build</w:t>
      </w:r>
      <w:r>
        <w:rPr>
          <w:spacing w:val="3"/>
        </w:rPr>
        <w:t xml:space="preserve"> and ran it </w:t>
      </w:r>
      <w:proofErr w:type="gramStart"/>
      <w:r>
        <w:rPr>
          <w:spacing w:val="3"/>
        </w:rPr>
        <w:t xml:space="preserve">with </w:t>
      </w:r>
      <w:r>
        <w:rPr>
          <w:rStyle w:val="Literal"/>
          <w:spacing w:val="3"/>
        </w:rPr>
        <w:t>.</w:t>
      </w:r>
      <w:proofErr w:type="gramEnd"/>
      <w:r>
        <w:rPr>
          <w:rStyle w:val="Literal"/>
          <w:spacing w:val="3"/>
        </w:rPr>
        <w:t>/target/debug/</w:t>
      </w:r>
      <w:proofErr w:type="spellStart"/>
      <w:r>
        <w:rPr>
          <w:rStyle w:val="Literal"/>
        </w:rPr>
        <w:t>hello_cargo</w:t>
      </w:r>
      <w:proofErr w:type="spellEnd"/>
      <w:r>
        <w:t xml:space="preserve">, but </w:t>
      </w:r>
      <w:r>
        <w:fldChar w:fldCharType="begin"/>
      </w:r>
      <w:r>
        <w:instrText>xe "Cargo:commands"</w:instrText>
      </w:r>
      <w:r>
        <w:fldChar w:fldCharType="end"/>
      </w:r>
      <w:r>
        <w:t xml:space="preserve">we can also use </w:t>
      </w:r>
      <w:r>
        <w:rPr>
          <w:rStyle w:val="Literal"/>
        </w:rPr>
        <w:t>cargo run</w:t>
      </w:r>
      <w:r>
        <w:t xml:space="preserve"> to compile the code and then run the resultant executable all in one command:</w:t>
      </w:r>
    </w:p>
    <w:p w14:paraId="3C190E9E" w14:textId="77777777" w:rsidR="00D03C4A" w:rsidRDefault="00D03C4A">
      <w:pPr>
        <w:pStyle w:val="CodeSpaceAbove"/>
      </w:pPr>
    </w:p>
    <w:p w14:paraId="2852A0D6" w14:textId="77777777" w:rsidR="00D03C4A" w:rsidRDefault="00000000">
      <w:pPr>
        <w:pStyle w:val="Code"/>
      </w:pPr>
      <w:r>
        <w:t xml:space="preserve">$ </w:t>
      </w:r>
      <w:r>
        <w:rPr>
          <w:rStyle w:val="LiteralBold"/>
        </w:rPr>
        <w:t xml:space="preserve">cargo </w:t>
      </w:r>
      <w:proofErr w:type="gramStart"/>
      <w:r>
        <w:rPr>
          <w:rStyle w:val="LiteralBold"/>
        </w:rPr>
        <w:t>run</w:t>
      </w:r>
      <w:proofErr w:type="gramEnd"/>
    </w:p>
    <w:p w14:paraId="04F0F8A1" w14:textId="77777777" w:rsidR="00D03C4A" w:rsidRDefault="00000000">
      <w:pPr>
        <w:pStyle w:val="Code"/>
      </w:pPr>
      <w:r>
        <w:t xml:space="preserve">    Finished dev [unoptimized + </w:t>
      </w:r>
      <w:proofErr w:type="spellStart"/>
      <w:r>
        <w:t>debuginfo</w:t>
      </w:r>
      <w:proofErr w:type="spellEnd"/>
      <w:r>
        <w:t>] target(s) in 0.0 secs</w:t>
      </w:r>
    </w:p>
    <w:p w14:paraId="2B7EE586" w14:textId="77777777" w:rsidR="00D03C4A" w:rsidRDefault="00000000">
      <w:pPr>
        <w:pStyle w:val="Code"/>
      </w:pPr>
      <w:r>
        <w:t xml:space="preserve">     Running `target/debug/</w:t>
      </w:r>
      <w:proofErr w:type="spellStart"/>
      <w:r>
        <w:t>hello_cargo</w:t>
      </w:r>
      <w:proofErr w:type="spellEnd"/>
      <w:r>
        <w:t>`</w:t>
      </w:r>
    </w:p>
    <w:p w14:paraId="3E37FF86" w14:textId="77777777" w:rsidR="00D03C4A" w:rsidRDefault="00000000">
      <w:pPr>
        <w:pStyle w:val="Code"/>
      </w:pPr>
      <w:r>
        <w:t>Hello, world!</w:t>
      </w:r>
    </w:p>
    <w:p w14:paraId="05529A37" w14:textId="77777777" w:rsidR="00D03C4A" w:rsidRDefault="00D03C4A">
      <w:pPr>
        <w:pStyle w:val="CodeSpaceBelow"/>
      </w:pPr>
    </w:p>
    <w:p w14:paraId="4CF2DDFC" w14:textId="77777777" w:rsidR="00D03C4A" w:rsidRDefault="00000000">
      <w:pPr>
        <w:pStyle w:val="Body"/>
      </w:pPr>
      <w:r>
        <w:rPr>
          <w:spacing w:val="1"/>
        </w:rPr>
        <w:lastRenderedPageBreak/>
        <w:t xml:space="preserve">Using </w:t>
      </w:r>
      <w:r>
        <w:rPr>
          <w:rStyle w:val="Literal"/>
          <w:spacing w:val="1"/>
        </w:rPr>
        <w:t>cargo run</w:t>
      </w:r>
      <w:r>
        <w:rPr>
          <w:spacing w:val="1"/>
        </w:rPr>
        <w:t xml:space="preserve"> is more convenient than having to remember to run </w:t>
      </w:r>
      <w:r>
        <w:rPr>
          <w:rStyle w:val="Literal"/>
        </w:rPr>
        <w:t>cargo build</w:t>
      </w:r>
      <w:r>
        <w:t xml:space="preserve"> and then use the whole path to the binary, so most developers use </w:t>
      </w:r>
      <w:r>
        <w:rPr>
          <w:rStyle w:val="Literal"/>
        </w:rPr>
        <w:t>cargo run</w:t>
      </w:r>
      <w:r>
        <w:t>.</w:t>
      </w:r>
    </w:p>
    <w:p w14:paraId="1C3AFA9E" w14:textId="77777777" w:rsidR="00D03C4A" w:rsidRDefault="00000000">
      <w:pPr>
        <w:pStyle w:val="Body"/>
      </w:pPr>
      <w:r>
        <w:rPr>
          <w:spacing w:val="3"/>
        </w:rPr>
        <w:t xml:space="preserve">Notice that this time we didn’t see output indicating that Cargo was </w:t>
      </w:r>
      <w:r>
        <w:t xml:space="preserve">compiling </w:t>
      </w:r>
      <w:proofErr w:type="spellStart"/>
      <w:r>
        <w:rPr>
          <w:rStyle w:val="Literal"/>
        </w:rPr>
        <w:t>hello_cargo</w:t>
      </w:r>
      <w:proofErr w:type="spellEnd"/>
      <w:r>
        <w:t>. Cargo figured out that the files hadn’t changed, so it didn’t rebuild but just ran the binary. If you had modified your source code, Cargo would have rebuilt the project before running it, and you would have seen this output:</w:t>
      </w:r>
    </w:p>
    <w:p w14:paraId="1DAD52B9" w14:textId="77777777" w:rsidR="00D03C4A" w:rsidRDefault="00D03C4A">
      <w:pPr>
        <w:pStyle w:val="CodeSpaceAbove"/>
      </w:pPr>
    </w:p>
    <w:p w14:paraId="1D4B3616" w14:textId="77777777" w:rsidR="00D03C4A" w:rsidRDefault="00000000">
      <w:pPr>
        <w:pStyle w:val="Code"/>
      </w:pPr>
      <w:r>
        <w:t xml:space="preserve">$ </w:t>
      </w:r>
      <w:r>
        <w:rPr>
          <w:rStyle w:val="LiteralBold"/>
        </w:rPr>
        <w:t xml:space="preserve">cargo </w:t>
      </w:r>
      <w:proofErr w:type="gramStart"/>
      <w:r>
        <w:rPr>
          <w:rStyle w:val="LiteralBold"/>
        </w:rPr>
        <w:t>run</w:t>
      </w:r>
      <w:proofErr w:type="gramEnd"/>
    </w:p>
    <w:p w14:paraId="6966AA47" w14:textId="77777777" w:rsidR="00D03C4A" w:rsidRDefault="00000000">
      <w:pPr>
        <w:pStyle w:val="Code"/>
      </w:pPr>
      <w:r>
        <w:t xml:space="preserve">   Compiling </w:t>
      </w:r>
      <w:proofErr w:type="spellStart"/>
      <w:r>
        <w:t>hello_cargo</w:t>
      </w:r>
      <w:proofErr w:type="spellEnd"/>
      <w:r>
        <w:t xml:space="preserve"> v0.1.0 (file:///projects/hello_cargo)</w:t>
      </w:r>
    </w:p>
    <w:p w14:paraId="229F6027" w14:textId="77777777" w:rsidR="00D03C4A" w:rsidRDefault="00000000">
      <w:pPr>
        <w:pStyle w:val="Code"/>
      </w:pPr>
      <w:r>
        <w:t xml:space="preserve">    Finished dev [unoptimized + </w:t>
      </w:r>
      <w:proofErr w:type="spellStart"/>
      <w:r>
        <w:t>debuginfo</w:t>
      </w:r>
      <w:proofErr w:type="spellEnd"/>
      <w:r>
        <w:t>] target(s) in 0.33 secs</w:t>
      </w:r>
    </w:p>
    <w:p w14:paraId="57388365" w14:textId="77777777" w:rsidR="00D03C4A" w:rsidRDefault="00000000">
      <w:pPr>
        <w:pStyle w:val="Code"/>
      </w:pPr>
      <w:r>
        <w:t xml:space="preserve">     Running `target/debug/</w:t>
      </w:r>
      <w:proofErr w:type="spellStart"/>
      <w:r>
        <w:t>hello_cargo</w:t>
      </w:r>
      <w:proofErr w:type="spellEnd"/>
      <w:r>
        <w:t>`</w:t>
      </w:r>
    </w:p>
    <w:p w14:paraId="2E15A19E" w14:textId="77777777" w:rsidR="00D03C4A" w:rsidRDefault="00000000">
      <w:pPr>
        <w:pStyle w:val="Code"/>
      </w:pPr>
      <w:r>
        <w:t>Hello, world!</w:t>
      </w:r>
    </w:p>
    <w:p w14:paraId="0EE601C5" w14:textId="77777777" w:rsidR="00D03C4A" w:rsidRDefault="00D03C4A">
      <w:pPr>
        <w:pStyle w:val="CodeSpaceBelow"/>
      </w:pPr>
    </w:p>
    <w:p w14:paraId="28DE8E1A" w14:textId="77777777" w:rsidR="00D03C4A" w:rsidRDefault="00000000">
      <w:pPr>
        <w:pStyle w:val="Body"/>
        <w:rPr>
          <w:spacing w:val="-3"/>
        </w:rPr>
      </w:pPr>
      <w:r>
        <w:rPr>
          <w:spacing w:val="-3"/>
        </w:rPr>
        <w:fldChar w:fldCharType="begin"/>
      </w:r>
      <w:r>
        <w:rPr>
          <w:spacing w:val="-3"/>
        </w:rPr>
        <w:instrText>xe "Cargo:commands"</w:instrText>
      </w:r>
      <w:r>
        <w:rPr>
          <w:spacing w:val="-3"/>
        </w:rPr>
        <w:fldChar w:fldCharType="end"/>
      </w:r>
      <w:r>
        <w:rPr>
          <w:spacing w:val="-3"/>
        </w:rPr>
        <w:t xml:space="preserve">Cargo also provides a command called </w:t>
      </w:r>
      <w:r>
        <w:rPr>
          <w:rStyle w:val="Literal"/>
          <w:spacing w:val="-3"/>
        </w:rPr>
        <w:t>cargo check</w:t>
      </w:r>
      <w:r>
        <w:rPr>
          <w:spacing w:val="-3"/>
        </w:rPr>
        <w:t>. This command quickly checks your code to make sure it compiles but doesn’t produce an executable:</w:t>
      </w:r>
    </w:p>
    <w:p w14:paraId="7CFE4360" w14:textId="77777777" w:rsidR="00D03C4A" w:rsidRDefault="00D03C4A">
      <w:pPr>
        <w:pStyle w:val="CodeSpaceAbove"/>
      </w:pPr>
    </w:p>
    <w:p w14:paraId="416BA21A" w14:textId="77777777" w:rsidR="00D03C4A" w:rsidRDefault="00000000">
      <w:pPr>
        <w:pStyle w:val="Code"/>
      </w:pPr>
      <w:r>
        <w:t xml:space="preserve">$ </w:t>
      </w:r>
      <w:r>
        <w:rPr>
          <w:rStyle w:val="LiteralBold"/>
        </w:rPr>
        <w:t>cargo check</w:t>
      </w:r>
    </w:p>
    <w:p w14:paraId="59368C65" w14:textId="77777777" w:rsidR="00D03C4A" w:rsidRDefault="00000000">
      <w:pPr>
        <w:pStyle w:val="Code"/>
      </w:pPr>
      <w:r>
        <w:t xml:space="preserve">   Checking </w:t>
      </w:r>
      <w:proofErr w:type="spellStart"/>
      <w:r>
        <w:t>hello_cargo</w:t>
      </w:r>
      <w:proofErr w:type="spellEnd"/>
      <w:r>
        <w:t xml:space="preserve"> v0.1.0 (file:///projects/hello_cargo)</w:t>
      </w:r>
    </w:p>
    <w:p w14:paraId="1CB4ED70" w14:textId="77777777" w:rsidR="00D03C4A" w:rsidRDefault="00000000">
      <w:pPr>
        <w:pStyle w:val="Code"/>
      </w:pPr>
      <w:r>
        <w:t xml:space="preserve">    Finished dev [unoptimized + </w:t>
      </w:r>
      <w:proofErr w:type="spellStart"/>
      <w:r>
        <w:t>debuginfo</w:t>
      </w:r>
      <w:proofErr w:type="spellEnd"/>
      <w:r>
        <w:t>] target(s) in 0.32 secs</w:t>
      </w:r>
    </w:p>
    <w:p w14:paraId="6405A6FF" w14:textId="77777777" w:rsidR="00D03C4A" w:rsidRDefault="00D03C4A">
      <w:pPr>
        <w:pStyle w:val="CodeSpaceBelow"/>
      </w:pPr>
    </w:p>
    <w:p w14:paraId="47E45F26" w14:textId="77777777" w:rsidR="00D03C4A" w:rsidRDefault="00000000">
      <w:pPr>
        <w:pStyle w:val="Body"/>
      </w:pPr>
      <w:r>
        <w:rPr>
          <w:spacing w:val="3"/>
        </w:rPr>
        <w:t xml:space="preserve">Why would you not want an executable? Often, </w:t>
      </w:r>
      <w:r>
        <w:rPr>
          <w:rStyle w:val="Literal"/>
          <w:spacing w:val="3"/>
        </w:rPr>
        <w:t>cargo check</w:t>
      </w:r>
      <w:r>
        <w:rPr>
          <w:spacing w:val="3"/>
        </w:rPr>
        <w:t xml:space="preserve"> is much </w:t>
      </w:r>
      <w:r>
        <w:t xml:space="preserve">faster than </w:t>
      </w:r>
      <w:r>
        <w:rPr>
          <w:rStyle w:val="Literal"/>
        </w:rPr>
        <w:t>cargo build</w:t>
      </w:r>
      <w:r>
        <w:t xml:space="preserve"> because it skips the step of producing an executable. If you’re continually checking your work while writing the code, using </w:t>
      </w:r>
      <w:r>
        <w:rPr>
          <w:rStyle w:val="Literal"/>
        </w:rPr>
        <w:t>cargo check</w:t>
      </w:r>
      <w:r>
        <w:t xml:space="preserve"> will speed up the process of letting you know if your project is still compiling! As such, many </w:t>
      </w:r>
      <w:proofErr w:type="spellStart"/>
      <w:r>
        <w:t>Rustaceans</w:t>
      </w:r>
      <w:proofErr w:type="spellEnd"/>
      <w:r>
        <w:t xml:space="preserve"> run </w:t>
      </w:r>
      <w:r>
        <w:rPr>
          <w:rStyle w:val="Literal"/>
        </w:rPr>
        <w:t>cargo check</w:t>
      </w:r>
      <w:r>
        <w:t xml:space="preserve"> periodically as they write their program to make sure it compiles. Then they run </w:t>
      </w:r>
      <w:r>
        <w:rPr>
          <w:rStyle w:val="Literal"/>
        </w:rPr>
        <w:t>cargo build</w:t>
      </w:r>
      <w:r>
        <w:t xml:space="preserve"> when they’re ready to use the executable.</w:t>
      </w:r>
    </w:p>
    <w:p w14:paraId="1F231ED5" w14:textId="77777777" w:rsidR="00D03C4A" w:rsidRDefault="00000000">
      <w:pPr>
        <w:pStyle w:val="Body"/>
      </w:pPr>
      <w:r>
        <w:t>Let’s recap what we’ve learned so far about Cargo:</w:t>
      </w:r>
    </w:p>
    <w:p w14:paraId="216285AE" w14:textId="77777777" w:rsidR="00D03C4A" w:rsidRDefault="00000000">
      <w:pPr>
        <w:pStyle w:val="ListBullet"/>
      </w:pPr>
      <w:r>
        <w:t xml:space="preserve">We can create a project using </w:t>
      </w:r>
      <w:r>
        <w:rPr>
          <w:rStyle w:val="Literal"/>
        </w:rPr>
        <w:t>cargo new</w:t>
      </w:r>
      <w:r>
        <w:t>.</w:t>
      </w:r>
    </w:p>
    <w:p w14:paraId="5BAF35CE" w14:textId="77777777" w:rsidR="00D03C4A" w:rsidRDefault="00000000">
      <w:pPr>
        <w:pStyle w:val="ListBullet"/>
      </w:pPr>
      <w:r>
        <w:t xml:space="preserve">We can build a project using </w:t>
      </w:r>
      <w:r>
        <w:rPr>
          <w:rStyle w:val="Literal"/>
        </w:rPr>
        <w:t>cargo build</w:t>
      </w:r>
      <w:r>
        <w:t>.</w:t>
      </w:r>
    </w:p>
    <w:p w14:paraId="6BB0189E" w14:textId="77777777" w:rsidR="00D03C4A" w:rsidRDefault="00000000">
      <w:pPr>
        <w:pStyle w:val="ListBullet"/>
      </w:pPr>
      <w:r>
        <w:t xml:space="preserve">We can build and run a project in one step using </w:t>
      </w:r>
      <w:r>
        <w:rPr>
          <w:rStyle w:val="Literal"/>
        </w:rPr>
        <w:t>cargo run</w:t>
      </w:r>
      <w:r>
        <w:t>.</w:t>
      </w:r>
    </w:p>
    <w:p w14:paraId="5DAD5E1B" w14:textId="77777777" w:rsidR="00D03C4A" w:rsidRDefault="00000000">
      <w:pPr>
        <w:pStyle w:val="ListBullet"/>
      </w:pPr>
      <w:r>
        <w:t xml:space="preserve">We can build a project without producing a binary to check for errors using </w:t>
      </w:r>
      <w:r>
        <w:rPr>
          <w:rStyle w:val="Literal"/>
        </w:rPr>
        <w:t>cargo check</w:t>
      </w:r>
      <w:r>
        <w:t>.</w:t>
      </w:r>
    </w:p>
    <w:p w14:paraId="5F0023A0" w14:textId="77777777" w:rsidR="00D03C4A" w:rsidRDefault="00000000">
      <w:pPr>
        <w:pStyle w:val="ListBullet"/>
      </w:pPr>
      <w:r>
        <w:t xml:space="preserve">Instead of saving the result of the build in the same directory as our code, Cargo stores it in the </w:t>
      </w:r>
      <w:r>
        <w:rPr>
          <w:rStyle w:val="Italic"/>
        </w:rPr>
        <w:t>target/debug</w:t>
      </w:r>
      <w:r>
        <w:t xml:space="preserve"> directory.</w:t>
      </w:r>
    </w:p>
    <w:p w14:paraId="23638798" w14:textId="77777777" w:rsidR="00D03C4A" w:rsidRDefault="00000000">
      <w:pPr>
        <w:pStyle w:val="Body"/>
        <w:rPr>
          <w:spacing w:val="1"/>
        </w:rPr>
      </w:pPr>
      <w:r>
        <w:rPr>
          <w:spacing w:val="1"/>
        </w:rPr>
        <w:t xml:space="preserve">An additional advantage of using Cargo is that the commands are </w:t>
      </w:r>
      <w:r>
        <w:rPr>
          <w:spacing w:val="-1"/>
        </w:rPr>
        <w:t xml:space="preserve">the same no matter which operating system you’re working on. So, at this </w:t>
      </w:r>
      <w:r>
        <w:rPr>
          <w:spacing w:val="1"/>
        </w:rPr>
        <w:t xml:space="preserve">point, we’ll no longer provide specific </w:t>
      </w:r>
      <w:r>
        <w:rPr>
          <w:spacing w:val="1"/>
        </w:rPr>
        <w:lastRenderedPageBreak/>
        <w:t>instructions for Linux and macOS versus Windows.</w:t>
      </w:r>
    </w:p>
    <w:p w14:paraId="3C559D39" w14:textId="77777777" w:rsidR="00D03C4A" w:rsidRDefault="00000000">
      <w:pPr>
        <w:pStyle w:val="HeadB"/>
        <w:spacing w:before="120"/>
      </w:pPr>
      <w:r>
        <w:fldChar w:fldCharType="begin"/>
      </w:r>
      <w:r>
        <w:instrText>xe "compiling:in release mode"</w:instrText>
      </w:r>
      <w:r>
        <w:fldChar w:fldCharType="end"/>
      </w:r>
      <w:r>
        <w:fldChar w:fldCharType="begin"/>
      </w:r>
      <w:r>
        <w:instrText>xe "release mode"</w:instrText>
      </w:r>
      <w:r>
        <w:fldChar w:fldCharType="end"/>
      </w:r>
      <w:r>
        <w:fldChar w:fldCharType="begin"/>
      </w:r>
      <w:r>
        <w:instrText>xe "optimizations"</w:instrText>
      </w:r>
      <w:r>
        <w:fldChar w:fldCharType="end"/>
      </w:r>
      <w:r>
        <w:t>Building for Release</w:t>
      </w:r>
    </w:p>
    <w:p w14:paraId="3B7D66BA" w14:textId="77777777" w:rsidR="00D03C4A" w:rsidRDefault="00000000">
      <w:pPr>
        <w:pStyle w:val="BodyFirst"/>
      </w:pPr>
      <w:r>
        <w:rPr>
          <w:spacing w:val="-3"/>
        </w:rPr>
        <w:t xml:space="preserve">When your project is finally ready for release, you can use </w:t>
      </w:r>
      <w:r>
        <w:rPr>
          <w:rStyle w:val="Literal"/>
          <w:spacing w:val="-3"/>
        </w:rPr>
        <w:t>cargo build --release</w:t>
      </w:r>
      <w:r>
        <w:rPr>
          <w:spacing w:val="-3"/>
        </w:rPr>
        <w:t xml:space="preserve"> </w:t>
      </w:r>
      <w:r>
        <w:rPr>
          <w:spacing w:val="-1"/>
        </w:rPr>
        <w:t xml:space="preserve">to compile it with optimizations. This command will create an executable in </w:t>
      </w:r>
      <w:r>
        <w:rPr>
          <w:rStyle w:val="Italic"/>
        </w:rPr>
        <w:t>target/release</w:t>
      </w:r>
      <w:r>
        <w:t xml:space="preserve"> instead of </w:t>
      </w:r>
      <w:r>
        <w:rPr>
          <w:rStyle w:val="Italic"/>
        </w:rPr>
        <w:t>target/debug</w:t>
      </w:r>
      <w:r>
        <w:t xml:space="preserve">. The optimizations make your Rust code </w:t>
      </w:r>
      <w:r>
        <w:rPr>
          <w:spacing w:val="-3"/>
        </w:rPr>
        <w:t xml:space="preserve">run </w:t>
      </w:r>
      <w:proofErr w:type="gramStart"/>
      <w:r>
        <w:rPr>
          <w:spacing w:val="-3"/>
        </w:rPr>
        <w:t>faster, but</w:t>
      </w:r>
      <w:proofErr w:type="gramEnd"/>
      <w:r>
        <w:rPr>
          <w:spacing w:val="-3"/>
        </w:rPr>
        <w:t xml:space="preserve"> turning them on lengthens the time it takes for your program </w:t>
      </w:r>
      <w:r>
        <w:rPr>
          <w:spacing w:val="-2"/>
        </w:rPr>
        <w:t xml:space="preserve">to compile. This is why there are two different profiles: one for development, </w:t>
      </w:r>
      <w:r>
        <w:rPr>
          <w:spacing w:val="-3"/>
        </w:rPr>
        <w:t xml:space="preserve">when you want to rebuild quickly and often, and another for building the final </w:t>
      </w:r>
      <w:r>
        <w:rPr>
          <w:spacing w:val="-3"/>
        </w:rPr>
        <w:br/>
      </w:r>
      <w:r>
        <w:t xml:space="preserve">program you’ll give to a user that won’t be rebuilt repeatedly and that will run as fast as possible. If you’re benchmarking your code’s running time, be sure to run </w:t>
      </w:r>
      <w:r>
        <w:rPr>
          <w:rStyle w:val="Literal"/>
        </w:rPr>
        <w:t>cargo build --release</w:t>
      </w:r>
      <w:r>
        <w:t xml:space="preserve"> and benchmark with the executable in </w:t>
      </w:r>
      <w:r>
        <w:rPr>
          <w:rStyle w:val="Italic"/>
        </w:rPr>
        <w:t>target/release</w:t>
      </w:r>
      <w:r>
        <w:t>.</w:t>
      </w:r>
    </w:p>
    <w:p w14:paraId="54DAD14D" w14:textId="77777777" w:rsidR="00D03C4A" w:rsidRDefault="00000000">
      <w:pPr>
        <w:pStyle w:val="HeadB"/>
        <w:spacing w:before="140"/>
      </w:pPr>
      <w:r>
        <w:fldChar w:fldCharType="begin"/>
      </w:r>
      <w:r>
        <w:instrText>xe "conventions:Cargo"</w:instrText>
      </w:r>
      <w:r>
        <w:fldChar w:fldCharType="end"/>
      </w:r>
      <w:r>
        <w:t>Cargo as Convention</w:t>
      </w:r>
    </w:p>
    <w:p w14:paraId="699C47BE" w14:textId="77777777" w:rsidR="00D03C4A" w:rsidRDefault="00000000">
      <w:pPr>
        <w:pStyle w:val="BodyFirst"/>
      </w:pPr>
      <w:r>
        <w:rPr>
          <w:spacing w:val="2"/>
        </w:rPr>
        <w:t xml:space="preserve">With simple projects, Cargo doesn’t provide a lot of value over just using </w:t>
      </w:r>
      <w:r>
        <w:rPr>
          <w:rStyle w:val="Literal"/>
          <w:spacing w:val="2"/>
        </w:rPr>
        <w:t>rustc</w:t>
      </w:r>
      <w:r>
        <w:rPr>
          <w:spacing w:val="2"/>
        </w:rPr>
        <w:t xml:space="preserve">, but it will prove its worth as your programs become more intricate. </w:t>
      </w:r>
      <w:r>
        <w:t xml:space="preserve">Once programs grow to multiple files or need a </w:t>
      </w:r>
      <w:r>
        <w:fldChar w:fldCharType="begin"/>
      </w:r>
      <w:r>
        <w:instrText>xe "dependency"</w:instrText>
      </w:r>
      <w:r>
        <w:fldChar w:fldCharType="end"/>
      </w:r>
      <w:r>
        <w:t>dependency, it’s much easier to let Cargo coordinate the build.</w:t>
      </w:r>
    </w:p>
    <w:p w14:paraId="2B793CE2" w14:textId="77777777" w:rsidR="00D03C4A" w:rsidRDefault="00000000">
      <w:pPr>
        <w:pStyle w:val="Body"/>
      </w:pPr>
      <w:r>
        <w:t xml:space="preserve">Even though the </w:t>
      </w:r>
      <w:proofErr w:type="spellStart"/>
      <w:r>
        <w:rPr>
          <w:rStyle w:val="Literal"/>
        </w:rPr>
        <w:t>hello_cargo</w:t>
      </w:r>
      <w:proofErr w:type="spellEnd"/>
      <w:r>
        <w:t xml:space="preserve"> project is simple, it now uses much of the </w:t>
      </w:r>
      <w:r>
        <w:rPr>
          <w:spacing w:val="3"/>
        </w:rPr>
        <w:t xml:space="preserve">real tooling you’ll use in the rest of your Rust career. In fact, to work on </w:t>
      </w:r>
      <w:r>
        <w:t xml:space="preserve">any existing projects, you can use the following commands to check out the code using </w:t>
      </w:r>
      <w:r>
        <w:fldChar w:fldCharType="begin"/>
      </w:r>
      <w:r>
        <w:instrText>xe "Git"</w:instrText>
      </w:r>
      <w:r>
        <w:fldChar w:fldCharType="end"/>
      </w:r>
      <w:r>
        <w:t>Git, change to that project’s directory, and build:</w:t>
      </w:r>
    </w:p>
    <w:p w14:paraId="6521836A" w14:textId="77777777" w:rsidR="00D03C4A" w:rsidRDefault="00D03C4A">
      <w:pPr>
        <w:pStyle w:val="CodeSpaceAbove"/>
        <w:spacing w:before="120"/>
      </w:pPr>
    </w:p>
    <w:p w14:paraId="51BB6721" w14:textId="77777777" w:rsidR="00D03C4A" w:rsidRDefault="00000000">
      <w:pPr>
        <w:pStyle w:val="Code"/>
      </w:pPr>
      <w:r>
        <w:t xml:space="preserve">$ </w:t>
      </w:r>
      <w:r>
        <w:rPr>
          <w:rStyle w:val="LiteralBold"/>
        </w:rPr>
        <w:t>git clone example.org/</w:t>
      </w:r>
      <w:proofErr w:type="spellStart"/>
      <w:r>
        <w:rPr>
          <w:rStyle w:val="LiteralBold"/>
        </w:rPr>
        <w:t>someproject</w:t>
      </w:r>
      <w:proofErr w:type="spellEnd"/>
    </w:p>
    <w:p w14:paraId="1D702CDD" w14:textId="77777777" w:rsidR="00D03C4A" w:rsidRDefault="00000000">
      <w:pPr>
        <w:pStyle w:val="Code"/>
      </w:pPr>
      <w:r>
        <w:t xml:space="preserve">$ </w:t>
      </w:r>
      <w:r>
        <w:rPr>
          <w:rStyle w:val="LiteralBold"/>
        </w:rPr>
        <w:t xml:space="preserve">cd </w:t>
      </w:r>
      <w:proofErr w:type="spellStart"/>
      <w:r>
        <w:rPr>
          <w:rStyle w:val="LiteralBold"/>
        </w:rPr>
        <w:t>someproject</w:t>
      </w:r>
      <w:proofErr w:type="spellEnd"/>
    </w:p>
    <w:p w14:paraId="7375E5E3" w14:textId="77777777" w:rsidR="00D03C4A" w:rsidRDefault="00000000">
      <w:pPr>
        <w:pStyle w:val="Code"/>
      </w:pPr>
      <w:r>
        <w:t xml:space="preserve">$ </w:t>
      </w:r>
      <w:r>
        <w:rPr>
          <w:rStyle w:val="LiteralBold"/>
        </w:rPr>
        <w:t xml:space="preserve">cargo </w:t>
      </w:r>
      <w:proofErr w:type="gramStart"/>
      <w:r>
        <w:rPr>
          <w:rStyle w:val="LiteralBold"/>
        </w:rPr>
        <w:t>build</w:t>
      </w:r>
      <w:proofErr w:type="gramEnd"/>
    </w:p>
    <w:p w14:paraId="0D0119DF" w14:textId="77777777" w:rsidR="00D03C4A" w:rsidRDefault="00D03C4A">
      <w:pPr>
        <w:pStyle w:val="CodeSpaceBelow"/>
        <w:spacing w:after="140"/>
      </w:pPr>
    </w:p>
    <w:p w14:paraId="7E4A42C5" w14:textId="77777777" w:rsidR="00D03C4A" w:rsidRDefault="00000000">
      <w:pPr>
        <w:pStyle w:val="Body"/>
      </w:pPr>
      <w:r>
        <w:t xml:space="preserve">For more information about Cargo, check out its documentation at </w:t>
      </w:r>
      <w:hyperlink r:id="rId11" w:history="1">
        <w:r w:rsidR="00D03C4A">
          <w:rPr>
            <w:rStyle w:val="LinkURL"/>
          </w:rPr>
          <w:t>https://doc.rust-lang.org/cargo</w:t>
        </w:r>
      </w:hyperlink>
      <w:r>
        <w:t xml:space="preserve">. </w:t>
      </w:r>
    </w:p>
    <w:p w14:paraId="01F079B4" w14:textId="77777777" w:rsidR="00D03C4A" w:rsidRDefault="00000000">
      <w:pPr>
        <w:pStyle w:val="HeadA"/>
        <w:spacing w:before="300"/>
      </w:pPr>
      <w:r>
        <w:t>Summary</w:t>
      </w:r>
    </w:p>
    <w:p w14:paraId="0179A4B8" w14:textId="77777777" w:rsidR="00D03C4A" w:rsidRDefault="00000000">
      <w:pPr>
        <w:pStyle w:val="BodyFirst"/>
      </w:pPr>
      <w:r>
        <w:t>You’re already off to a great start on your Rust journey! In this chapter, you’ve learned how to:</w:t>
      </w:r>
    </w:p>
    <w:p w14:paraId="32B0CE69" w14:textId="77777777" w:rsidR="00D03C4A" w:rsidRDefault="00000000">
      <w:pPr>
        <w:pStyle w:val="ListBullet"/>
      </w:pPr>
      <w:r>
        <w:t xml:space="preserve">Install the latest stable version of Rust using </w:t>
      </w:r>
      <w:proofErr w:type="spellStart"/>
      <w:r>
        <w:rPr>
          <w:rStyle w:val="Literal"/>
        </w:rPr>
        <w:t>rustup</w:t>
      </w:r>
      <w:proofErr w:type="spellEnd"/>
    </w:p>
    <w:p w14:paraId="43EB5905" w14:textId="77777777" w:rsidR="00D03C4A" w:rsidRDefault="00000000">
      <w:pPr>
        <w:pStyle w:val="ListBullet"/>
      </w:pPr>
      <w:r>
        <w:t>Update to a newer Rust version</w:t>
      </w:r>
    </w:p>
    <w:p w14:paraId="36C2FB78" w14:textId="77777777" w:rsidR="00D03C4A" w:rsidRDefault="00000000">
      <w:pPr>
        <w:pStyle w:val="ListBullet"/>
      </w:pPr>
      <w:r>
        <w:t>Open locally installed documentation</w:t>
      </w:r>
    </w:p>
    <w:p w14:paraId="7135FE96" w14:textId="77777777" w:rsidR="00D03C4A" w:rsidRDefault="00000000">
      <w:pPr>
        <w:pStyle w:val="ListBullet"/>
      </w:pPr>
      <w:r>
        <w:t xml:space="preserve">Write and run a “Hello, world!” program using </w:t>
      </w:r>
      <w:r>
        <w:rPr>
          <w:rStyle w:val="Literal"/>
        </w:rPr>
        <w:t>rustc</w:t>
      </w:r>
      <w:r>
        <w:t xml:space="preserve"> directly</w:t>
      </w:r>
    </w:p>
    <w:p w14:paraId="3F74B215" w14:textId="77777777" w:rsidR="00D03C4A" w:rsidRDefault="00000000">
      <w:pPr>
        <w:pStyle w:val="ListBullet"/>
      </w:pPr>
      <w:r>
        <w:lastRenderedPageBreak/>
        <w:t>Create and run a new project using the conventions of Cargo</w:t>
      </w:r>
    </w:p>
    <w:p w14:paraId="7AE0B78D" w14:textId="77777777" w:rsidR="00721E8F" w:rsidRDefault="00000000">
      <w:pPr>
        <w:pStyle w:val="Body"/>
        <w:rPr>
          <w:spacing w:val="-1"/>
        </w:rPr>
      </w:pPr>
      <w:r>
        <w:rPr>
          <w:spacing w:val="-1"/>
        </w:rPr>
        <w:t xml:space="preserve">This is a great time to build a more substantial program to get used to reading and writing Rust code. So, in </w:t>
      </w:r>
      <w:r>
        <w:rPr>
          <w:rStyle w:val="Xref"/>
          <w:spacing w:val="-1"/>
        </w:rPr>
        <w:t>Chapter 2</w:t>
      </w:r>
      <w:r>
        <w:rPr>
          <w:spacing w:val="-1"/>
        </w:rPr>
        <w:t xml:space="preserve">, we’ll build a guessing game program. If you would rather start by learning how common programming concepts work in Rust, see </w:t>
      </w:r>
      <w:r>
        <w:rPr>
          <w:rStyle w:val="Xref"/>
          <w:spacing w:val="-1"/>
        </w:rPr>
        <w:t>Chapter 3</w:t>
      </w:r>
      <w:r>
        <w:rPr>
          <w:spacing w:val="-1"/>
        </w:rPr>
        <w:t xml:space="preserve"> and then return to </w:t>
      </w:r>
      <w:r>
        <w:rPr>
          <w:rStyle w:val="Xref"/>
          <w:spacing w:val="-1"/>
        </w:rPr>
        <w:t>Chapter 2</w:t>
      </w:r>
      <w:r>
        <w:rPr>
          <w:spacing w:val="-1"/>
        </w:rPr>
        <w:t>.</w:t>
      </w:r>
    </w:p>
    <w:sectPr w:rsidR="00721E8F">
      <w:pgSz w:w="10080" w:h="13320"/>
      <w:pgMar w:top="720" w:right="1440" w:bottom="1440" w:left="16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 Krycho" w:date="2025-02-25T16:39:00Z" w:initials="CK">
    <w:p w14:paraId="12F0A2DE" w14:textId="77777777" w:rsidR="00A019AC" w:rsidRDefault="00A019AC" w:rsidP="00A019AC">
      <w:r>
        <w:rPr>
          <w:rStyle w:val="CommentReference"/>
        </w:rPr>
        <w:annotationRef/>
      </w:r>
      <w:r>
        <w:rPr>
          <w:color w:val="000000"/>
          <w:sz w:val="20"/>
          <w:szCs w:val="20"/>
        </w:rPr>
        <w:t>Going “backwards” like this is intentional: 1.3 doesn’t necessarily work with the version of curl shipped on macOS.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F0A2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EC8A19" w16cex:dateUtc="2025-02-25T2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F0A2DE" w16cid:durableId="52EC8A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ITC New Baskerville Std">
    <w:altName w:val="Cambria"/>
    <w:panose1 w:val="020B0604020202020204"/>
    <w:charset w:val="00"/>
    <w:family w:val="roman"/>
    <w:notTrueType/>
    <w:pitch w:val="variable"/>
    <w:sig w:usb0="800000AF" w:usb1="5000204A" w:usb2="00000000" w:usb3="00000000" w:csb0="00000001" w:csb1="00000000"/>
  </w:font>
  <w:font w:name="Futura Std Condensed">
    <w:altName w:val="Century Gothic"/>
    <w:panose1 w:val="020B0502020204020303"/>
    <w:charset w:val="00"/>
    <w:family w:val="swiss"/>
    <w:notTrueType/>
    <w:pitch w:val="variable"/>
    <w:sig w:usb0="800000AF" w:usb1="4000204A" w:usb2="00000000" w:usb3="00000000" w:csb0="00000001" w:csb1="00000000"/>
  </w:font>
  <w:font w:name="Dogma OT Bold">
    <w:altName w:val="Calibri"/>
    <w:panose1 w:val="020B0604020202020204"/>
    <w:charset w:val="4D"/>
    <w:family w:val="auto"/>
    <w:notTrueType/>
    <w:pitch w:val="variable"/>
    <w:sig w:usb0="00000003" w:usb1="00000000" w:usb2="00000000" w:usb3="00000000" w:csb0="00000001" w:csb1="00000000"/>
  </w:font>
  <w:font w:name="Futura Std Book">
    <w:panose1 w:val="020B0502020204020303"/>
    <w:charset w:val="00"/>
    <w:family w:val="swiss"/>
    <w:notTrueType/>
    <w:pitch w:val="variable"/>
    <w:sig w:usb0="800000AF" w:usb1="4000204A" w:usb2="00000000" w:usb3="00000000" w:csb0="00000001" w:csb1="00000000"/>
  </w:font>
  <w:font w:name="TheSansMonoCd W5Regular">
    <w:panose1 w:val="020B0509040302020203"/>
    <w:charset w:val="4D"/>
    <w:family w:val="modern"/>
    <w:notTrueType/>
    <w:pitch w:val="fixed"/>
    <w:sig w:usb0="A000006F" w:usb1="5000202B" w:usb2="00000000" w:usb3="00000000" w:csb0="0000009B" w:csb1="00000000"/>
  </w:font>
  <w:font w:name="Futura Std Medium">
    <w:panose1 w:val="020B0702020204020203"/>
    <w:charset w:val="00"/>
    <w:family w:val="swiss"/>
    <w:notTrueType/>
    <w:pitch w:val="variable"/>
    <w:sig w:usb0="800000AF" w:usb1="4000204A" w:usb2="00000000" w:usb3="00000000" w:csb0="00000001" w:csb1="00000000"/>
  </w:font>
  <w:font w:name="Symbol Std">
    <w:altName w:val="Calibri"/>
    <w:panose1 w:val="020B0604020202020204"/>
    <w:charset w:val="00"/>
    <w:family w:val="auto"/>
    <w:pitch w:val="variable"/>
    <w:sig w:usb0="8000008B" w:usb1="100060EA" w:usb2="00000000" w:usb3="00000000" w:csb0="00000001" w:csb1="00000000"/>
  </w:font>
  <w:font w:name="Times Roman">
    <w:altName w:val="Times New Roman"/>
    <w:panose1 w:val="020B0604020202020204"/>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 Krycho">
    <w15:presenceInfo w15:providerId="Windows Live" w15:userId="5c12a0c3f03a3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SystemFonts/>
  <w:bordersDoNotSurroundHeader/>
  <w:bordersDoNotSurroundFooter/>
  <w:proofState w:spelling="clean" w:grammar="clean"/>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7D7"/>
    <w:rsid w:val="0019431D"/>
    <w:rsid w:val="0028620E"/>
    <w:rsid w:val="00563BE5"/>
    <w:rsid w:val="00721E8F"/>
    <w:rsid w:val="00920134"/>
    <w:rsid w:val="00A019AC"/>
    <w:rsid w:val="00AD6601"/>
    <w:rsid w:val="00AE1AA6"/>
    <w:rsid w:val="00B21BF4"/>
    <w:rsid w:val="00B647D7"/>
    <w:rsid w:val="00B92AF3"/>
    <w:rsid w:val="00C71A7B"/>
    <w:rsid w:val="00D03C4A"/>
    <w:rsid w:val="00D96F86"/>
    <w:rsid w:val="00F158A8"/>
    <w:rsid w:val="00F5792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AE93110"/>
  <w14:defaultImageDpi w14:val="0"/>
  <w15:docId w15:val="{CB7A7418-49E2-3F43-9B70-ED5855CFA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ITC New Baskerville Std" w:hAnsi="ITC New Baskerville Std" w:cs="ITC New Baskerville Std"/>
      <w:color w:val="000000"/>
      <w:kern w:val="0"/>
    </w:rPr>
  </w:style>
  <w:style w:type="paragraph" w:customStyle="1" w:styleId="ChapterNumber">
    <w:name w:val="ChapterNumber"/>
    <w:basedOn w:val="NoParagraphStyle"/>
    <w:next w:val="NoParagraphStyle"/>
    <w:uiPriority w:val="99"/>
    <w:pPr>
      <w:pageBreakBefore/>
      <w:suppressAutoHyphens/>
      <w:spacing w:line="2400" w:lineRule="atLeast"/>
      <w:ind w:left="1440"/>
      <w:jc w:val="center"/>
      <w:textAlignment w:val="baseline"/>
    </w:pPr>
    <w:rPr>
      <w:rFonts w:ascii="Futura Std Condensed" w:hAnsi="Futura Std Condensed" w:cs="Futura Std Condensed"/>
      <w:b/>
      <w:bCs/>
      <w:sz w:val="240"/>
      <w:szCs w:val="240"/>
    </w:rPr>
  </w:style>
  <w:style w:type="paragraph" w:customStyle="1" w:styleId="ChapterTitle">
    <w:name w:val="ChapterTitle"/>
    <w:basedOn w:val="NoParagraphStyle"/>
    <w:next w:val="NoParagraphStyle"/>
    <w:uiPriority w:val="99"/>
    <w:pPr>
      <w:keepLines/>
      <w:suppressAutoHyphens/>
      <w:spacing w:before="600" w:after="240" w:line="360" w:lineRule="atLeast"/>
      <w:ind w:left="1440"/>
      <w:jc w:val="center"/>
      <w:textAlignment w:val="baseline"/>
    </w:pPr>
    <w:rPr>
      <w:rFonts w:ascii="Dogma OT Bold" w:hAnsi="Dogma OT Bold" w:cs="Dogma OT Bold"/>
      <w:b/>
      <w:bCs/>
      <w:caps/>
      <w:spacing w:val="48"/>
      <w:sz w:val="32"/>
      <w:szCs w:val="32"/>
    </w:rPr>
  </w:style>
  <w:style w:type="paragraph" w:customStyle="1" w:styleId="ChapterIntro">
    <w:name w:val="ChapterIntro"/>
    <w:basedOn w:val="NoParagraphStyle"/>
    <w:next w:val="NoParagraphStyle"/>
    <w:uiPriority w:val="99"/>
    <w:pPr>
      <w:pageBreakBefore/>
      <w:spacing w:after="60" w:line="360" w:lineRule="atLeast"/>
      <w:ind w:left="1440"/>
      <w:textAlignment w:val="baseline"/>
    </w:pPr>
    <w:rPr>
      <w:spacing w:val="1"/>
      <w:sz w:val="28"/>
      <w:szCs w:val="28"/>
    </w:rPr>
  </w:style>
  <w:style w:type="paragraph" w:customStyle="1" w:styleId="ListBullet">
    <w:name w:val="ListBullet"/>
    <w:basedOn w:val="NoParagraphStyle"/>
    <w:next w:val="NoParagraphStyle"/>
    <w:uiPriority w:val="99"/>
    <w:pPr>
      <w:tabs>
        <w:tab w:val="left" w:pos="1800"/>
      </w:tabs>
      <w:spacing w:before="120" w:after="120" w:line="240" w:lineRule="atLeast"/>
      <w:ind w:left="1800" w:hanging="360"/>
      <w:textAlignment w:val="top"/>
    </w:pPr>
    <w:rPr>
      <w:sz w:val="20"/>
      <w:szCs w:val="20"/>
    </w:rPr>
  </w:style>
  <w:style w:type="paragraph" w:customStyle="1" w:styleId="HeadA">
    <w:name w:val="HeadA"/>
    <w:basedOn w:val="NoParagraphStyle"/>
    <w:next w:val="BodyContinued"/>
    <w:uiPriority w:val="99"/>
    <w:pPr>
      <w:keepNext/>
      <w:keepLines/>
      <w:tabs>
        <w:tab w:val="right" w:pos="1200"/>
        <w:tab w:val="left" w:pos="1440"/>
      </w:tabs>
      <w:suppressAutoHyphens/>
      <w:spacing w:before="420" w:after="120" w:line="300" w:lineRule="atLeast"/>
      <w:ind w:left="360"/>
      <w:textAlignment w:val="baseline"/>
    </w:pPr>
    <w:rPr>
      <w:rFonts w:ascii="Futura Std Book" w:hAnsi="Futura Std Book" w:cs="Futura Std Book"/>
      <w:b/>
      <w:bCs/>
    </w:rPr>
  </w:style>
  <w:style w:type="paragraph" w:customStyle="1" w:styleId="BodyFirst">
    <w:name w:val="BodyFirst"/>
    <w:basedOn w:val="NoParagraphStyle"/>
    <w:next w:val="NoParagraphStyle"/>
    <w:uiPriority w:val="99"/>
    <w:pPr>
      <w:spacing w:line="240" w:lineRule="atLeast"/>
      <w:ind w:left="1440"/>
      <w:textAlignment w:val="baseline"/>
    </w:pPr>
    <w:rPr>
      <w:sz w:val="20"/>
      <w:szCs w:val="20"/>
    </w:rPr>
  </w:style>
  <w:style w:type="paragraph" w:customStyle="1" w:styleId="Note">
    <w:name w:val="Note"/>
    <w:basedOn w:val="NoParagraphStyle"/>
    <w:next w:val="NoParagraphStyle"/>
    <w:uiPriority w:val="99"/>
    <w:pPr>
      <w:pBdr>
        <w:top w:val="single" w:sz="96" w:space="0" w:color="000000"/>
      </w:pBdr>
      <w:spacing w:before="240" w:after="240" w:line="240" w:lineRule="atLeast"/>
      <w:ind w:left="1440" w:hanging="820"/>
      <w:textAlignment w:val="baseline"/>
    </w:pPr>
    <w:rPr>
      <w:i/>
      <w:iCs/>
      <w:sz w:val="20"/>
      <w:szCs w:val="20"/>
    </w:rPr>
  </w:style>
  <w:style w:type="paragraph" w:customStyle="1" w:styleId="BodyContinued">
    <w:name w:val="BodyContinued"/>
    <w:basedOn w:val="NoParagraphStyle"/>
    <w:next w:val="NoParagraphStyle"/>
    <w:uiPriority w:val="99"/>
    <w:pPr>
      <w:spacing w:line="240" w:lineRule="atLeast"/>
      <w:ind w:left="1440"/>
      <w:textAlignment w:val="baseline"/>
    </w:pPr>
    <w:rPr>
      <w:sz w:val="20"/>
      <w:szCs w:val="20"/>
    </w:rPr>
  </w:style>
  <w:style w:type="paragraph" w:customStyle="1" w:styleId="Body">
    <w:name w:val="Body"/>
    <w:basedOn w:val="BodyContinued"/>
    <w:uiPriority w:val="99"/>
    <w:qFormat/>
    <w:pPr>
      <w:ind w:firstLine="360"/>
    </w:pPr>
  </w:style>
  <w:style w:type="paragraph" w:customStyle="1" w:styleId="BoxTitle">
    <w:name w:val="BoxTitle"/>
    <w:basedOn w:val="NoParagraphStyle"/>
    <w:uiPriority w:val="99"/>
    <w:rsid w:val="0019431D"/>
    <w:pPr>
      <w:shd w:val="clear" w:color="auto" w:fill="000000"/>
      <w:spacing w:before="600" w:after="240" w:line="300" w:lineRule="atLeast"/>
      <w:ind w:left="1440"/>
      <w:jc w:val="center"/>
      <w:textAlignment w:val="baseline"/>
    </w:pPr>
    <w:rPr>
      <w:rFonts w:ascii="Dogma OT Bold" w:hAnsi="Dogma OT Bold" w:cs="Dogma OT Bold"/>
      <w:b/>
      <w:bCs/>
      <w:caps/>
      <w:color w:val="FFFFFF" w:themeColor="background1"/>
      <w:spacing w:val="13"/>
      <w:sz w:val="18"/>
      <w:szCs w:val="18"/>
    </w:rPr>
  </w:style>
  <w:style w:type="paragraph" w:customStyle="1" w:styleId="BoxBodyFirst">
    <w:name w:val="BoxBodyFirst"/>
    <w:basedOn w:val="NoParagraphStyle"/>
    <w:next w:val="NoParagraphStyle"/>
    <w:uiPriority w:val="99"/>
    <w:rsid w:val="0019431D"/>
    <w:pPr>
      <w:spacing w:line="240" w:lineRule="atLeast"/>
      <w:ind w:left="1800" w:right="360"/>
    </w:pPr>
    <w:rPr>
      <w:rFonts w:ascii="Futura Std Book" w:hAnsi="Futura Std Book" w:cs="Futura Std Book"/>
      <w:sz w:val="17"/>
      <w:szCs w:val="17"/>
    </w:rPr>
  </w:style>
  <w:style w:type="paragraph" w:customStyle="1" w:styleId="BoxSpacer">
    <w:name w:val="_BoxSpacer"/>
    <w:basedOn w:val="Body"/>
    <w:uiPriority w:val="99"/>
    <w:pPr>
      <w:keepLines/>
      <w:spacing w:after="360"/>
    </w:pPr>
  </w:style>
  <w:style w:type="paragraph" w:customStyle="1" w:styleId="HeadB">
    <w:name w:val="HeadB"/>
    <w:basedOn w:val="NoParagraphStyle"/>
    <w:next w:val="BodyContinued"/>
    <w:qFormat/>
    <w:pPr>
      <w:keepNext/>
      <w:keepLines/>
      <w:tabs>
        <w:tab w:val="right" w:pos="1200"/>
        <w:tab w:val="left" w:pos="1440"/>
      </w:tabs>
      <w:suppressAutoHyphens/>
      <w:spacing w:before="240" w:after="80" w:line="300" w:lineRule="atLeast"/>
      <w:ind w:left="1440"/>
      <w:textAlignment w:val="baseline"/>
    </w:pPr>
    <w:rPr>
      <w:rFonts w:ascii="Futura Std Condensed" w:hAnsi="Futura Std Condensed" w:cs="Futura Std Condensed"/>
      <w:b/>
      <w:bCs/>
      <w:i/>
      <w:iCs/>
      <w:spacing w:val="6"/>
    </w:rPr>
  </w:style>
  <w:style w:type="paragraph" w:customStyle="1" w:styleId="CodeSpaceAbove">
    <w:name w:val="_CodeSpaceAbove"/>
    <w:basedOn w:val="NoParagraphStyle"/>
    <w:uiPriority w:val="99"/>
    <w:pPr>
      <w:pBdr>
        <w:top w:val="single" w:sz="4" w:space="0" w:color="auto"/>
      </w:pBdr>
      <w:spacing w:before="150"/>
    </w:pPr>
    <w:rPr>
      <w:sz w:val="4"/>
      <w:szCs w:val="4"/>
    </w:rPr>
  </w:style>
  <w:style w:type="paragraph" w:customStyle="1" w:styleId="Code">
    <w:name w:val="Code"/>
    <w:basedOn w:val="NoParagraphStyle"/>
    <w:uiPriority w:val="99"/>
    <w:pPr>
      <w:keepLines/>
      <w:suppressAutoHyphens/>
      <w:spacing w:line="210" w:lineRule="atLeast"/>
      <w:ind w:left="1440"/>
      <w:textAlignment w:val="top"/>
    </w:pPr>
    <w:rPr>
      <w:rFonts w:ascii="TheSansMonoCd W5Regular" w:hAnsi="TheSansMonoCd W5Regular" w:cs="TheSansMonoCd W5Regular"/>
      <w:sz w:val="17"/>
      <w:szCs w:val="17"/>
    </w:rPr>
  </w:style>
  <w:style w:type="paragraph" w:customStyle="1" w:styleId="CodeSpaceBelow">
    <w:name w:val="_CodeSpaceBelow"/>
    <w:basedOn w:val="NoParagraphStyle"/>
    <w:uiPriority w:val="99"/>
    <w:pPr>
      <w:pBdr>
        <w:top w:val="single" w:sz="4" w:space="0" w:color="auto"/>
      </w:pBdr>
      <w:spacing w:after="180"/>
    </w:pPr>
    <w:rPr>
      <w:sz w:val="4"/>
      <w:szCs w:val="4"/>
    </w:rPr>
  </w:style>
  <w:style w:type="paragraph" w:customStyle="1" w:styleId="CodeLabel">
    <w:name w:val="CodeLabel"/>
    <w:basedOn w:val="NoParagraphStyle"/>
    <w:uiPriority w:val="99"/>
    <w:pPr>
      <w:ind w:right="6840"/>
      <w:jc w:val="right"/>
    </w:pPr>
    <w:rPr>
      <w:rFonts w:ascii="Futura Std Medium" w:hAnsi="Futura Std Medium" w:cs="Futura Std Medium"/>
      <w:i/>
      <w:iCs/>
      <w:position w:val="-21"/>
      <w:sz w:val="17"/>
      <w:szCs w:val="17"/>
    </w:rPr>
  </w:style>
  <w:style w:type="paragraph" w:customStyle="1" w:styleId="CodeListingCaption">
    <w:name w:val="CodeListingCaption"/>
    <w:basedOn w:val="ChapterIntro"/>
    <w:next w:val="NoParagraphStyle"/>
    <w:uiPriority w:val="99"/>
    <w:pPr>
      <w:keepLines/>
      <w:pageBreakBefore w:val="0"/>
      <w:spacing w:after="120" w:line="210" w:lineRule="atLeast"/>
    </w:pPr>
    <w:rPr>
      <w:rFonts w:ascii="Futura Std Book" w:hAnsi="Futura Std Book" w:cs="Futura Std Book"/>
      <w:i/>
      <w:iCs/>
      <w:spacing w:val="0"/>
      <w:sz w:val="17"/>
      <w:szCs w:val="17"/>
    </w:rPr>
  </w:style>
  <w:style w:type="character" w:customStyle="1" w:styleId="Literal">
    <w:name w:val="Literal"/>
    <w:uiPriority w:val="1"/>
    <w:qFormat/>
    <w:rPr>
      <w:rFonts w:ascii="TheSansMonoCd W5Regular" w:hAnsi="TheSansMonoCd W5Regular" w:cs="TheSansMonoCd W5Regular"/>
      <w:color w:val="000000"/>
      <w:spacing w:val="0"/>
      <w:w w:val="100"/>
      <w:position w:val="0"/>
      <w:sz w:val="17"/>
      <w:szCs w:val="17"/>
      <w:u w:val="none"/>
      <w:vertAlign w:val="baseline"/>
      <w:lang w:val="en-US"/>
    </w:rPr>
  </w:style>
  <w:style w:type="character" w:customStyle="1" w:styleId="NoteHead">
    <w:name w:val="NoteHead"/>
    <w:uiPriority w:val="99"/>
    <w:rPr>
      <w:rFonts w:ascii="Dogma OT Bold" w:hAnsi="Dogma OT Bold" w:cs="Dogma OT Bold"/>
      <w:b/>
      <w:bCs/>
      <w:caps/>
      <w:outline/>
      <w:color w:val="000000"/>
      <w:spacing w:val="30"/>
      <w:sz w:val="15"/>
      <w:szCs w:val="15"/>
      <w:u w:val="none"/>
      <w:vertAlign w:val="baseline"/>
      <w14:textOutline w14:w="9525" w14:cap="flat" w14:cmpd="sng" w14:algn="ctr">
        <w14:solidFill>
          <w14:srgbClr w14:val="000000"/>
        </w14:solidFill>
        <w14:prstDash w14:val="solid"/>
        <w14:round/>
      </w14:textOutline>
      <w14:textFill>
        <w14:noFill/>
      </w14:textFill>
    </w:rPr>
  </w:style>
  <w:style w:type="character" w:customStyle="1" w:styleId="LiteralInNote">
    <w:name w:val="LiteralInNote"/>
    <w:basedOn w:val="Literal"/>
    <w:uiPriority w:val="99"/>
    <w:rPr>
      <w:rFonts w:ascii="TheSansMonoCd W5Regular" w:hAnsi="TheSansMonoCd W5Regular" w:cs="TheSansMonoCd W5Regular"/>
      <w:i/>
      <w:iCs/>
      <w:color w:val="000000"/>
      <w:spacing w:val="0"/>
      <w:w w:val="100"/>
      <w:position w:val="0"/>
      <w:sz w:val="17"/>
      <w:szCs w:val="17"/>
      <w:u w:val="none"/>
      <w:vertAlign w:val="baseline"/>
      <w:lang w:val="en-US"/>
    </w:rPr>
  </w:style>
  <w:style w:type="character" w:customStyle="1" w:styleId="LinkURL">
    <w:name w:val="LinkURL"/>
    <w:uiPriority w:val="1"/>
    <w:qFormat/>
    <w:rPr>
      <w:i/>
      <w:iCs/>
    </w:rPr>
  </w:style>
  <w:style w:type="character" w:customStyle="1" w:styleId="LinkURLRoman">
    <w:name w:val="LinkURLRoman"/>
    <w:basedOn w:val="LinkURL"/>
    <w:uiPriority w:val="99"/>
    <w:rPr>
      <w:i w:val="0"/>
      <w:iCs w:val="0"/>
    </w:rPr>
  </w:style>
  <w:style w:type="character" w:customStyle="1" w:styleId="LiteralBox">
    <w:name w:val="LiteralBox"/>
    <w:basedOn w:val="Literal"/>
    <w:uiPriority w:val="99"/>
    <w:rPr>
      <w:rFonts w:ascii="TheSansMonoCd W5Regular" w:hAnsi="TheSansMonoCd W5Regular" w:cs="TheSansMonoCd W5Regular"/>
      <w:color w:val="000000"/>
      <w:spacing w:val="0"/>
      <w:w w:val="100"/>
      <w:position w:val="0"/>
      <w:sz w:val="16"/>
      <w:szCs w:val="16"/>
      <w:u w:val="none"/>
      <w:vertAlign w:val="baseline"/>
      <w:lang w:val="en-US"/>
    </w:rPr>
  </w:style>
  <w:style w:type="character" w:customStyle="1" w:styleId="LiteralBold">
    <w:name w:val="LiteralBold"/>
    <w:uiPriority w:val="99"/>
    <w:rPr>
      <w:rFonts w:ascii="TheSansMonoCd W5Regular" w:hAnsi="TheSansMonoCd W5Regular" w:cs="TheSansMonoCd W5Regular"/>
      <w:b/>
      <w:bCs/>
      <w:color w:val="000000"/>
      <w:spacing w:val="0"/>
      <w:w w:val="100"/>
      <w:position w:val="0"/>
      <w:sz w:val="17"/>
      <w:szCs w:val="17"/>
      <w:u w:val="none"/>
      <w:vertAlign w:val="baseline"/>
      <w:lang w:val="en-US"/>
    </w:rPr>
  </w:style>
  <w:style w:type="character" w:customStyle="1" w:styleId="Italic">
    <w:name w:val="Italic"/>
    <w:uiPriority w:val="1"/>
    <w:qFormat/>
    <w:rPr>
      <w:i/>
      <w:iCs/>
    </w:rPr>
  </w:style>
  <w:style w:type="character" w:customStyle="1" w:styleId="Xref">
    <w:name w:val="Xref"/>
    <w:uiPriority w:val="99"/>
  </w:style>
  <w:style w:type="character" w:customStyle="1" w:styleId="LiteralCaption">
    <w:name w:val="LiteralCaption"/>
    <w:basedOn w:val="Literal"/>
    <w:uiPriority w:val="99"/>
    <w:rPr>
      <w:rFonts w:ascii="TheSansMonoCd W5Regular" w:hAnsi="TheSansMonoCd W5Regular" w:cs="TheSansMonoCd W5Regular"/>
      <w:i/>
      <w:iCs/>
      <w:color w:val="000000"/>
      <w:spacing w:val="0"/>
      <w:w w:val="100"/>
      <w:position w:val="0"/>
      <w:sz w:val="16"/>
      <w:szCs w:val="16"/>
      <w:u w:val="none"/>
      <w:vertAlign w:val="baseline"/>
      <w:lang w:val="en-US"/>
    </w:rPr>
  </w:style>
  <w:style w:type="character" w:customStyle="1" w:styleId="XrefRemoved">
    <w:name w:val="XrefRemoved"/>
    <w:uiPriority w:val="99"/>
  </w:style>
  <w:style w:type="character" w:customStyle="1" w:styleId="ItalicCaption">
    <w:name w:val="ItalicCaption"/>
    <w:uiPriority w:val="99"/>
  </w:style>
  <w:style w:type="character" w:customStyle="1" w:styleId="ChapterIntroSmallRoman">
    <w:name w:val="ChapterIntroSmallRoman"/>
    <w:uiPriority w:val="99"/>
    <w:rPr>
      <w:rFonts w:ascii="ITC New Baskerville Std" w:hAnsi="ITC New Baskerville Std" w:cs="ITC New Baskerville Std"/>
      <w:position w:val="-4"/>
      <w:sz w:val="20"/>
      <w:szCs w:val="20"/>
    </w:rPr>
  </w:style>
  <w:style w:type="character" w:customStyle="1" w:styleId="Bullet">
    <w:name w:val="Bullet"/>
    <w:uiPriority w:val="99"/>
    <w:rPr>
      <w:rFonts w:ascii="Symbol Std" w:hAnsi="Symbol Std" w:cs="Symbol Std"/>
      <w:color w:val="000000"/>
    </w:rPr>
  </w:style>
  <w:style w:type="character" w:customStyle="1" w:styleId="BaselineShiftMore">
    <w:name w:val="BaselineShiftMore"/>
    <w:uiPriority w:val="99"/>
    <w:rPr>
      <w:position w:val="-45"/>
    </w:rPr>
  </w:style>
  <w:style w:type="paragraph" w:styleId="Revision">
    <w:name w:val="Revision"/>
    <w:hidden/>
    <w:uiPriority w:val="99"/>
    <w:semiHidden/>
    <w:rsid w:val="00B21BF4"/>
    <w:pPr>
      <w:spacing w:after="0" w:line="240" w:lineRule="auto"/>
    </w:pPr>
  </w:style>
  <w:style w:type="character" w:styleId="Hyperlink">
    <w:name w:val="Hyperlink"/>
    <w:basedOn w:val="DefaultParagraphFont"/>
    <w:uiPriority w:val="99"/>
    <w:unhideWhenUsed/>
    <w:rsid w:val="00D96F86"/>
    <w:rPr>
      <w:color w:val="467886" w:themeColor="hyperlink"/>
      <w:u w:val="single"/>
    </w:rPr>
  </w:style>
  <w:style w:type="character" w:styleId="UnresolvedMention">
    <w:name w:val="Unresolved Mention"/>
    <w:basedOn w:val="DefaultParagraphFont"/>
    <w:uiPriority w:val="99"/>
    <w:semiHidden/>
    <w:unhideWhenUsed/>
    <w:rsid w:val="00D96F86"/>
    <w:rPr>
      <w:color w:val="605E5C"/>
      <w:shd w:val="clear" w:color="auto" w:fill="E1DFDD"/>
    </w:rPr>
  </w:style>
  <w:style w:type="character" w:styleId="CommentReference">
    <w:name w:val="annotation reference"/>
    <w:basedOn w:val="DefaultParagraphFont"/>
    <w:uiPriority w:val="99"/>
    <w:semiHidden/>
    <w:unhideWhenUsed/>
    <w:rsid w:val="00A019AC"/>
    <w:rPr>
      <w:sz w:val="16"/>
      <w:szCs w:val="16"/>
    </w:rPr>
  </w:style>
  <w:style w:type="paragraph" w:styleId="CommentText">
    <w:name w:val="annotation text"/>
    <w:basedOn w:val="Normal"/>
    <w:link w:val="CommentTextChar"/>
    <w:uiPriority w:val="99"/>
    <w:semiHidden/>
    <w:unhideWhenUsed/>
    <w:rsid w:val="00A019AC"/>
    <w:pPr>
      <w:spacing w:line="240" w:lineRule="auto"/>
    </w:pPr>
    <w:rPr>
      <w:sz w:val="20"/>
      <w:szCs w:val="20"/>
    </w:rPr>
  </w:style>
  <w:style w:type="character" w:customStyle="1" w:styleId="CommentTextChar">
    <w:name w:val="Comment Text Char"/>
    <w:basedOn w:val="DefaultParagraphFont"/>
    <w:link w:val="CommentText"/>
    <w:uiPriority w:val="99"/>
    <w:semiHidden/>
    <w:rsid w:val="00A019AC"/>
    <w:rPr>
      <w:sz w:val="20"/>
      <w:szCs w:val="20"/>
    </w:rPr>
  </w:style>
  <w:style w:type="paragraph" w:styleId="CommentSubject">
    <w:name w:val="annotation subject"/>
    <w:basedOn w:val="CommentText"/>
    <w:next w:val="CommentText"/>
    <w:link w:val="CommentSubjectChar"/>
    <w:uiPriority w:val="99"/>
    <w:semiHidden/>
    <w:unhideWhenUsed/>
    <w:rsid w:val="00A019AC"/>
    <w:rPr>
      <w:b/>
      <w:bCs/>
    </w:rPr>
  </w:style>
  <w:style w:type="character" w:customStyle="1" w:styleId="CommentSubjectChar">
    <w:name w:val="Comment Subject Char"/>
    <w:basedOn w:val="CommentTextChar"/>
    <w:link w:val="CommentSubject"/>
    <w:uiPriority w:val="99"/>
    <w:semiHidden/>
    <w:rsid w:val="00A019A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doc.rust-lang.org/cargo" TargetMode="External"/><Relationship Id="rId5" Type="http://schemas.openxmlformats.org/officeDocument/2006/relationships/comments" Target="comments.xml"/><Relationship Id="rId10" Type="http://schemas.openxmlformats.org/officeDocument/2006/relationships/hyperlink" Target="https://www.rust-lang.org/community" TargetMode="External"/><Relationship Id="rId4" Type="http://schemas.openxmlformats.org/officeDocument/2006/relationships/hyperlink" Target="https://forge.rust-lang.org/infra/other-installation-methods.html" TargetMode="External"/><Relationship Id="rId9" Type="http://schemas.openxmlformats.org/officeDocument/2006/relationships/hyperlink" Target="https://www.rust-lang.org/tools/instal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3715</Words>
  <Characters>21179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 Krycho</cp:lastModifiedBy>
  <cp:revision>11</cp:revision>
  <dcterms:created xsi:type="dcterms:W3CDTF">2025-01-06T18:56:00Z</dcterms:created>
  <dcterms:modified xsi:type="dcterms:W3CDTF">2025-02-25T23:39:00Z</dcterms:modified>
</cp:coreProperties>
</file>