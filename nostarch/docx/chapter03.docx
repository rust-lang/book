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E331" w14:textId="77777777" w:rsidR="00AE4407" w:rsidRDefault="00000000">
      <w:pPr>
        <w:pStyle w:val="ChapterNumber"/>
      </w:pPr>
      <w:r>
        <w:t>3</w:t>
      </w:r>
    </w:p>
    <w:p w14:paraId="526F7ADC" w14:textId="77777777" w:rsidR="00AE4407" w:rsidRDefault="00000000">
      <w:pPr>
        <w:pStyle w:val="ChapterTitle"/>
      </w:pPr>
      <w:r>
        <w:t>Common Programming Concepts</w:t>
      </w:r>
    </w:p>
    <w:p w14:paraId="19C91C45" w14:textId="77777777" w:rsidR="00AE4407" w:rsidRDefault="00000000">
      <w:pPr>
        <w:pStyle w:val="ChapterIntro"/>
      </w:pPr>
      <w:r>
        <w:lastRenderedPageBreak/>
        <w:t xml:space="preserve">This chapter covers concepts that appear in </w:t>
      </w:r>
      <w:r>
        <w:rPr>
          <w:spacing w:val="3"/>
        </w:rPr>
        <w:t>almost every programming language and how they work in Rust. Many programming</w:t>
      </w:r>
      <w:r>
        <w:t xml:space="preserve"> languages have much in common at their core. </w:t>
      </w:r>
      <w:r>
        <w:rPr>
          <w:spacing w:val="6"/>
        </w:rPr>
        <w:t xml:space="preserve">None of the concepts presented in this chapter are </w:t>
      </w:r>
      <w:r>
        <w:t xml:space="preserve">unique to Rust, but we’ll discuss them in the context </w:t>
      </w:r>
      <w:r>
        <w:rPr>
          <w:spacing w:val="6"/>
        </w:rPr>
        <w:t xml:space="preserve">of Rust and explain the conventions around using </w:t>
      </w:r>
      <w:r>
        <w:t>these concepts.</w:t>
      </w:r>
    </w:p>
    <w:p w14:paraId="534E4E72" w14:textId="77777777" w:rsidR="00AE4407" w:rsidRDefault="00000000">
      <w:pPr>
        <w:pStyle w:val="Body"/>
      </w:pPr>
      <w:r>
        <w:t xml:space="preserve">Specifically, you’ll learn about variables, basic types, functions, comments, and control flow. These foundations will be in every Rust </w:t>
      </w:r>
      <w:proofErr w:type="gramStart"/>
      <w:r>
        <w:t>program, and</w:t>
      </w:r>
      <w:proofErr w:type="gramEnd"/>
      <w:r>
        <w:t xml:space="preserve"> learning them early will give you a strong core to start from.</w:t>
      </w:r>
    </w:p>
    <w:p w14:paraId="7E243AE9" w14:textId="77777777" w:rsidR="00AE4407" w:rsidRDefault="00000000" w:rsidP="007972BE">
      <w:pPr>
        <w:pStyle w:val="BoxTitle"/>
      </w:pPr>
      <w:r>
        <w:fldChar w:fldCharType="begin"/>
      </w:r>
      <w:r>
        <w:instrText>xe "keywords"</w:instrText>
      </w:r>
      <w:r>
        <w:fldChar w:fldCharType="end"/>
      </w:r>
      <w:r>
        <w:t>Keywords</w:t>
      </w:r>
    </w:p>
    <w:p w14:paraId="4EF4F222" w14:textId="77777777" w:rsidR="00AE4407" w:rsidRDefault="00000000" w:rsidP="007972BE">
      <w:pPr>
        <w:pStyle w:val="BoxBodyFirst"/>
      </w:pPr>
      <w:r>
        <w:t xml:space="preserve">The Rust language has a set of </w:t>
      </w:r>
      <w:r>
        <w:rPr>
          <w:rStyle w:val="ItalicBox"/>
        </w:rPr>
        <w:t>keywords</w:t>
      </w:r>
      <w:r>
        <w:t xml:space="preserve"> that are reserved for use by the language only, much as in other languages. Keep in mind that you cannot use these words as names of variables or functions. Most of the keywords have special meanings, and you’ll be using them to do various tasks in your Rust programs; a few have no current functionality associated with them but have been reserved for functionality that might be added to Rust in the future. You can find a list of the keywords in </w:t>
      </w:r>
      <w:r>
        <w:rPr>
          <w:rStyle w:val="Xref"/>
        </w:rPr>
        <w:t>Appendix A</w:t>
      </w:r>
      <w:r>
        <w:t>.</w:t>
      </w:r>
    </w:p>
    <w:p w14:paraId="25F9D500" w14:textId="77777777" w:rsidR="00AE4407" w:rsidRDefault="00AE4407">
      <w:pPr>
        <w:pStyle w:val="BoxSpacer"/>
        <w:spacing w:after="0"/>
      </w:pPr>
    </w:p>
    <w:p w14:paraId="7C6D21E2" w14:textId="77777777" w:rsidR="00AE4407" w:rsidRDefault="00000000">
      <w:pPr>
        <w:pStyle w:val="HeadA"/>
      </w:pPr>
      <w:r>
        <w:fldChar w:fldCharType="begin"/>
      </w:r>
      <w:r>
        <w:instrText>xe "variables"</w:instrText>
      </w:r>
      <w:r>
        <w:fldChar w:fldCharType="end"/>
      </w:r>
      <w:r>
        <w:fldChar w:fldCharType="begin"/>
      </w:r>
      <w:r>
        <w:instrText>xe "mutability:of variables"</w:instrText>
      </w:r>
      <w:r>
        <w:fldChar w:fldCharType="end"/>
      </w:r>
      <w:r>
        <w:fldChar w:fldCharType="begin"/>
      </w:r>
      <w:r>
        <w:instrText>xe "variables:mutability"</w:instrText>
      </w:r>
      <w:r>
        <w:fldChar w:fldCharType="end"/>
      </w:r>
      <w:r>
        <w:t>Variables and Mutability</w:t>
      </w:r>
    </w:p>
    <w:p w14:paraId="01B9E6D9" w14:textId="77777777" w:rsidR="00AE4407" w:rsidRDefault="00000000">
      <w:pPr>
        <w:pStyle w:val="BodyFirst"/>
      </w:pPr>
      <w:r>
        <w:rPr>
          <w:spacing w:val="3"/>
        </w:rPr>
        <w:t xml:space="preserve">As mentioned in </w:t>
      </w:r>
      <w:r>
        <w:rPr>
          <w:rStyle w:val="XrefRemoved"/>
          <w:spacing w:val="3"/>
        </w:rPr>
        <w:t>“Storing Values with Variables”</w:t>
      </w:r>
      <w:r>
        <w:rPr>
          <w:spacing w:val="3"/>
        </w:rPr>
        <w:t xml:space="preserve"> on </w:t>
      </w:r>
      <w:r>
        <w:rPr>
          <w:rStyle w:val="XrefRemoved"/>
          <w:spacing w:val="3"/>
        </w:rPr>
        <w:t>page 16</w:t>
      </w:r>
      <w:r>
        <w:rPr>
          <w:spacing w:val="3"/>
        </w:rPr>
        <w:t xml:space="preserve">, by default, </w:t>
      </w:r>
      <w:r>
        <w:t>variables are immutable. This is one of many nudges Rust gives you to write your code in a way that takes advantage of the safety and easy concurrency that Rust offers. However, you still have the option to make your variables mutable. Let’s explore how and why Rust encourages you to favor immutability and why sometimes you might want to opt out.</w:t>
      </w:r>
    </w:p>
    <w:p w14:paraId="53D9BD2A" w14:textId="77777777" w:rsidR="00AE4407" w:rsidRDefault="00000000">
      <w:pPr>
        <w:pStyle w:val="Body"/>
        <w:rPr>
          <w:spacing w:val="-2"/>
        </w:rPr>
      </w:pPr>
      <w:r>
        <w:rPr>
          <w:spacing w:val="-2"/>
        </w:rPr>
        <w:t xml:space="preserve">When a variable is immutable, once a value is bound to a name, you can’t change that value. To illustrate this, generate a new project called </w:t>
      </w:r>
      <w:r>
        <w:rPr>
          <w:rStyle w:val="Italic"/>
          <w:spacing w:val="-2"/>
        </w:rPr>
        <w:t>variables</w:t>
      </w:r>
      <w:r>
        <w:rPr>
          <w:spacing w:val="-2"/>
        </w:rPr>
        <w:t xml:space="preserve"> in your </w:t>
      </w:r>
      <w:r>
        <w:rPr>
          <w:rStyle w:val="Italic"/>
          <w:spacing w:val="-2"/>
        </w:rPr>
        <w:t>projects</w:t>
      </w:r>
      <w:r>
        <w:rPr>
          <w:spacing w:val="-2"/>
        </w:rPr>
        <w:t xml:space="preserve"> directory by using </w:t>
      </w:r>
      <w:r>
        <w:rPr>
          <w:rStyle w:val="Literal"/>
          <w:spacing w:val="-2"/>
        </w:rPr>
        <w:t>cargo new variables</w:t>
      </w:r>
      <w:r>
        <w:rPr>
          <w:spacing w:val="-2"/>
        </w:rPr>
        <w:t>.</w:t>
      </w:r>
    </w:p>
    <w:p w14:paraId="633AE626" w14:textId="77777777" w:rsidR="00AE4407" w:rsidRDefault="00000000">
      <w:pPr>
        <w:pStyle w:val="Body"/>
      </w:pPr>
      <w:r>
        <w:t xml:space="preserve">Then, in your new </w:t>
      </w:r>
      <w:proofErr w:type="gramStart"/>
      <w:r>
        <w:rPr>
          <w:rStyle w:val="Italic"/>
        </w:rPr>
        <w:t>variables</w:t>
      </w:r>
      <w:proofErr w:type="gramEnd"/>
      <w:r>
        <w:t xml:space="preserve"> directory, open </w:t>
      </w:r>
      <w:r>
        <w:rPr>
          <w:rStyle w:val="Italic"/>
        </w:rPr>
        <w:t>src/main.rs</w:t>
      </w:r>
      <w:r>
        <w:t xml:space="preserve"> and replace its code with the following code, which won’t compile </w:t>
      </w:r>
      <w:r>
        <w:lastRenderedPageBreak/>
        <w:t>just yet:</w:t>
      </w:r>
    </w:p>
    <w:p w14:paraId="659C343E" w14:textId="77777777" w:rsidR="00AE4407" w:rsidRDefault="00AE4407">
      <w:pPr>
        <w:pStyle w:val="CodeSpaceAbove"/>
      </w:pPr>
    </w:p>
    <w:p w14:paraId="348D12B4" w14:textId="77777777" w:rsidR="00AE4407" w:rsidRDefault="00000000" w:rsidP="00FD7A7D">
      <w:pPr>
        <w:pStyle w:val="CodeLabel"/>
      </w:pPr>
      <w:r>
        <w:t>src/main.rs</w:t>
      </w:r>
    </w:p>
    <w:p w14:paraId="2313579D" w14:textId="77777777" w:rsidR="00AE4407" w:rsidRDefault="00000000">
      <w:pPr>
        <w:pStyle w:val="Code"/>
      </w:pPr>
      <w:r>
        <w:t>fn main() {</w:t>
      </w:r>
    </w:p>
    <w:p w14:paraId="3814DBCE" w14:textId="77777777" w:rsidR="00AE4407" w:rsidRDefault="00000000">
      <w:pPr>
        <w:pStyle w:val="Code"/>
      </w:pPr>
      <w:r>
        <w:t xml:space="preserve">    let x = </w:t>
      </w:r>
      <w:proofErr w:type="gramStart"/>
      <w:r>
        <w:t>5;</w:t>
      </w:r>
      <w:proofErr w:type="gramEnd"/>
    </w:p>
    <w:p w14:paraId="13414967" w14:textId="77777777" w:rsidR="00AE4407" w:rsidRDefault="00000000">
      <w:pPr>
        <w:pStyle w:val="Code"/>
      </w:pPr>
      <w:r>
        <w:t xml:space="preserve">    println!("The value of x </w:t>
      </w:r>
      <w:proofErr w:type="gramStart"/>
      <w:r>
        <w:t>is:</w:t>
      </w:r>
      <w:proofErr w:type="gramEnd"/>
      <w:r>
        <w:t xml:space="preserve"> {x}");</w:t>
      </w:r>
    </w:p>
    <w:p w14:paraId="4AA9A68B" w14:textId="77777777" w:rsidR="00AE4407" w:rsidRDefault="00000000">
      <w:pPr>
        <w:pStyle w:val="Code"/>
      </w:pPr>
      <w:r>
        <w:t xml:space="preserve">    x = </w:t>
      </w:r>
      <w:proofErr w:type="gramStart"/>
      <w:r>
        <w:t>6;</w:t>
      </w:r>
      <w:proofErr w:type="gramEnd"/>
    </w:p>
    <w:p w14:paraId="69671030" w14:textId="77777777" w:rsidR="00AE4407" w:rsidRDefault="00000000">
      <w:pPr>
        <w:pStyle w:val="Code"/>
      </w:pPr>
      <w:r>
        <w:t xml:space="preserve">    println!("The value of x </w:t>
      </w:r>
      <w:proofErr w:type="gramStart"/>
      <w:r>
        <w:t>is:</w:t>
      </w:r>
      <w:proofErr w:type="gramEnd"/>
      <w:r>
        <w:t xml:space="preserve"> {x}");</w:t>
      </w:r>
    </w:p>
    <w:p w14:paraId="31E4FEA5" w14:textId="77777777" w:rsidR="00AE4407" w:rsidRDefault="00000000">
      <w:pPr>
        <w:pStyle w:val="Code"/>
      </w:pPr>
      <w:r>
        <w:t>}</w:t>
      </w:r>
    </w:p>
    <w:p w14:paraId="3909C76C" w14:textId="77777777" w:rsidR="00AE4407" w:rsidRDefault="00AE4407">
      <w:pPr>
        <w:pStyle w:val="CodeSpaceBelow"/>
      </w:pPr>
    </w:p>
    <w:p w14:paraId="47345F03" w14:textId="77777777" w:rsidR="00AE4407" w:rsidRDefault="00000000">
      <w:pPr>
        <w:pStyle w:val="Body"/>
      </w:pPr>
      <w:r>
        <w:t xml:space="preserve">Save and run the program using </w:t>
      </w:r>
      <w:r>
        <w:rPr>
          <w:rStyle w:val="Literal"/>
        </w:rPr>
        <w:t>cargo run</w:t>
      </w:r>
      <w:r>
        <w:t>. You should receive an error message regarding an immutability error, as shown in this output:</w:t>
      </w:r>
    </w:p>
    <w:p w14:paraId="3F2DDBB1" w14:textId="77777777" w:rsidR="00AE4407" w:rsidRDefault="00AE4407">
      <w:pPr>
        <w:pStyle w:val="CodeSpaceAbove"/>
      </w:pPr>
    </w:p>
    <w:p w14:paraId="5D51FAD4"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2D107594" w14:textId="77777777" w:rsidR="00AE4407" w:rsidRDefault="00000000">
      <w:pPr>
        <w:pStyle w:val="Code"/>
      </w:pPr>
      <w:r>
        <w:t xml:space="preserve">   Compiling variables v0.1.0 (file:///projects/variables)</w:t>
      </w:r>
    </w:p>
    <w:p w14:paraId="6B7B6B15" w14:textId="77777777" w:rsidR="00AE4407" w:rsidRDefault="00000000">
      <w:pPr>
        <w:pStyle w:val="Code"/>
      </w:pPr>
      <w:r>
        <w:t>error[E0384]: cannot assign twice to immutable variable `x`</w:t>
      </w:r>
    </w:p>
    <w:p w14:paraId="78C7E6EF" w14:textId="77777777" w:rsidR="00AE4407" w:rsidRDefault="00000000">
      <w:pPr>
        <w:pStyle w:val="Code"/>
      </w:pPr>
      <w:r>
        <w:t xml:space="preserve"> --&gt; </w:t>
      </w:r>
      <w:proofErr w:type="spellStart"/>
      <w:r>
        <w:t>src</w:t>
      </w:r>
      <w:proofErr w:type="spellEnd"/>
      <w:r>
        <w:t>/main.rs:4:5</w:t>
      </w:r>
    </w:p>
    <w:p w14:paraId="27F344A7" w14:textId="77777777" w:rsidR="00AE4407" w:rsidRDefault="00000000">
      <w:pPr>
        <w:pStyle w:val="Code"/>
      </w:pPr>
      <w:r>
        <w:t xml:space="preserve">  |</w:t>
      </w:r>
    </w:p>
    <w:p w14:paraId="3A9D8ED0" w14:textId="77777777" w:rsidR="00AE4407" w:rsidRDefault="00000000">
      <w:pPr>
        <w:pStyle w:val="Code"/>
      </w:pPr>
      <w:r>
        <w:t xml:space="preserve">2 |     let x = </w:t>
      </w:r>
      <w:proofErr w:type="gramStart"/>
      <w:r>
        <w:t>5;</w:t>
      </w:r>
      <w:proofErr w:type="gramEnd"/>
    </w:p>
    <w:p w14:paraId="497C9ABA" w14:textId="77777777" w:rsidR="00AE4407" w:rsidRDefault="00000000">
      <w:pPr>
        <w:pStyle w:val="Code"/>
      </w:pPr>
      <w:r>
        <w:t xml:space="preserve">  |         -</w:t>
      </w:r>
    </w:p>
    <w:p w14:paraId="4C48B141" w14:textId="77777777" w:rsidR="00AE4407" w:rsidRDefault="00000000">
      <w:pPr>
        <w:pStyle w:val="Code"/>
      </w:pPr>
      <w:r>
        <w:t xml:space="preserve">  |         |</w:t>
      </w:r>
    </w:p>
    <w:p w14:paraId="1BC4E2BB" w14:textId="77777777" w:rsidR="00AE4407" w:rsidRDefault="00000000">
      <w:pPr>
        <w:pStyle w:val="Code"/>
      </w:pPr>
      <w:r>
        <w:t xml:space="preserve">  |         first assignment to `x`</w:t>
      </w:r>
    </w:p>
    <w:p w14:paraId="6B3AEAC9" w14:textId="77777777" w:rsidR="00AE4407" w:rsidRDefault="00000000">
      <w:pPr>
        <w:pStyle w:val="Code"/>
      </w:pPr>
      <w:r>
        <w:t xml:space="preserve">  |         help: consider making this binding mutable: `mut x`</w:t>
      </w:r>
    </w:p>
    <w:p w14:paraId="4E4E0C77" w14:textId="77777777" w:rsidR="00AE4407" w:rsidRDefault="00000000">
      <w:pPr>
        <w:pStyle w:val="Code"/>
      </w:pPr>
      <w:r>
        <w:t>3 |     println!("The value of x is: {x}"</w:t>
      </w:r>
      <w:proofErr w:type="gramStart"/>
      <w:r>
        <w:t>);</w:t>
      </w:r>
      <w:proofErr w:type="gramEnd"/>
    </w:p>
    <w:p w14:paraId="23411D34" w14:textId="77777777" w:rsidR="00AE4407" w:rsidRDefault="00000000">
      <w:pPr>
        <w:pStyle w:val="Code"/>
      </w:pPr>
      <w:r>
        <w:t xml:space="preserve">4 |     x = </w:t>
      </w:r>
      <w:proofErr w:type="gramStart"/>
      <w:r>
        <w:t>6;</w:t>
      </w:r>
      <w:proofErr w:type="gramEnd"/>
    </w:p>
    <w:p w14:paraId="140A23EB" w14:textId="77777777" w:rsidR="00AE4407" w:rsidRDefault="00000000">
      <w:pPr>
        <w:pStyle w:val="Code"/>
      </w:pPr>
      <w:r>
        <w:t xml:space="preserve">  |     ^^^^^ cannot assign twice to immutable variable</w:t>
      </w:r>
    </w:p>
    <w:p w14:paraId="6410A18C" w14:textId="77777777" w:rsidR="00AE4407" w:rsidRDefault="00AE4407">
      <w:pPr>
        <w:pStyle w:val="CodeSpaceBelow"/>
      </w:pPr>
    </w:p>
    <w:p w14:paraId="6D125405" w14:textId="77777777" w:rsidR="00AE4407" w:rsidRDefault="00000000">
      <w:pPr>
        <w:pStyle w:val="Body"/>
        <w:rPr>
          <w:spacing w:val="2"/>
        </w:rPr>
      </w:pPr>
      <w:r>
        <w:rPr>
          <w:spacing w:val="2"/>
        </w:rPr>
        <w:t xml:space="preserve">This example shows how the compiler helps you find errors in your programs. Compiler errors can be frustrating, but </w:t>
      </w:r>
      <w:proofErr w:type="gramStart"/>
      <w:r>
        <w:rPr>
          <w:spacing w:val="2"/>
        </w:rPr>
        <w:t>really</w:t>
      </w:r>
      <w:proofErr w:type="gramEnd"/>
      <w:r>
        <w:rPr>
          <w:spacing w:val="2"/>
        </w:rPr>
        <w:t xml:space="preserve"> they only mean your program isn’t safely doing what you want it to do yet; they do </w:t>
      </w:r>
      <w:r>
        <w:rPr>
          <w:rStyle w:val="Italic"/>
          <w:spacing w:val="2"/>
        </w:rPr>
        <w:t>not</w:t>
      </w:r>
      <w:r>
        <w:rPr>
          <w:spacing w:val="2"/>
        </w:rPr>
        <w:t xml:space="preserve"> mean that you’re not a good programmer! Experienced </w:t>
      </w:r>
      <w:proofErr w:type="spellStart"/>
      <w:r>
        <w:rPr>
          <w:spacing w:val="2"/>
        </w:rPr>
        <w:t>Rustaceans</w:t>
      </w:r>
      <w:proofErr w:type="spellEnd"/>
      <w:r>
        <w:rPr>
          <w:spacing w:val="2"/>
        </w:rPr>
        <w:t xml:space="preserve"> still get compiler errors.</w:t>
      </w:r>
    </w:p>
    <w:p w14:paraId="732E2DB0" w14:textId="77777777" w:rsidR="00AE4407" w:rsidRDefault="00000000">
      <w:pPr>
        <w:pStyle w:val="Body"/>
      </w:pPr>
      <w:r>
        <w:rPr>
          <w:spacing w:val="-1"/>
        </w:rPr>
        <w:t xml:space="preserve">You received the error message </w:t>
      </w:r>
      <w:r>
        <w:rPr>
          <w:rStyle w:val="Literal"/>
          <w:spacing w:val="-1"/>
        </w:rPr>
        <w:t>cannot assign twice to immutable variable `x`</w:t>
      </w:r>
      <w:r>
        <w:rPr>
          <w:spacing w:val="-1"/>
        </w:rPr>
        <w:t xml:space="preserve"> </w:t>
      </w:r>
      <w:r>
        <w:t xml:space="preserve">because you tried to assign a second value to the immutable </w:t>
      </w:r>
      <w:r>
        <w:rPr>
          <w:rStyle w:val="Literal"/>
        </w:rPr>
        <w:t>x</w:t>
      </w:r>
      <w:r>
        <w:t xml:space="preserve"> variable.</w:t>
      </w:r>
    </w:p>
    <w:p w14:paraId="4D9BAC1A" w14:textId="77777777" w:rsidR="00AE4407" w:rsidRDefault="00000000">
      <w:pPr>
        <w:pStyle w:val="Body"/>
        <w:rPr>
          <w:spacing w:val="-1"/>
        </w:rPr>
      </w:pPr>
      <w:r>
        <w:rPr>
          <w:spacing w:val="3"/>
        </w:rPr>
        <w:t xml:space="preserve">It’s important that we get compile-time errors when we attempt to </w:t>
      </w:r>
      <w:r>
        <w:rPr>
          <w:spacing w:val="-1"/>
        </w:rPr>
        <w:t xml:space="preserve">change a value that’s designated as immutable because this very situation can lead to bugs. If one part of our code operates on the assumption that a value will never change and another part of our code changes that value, it’s </w:t>
      </w:r>
      <w:r>
        <w:rPr>
          <w:spacing w:val="1"/>
        </w:rPr>
        <w:t xml:space="preserve">possible that the first part of the code won’t do what it was designed to do. The cause of this kind of bug can be difficult to track down after the fact, especially when the second piece of code changes the value only </w:t>
      </w:r>
      <w:r>
        <w:rPr>
          <w:rStyle w:val="Italic"/>
          <w:spacing w:val="1"/>
        </w:rPr>
        <w:t>sometimes</w:t>
      </w:r>
      <w:r>
        <w:rPr>
          <w:spacing w:val="1"/>
        </w:rPr>
        <w:t xml:space="preserve">. </w:t>
      </w:r>
      <w:r>
        <w:rPr>
          <w:spacing w:val="-1"/>
        </w:rPr>
        <w:t xml:space="preserve">The Rust compiler guarantees that when you state that a value won’t change, </w:t>
      </w:r>
      <w:r>
        <w:rPr>
          <w:spacing w:val="2"/>
        </w:rPr>
        <w:t xml:space="preserve">it really won’t change, so you don’t have to keep track of it yourself. Your </w:t>
      </w:r>
      <w:r>
        <w:rPr>
          <w:spacing w:val="-1"/>
        </w:rPr>
        <w:t>code is thus easier to reason through.</w:t>
      </w:r>
    </w:p>
    <w:p w14:paraId="68264253" w14:textId="77777777" w:rsidR="00AE4407" w:rsidRDefault="00000000">
      <w:pPr>
        <w:pStyle w:val="Body"/>
      </w:pPr>
      <w:r>
        <w:lastRenderedPageBreak/>
        <w:fldChar w:fldCharType="begin"/>
      </w:r>
      <w:r>
        <w:instrText>xe "mut keyword:making a variable mutable with"</w:instrText>
      </w:r>
      <w:r>
        <w:fldChar w:fldCharType="end"/>
      </w:r>
      <w:r>
        <w:t xml:space="preserve">But mutability can be very </w:t>
      </w:r>
      <w:proofErr w:type="gramStart"/>
      <w:r>
        <w:t>useful, and</w:t>
      </w:r>
      <w:proofErr w:type="gramEnd"/>
      <w:r>
        <w:t xml:space="preserve"> can make code more convenient to write. Although variables are immutable by default, you can make them mutable by adding </w:t>
      </w:r>
      <w:r>
        <w:rPr>
          <w:rStyle w:val="Literal"/>
        </w:rPr>
        <w:t>mut</w:t>
      </w:r>
      <w:r>
        <w:t xml:space="preserve"> in front of the variable name as you did in </w:t>
      </w:r>
      <w:r>
        <w:rPr>
          <w:rStyle w:val="Xref"/>
        </w:rPr>
        <w:t>Chapter 2</w:t>
      </w:r>
      <w:r>
        <w:t xml:space="preserve">. </w:t>
      </w:r>
      <w:r>
        <w:rPr>
          <w:spacing w:val="2"/>
        </w:rPr>
        <w:t xml:space="preserve">Adding </w:t>
      </w:r>
      <w:r>
        <w:rPr>
          <w:rStyle w:val="Literal"/>
          <w:spacing w:val="2"/>
        </w:rPr>
        <w:t>mut</w:t>
      </w:r>
      <w:r>
        <w:rPr>
          <w:spacing w:val="2"/>
        </w:rPr>
        <w:t xml:space="preserve"> also conveys intent to future readers of the code by indicating </w:t>
      </w:r>
      <w:r>
        <w:t>that other parts of the code will be changing this variable’s value.</w:t>
      </w:r>
    </w:p>
    <w:p w14:paraId="1ECB6509" w14:textId="77777777" w:rsidR="00AE4407" w:rsidRDefault="00000000">
      <w:pPr>
        <w:pStyle w:val="Body"/>
      </w:pPr>
      <w:r>
        <w:t xml:space="preserve">For example, let’s change </w:t>
      </w:r>
      <w:r>
        <w:rPr>
          <w:rStyle w:val="Italic"/>
        </w:rPr>
        <w:t>src/main.rs</w:t>
      </w:r>
      <w:r>
        <w:t xml:space="preserve"> to the following:</w:t>
      </w:r>
    </w:p>
    <w:p w14:paraId="7BEFDFE9" w14:textId="77777777" w:rsidR="00AE4407" w:rsidRDefault="00AE4407">
      <w:pPr>
        <w:pStyle w:val="CodeSpaceAbove"/>
      </w:pPr>
    </w:p>
    <w:p w14:paraId="3C6DDF16" w14:textId="77777777" w:rsidR="00AE4407" w:rsidRDefault="00000000" w:rsidP="00FD7A7D">
      <w:pPr>
        <w:pStyle w:val="CodeLabel"/>
      </w:pPr>
      <w:r>
        <w:t>src/main.rs</w:t>
      </w:r>
    </w:p>
    <w:p w14:paraId="5E1428FB" w14:textId="77777777" w:rsidR="00AE4407" w:rsidRDefault="00000000">
      <w:pPr>
        <w:pStyle w:val="Code"/>
      </w:pPr>
      <w:r>
        <w:rPr>
          <w:rStyle w:val="LiteralGray"/>
        </w:rPr>
        <w:t>fn main() {</w:t>
      </w:r>
    </w:p>
    <w:p w14:paraId="467504CB" w14:textId="77777777" w:rsidR="00AE4407" w:rsidRDefault="00000000">
      <w:pPr>
        <w:pStyle w:val="Code"/>
      </w:pPr>
      <w:r>
        <w:t xml:space="preserve">    let mut x = </w:t>
      </w:r>
      <w:proofErr w:type="gramStart"/>
      <w:r>
        <w:t>5;</w:t>
      </w:r>
      <w:proofErr w:type="gramEnd"/>
    </w:p>
    <w:p w14:paraId="1245B0E6" w14:textId="77777777" w:rsidR="00AE4407" w:rsidRDefault="00000000">
      <w:pPr>
        <w:pStyle w:val="Code"/>
      </w:pPr>
      <w:r>
        <w:t xml:space="preserve">    </w:t>
      </w:r>
      <w:r>
        <w:rPr>
          <w:rStyle w:val="LiteralGray"/>
        </w:rPr>
        <w:t xml:space="preserve">println!("The value of x </w:t>
      </w:r>
      <w:proofErr w:type="gramStart"/>
      <w:r>
        <w:rPr>
          <w:rStyle w:val="LiteralGray"/>
        </w:rPr>
        <w:t>is:</w:t>
      </w:r>
      <w:proofErr w:type="gramEnd"/>
      <w:r>
        <w:rPr>
          <w:rStyle w:val="LiteralGray"/>
        </w:rPr>
        <w:t xml:space="preserve"> {x}");</w:t>
      </w:r>
    </w:p>
    <w:p w14:paraId="16A0102B" w14:textId="77777777" w:rsidR="00AE4407" w:rsidRDefault="00000000">
      <w:pPr>
        <w:pStyle w:val="Code"/>
      </w:pPr>
      <w:r>
        <w:rPr>
          <w:rStyle w:val="LiteralGray"/>
        </w:rPr>
        <w:t xml:space="preserve">    x = </w:t>
      </w:r>
      <w:proofErr w:type="gramStart"/>
      <w:r>
        <w:rPr>
          <w:rStyle w:val="LiteralGray"/>
        </w:rPr>
        <w:t>6;</w:t>
      </w:r>
      <w:proofErr w:type="gramEnd"/>
    </w:p>
    <w:p w14:paraId="15990655" w14:textId="77777777" w:rsidR="00AE4407" w:rsidRDefault="00000000">
      <w:pPr>
        <w:pStyle w:val="Code"/>
      </w:pPr>
      <w:r>
        <w:rPr>
          <w:rStyle w:val="LiteralGray"/>
        </w:rPr>
        <w:t xml:space="preserve">    println!("The value of x </w:t>
      </w:r>
      <w:proofErr w:type="gramStart"/>
      <w:r>
        <w:rPr>
          <w:rStyle w:val="LiteralGray"/>
        </w:rPr>
        <w:t>is:</w:t>
      </w:r>
      <w:proofErr w:type="gramEnd"/>
      <w:r>
        <w:rPr>
          <w:rStyle w:val="LiteralGray"/>
        </w:rPr>
        <w:t xml:space="preserve"> {x}");</w:t>
      </w:r>
    </w:p>
    <w:p w14:paraId="2A94B403" w14:textId="77777777" w:rsidR="00AE4407" w:rsidRDefault="00000000">
      <w:pPr>
        <w:pStyle w:val="Code"/>
      </w:pPr>
      <w:r>
        <w:rPr>
          <w:rStyle w:val="LiteralGray"/>
        </w:rPr>
        <w:t>}</w:t>
      </w:r>
    </w:p>
    <w:p w14:paraId="25CA955B" w14:textId="77777777" w:rsidR="00AE4407" w:rsidRDefault="00AE4407">
      <w:pPr>
        <w:pStyle w:val="CodeSpaceBelow"/>
      </w:pPr>
    </w:p>
    <w:p w14:paraId="67D09BB9" w14:textId="77777777" w:rsidR="00AE4407" w:rsidRDefault="00000000">
      <w:pPr>
        <w:pStyle w:val="Body"/>
      </w:pPr>
      <w:r>
        <w:t>When we run the program now, we get this:</w:t>
      </w:r>
    </w:p>
    <w:p w14:paraId="48F2F5FA" w14:textId="77777777" w:rsidR="00AE4407" w:rsidRDefault="00AE4407">
      <w:pPr>
        <w:pStyle w:val="CodeSpaceAbove"/>
      </w:pPr>
    </w:p>
    <w:p w14:paraId="2BD355A2"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6588EB36" w14:textId="77777777" w:rsidR="00AE4407" w:rsidRDefault="00000000">
      <w:pPr>
        <w:pStyle w:val="Code"/>
      </w:pPr>
      <w:r>
        <w:t xml:space="preserve">   Compiling variables v0.1.0 (file:///projects/variables)</w:t>
      </w:r>
    </w:p>
    <w:p w14:paraId="50B45BC5" w14:textId="28374D7C" w:rsidR="00AE4407" w:rsidRDefault="00000000">
      <w:pPr>
        <w:pStyle w:val="Code"/>
      </w:pPr>
      <w:r>
        <w:t xml:space="preserve">    Finished </w:t>
      </w:r>
      <w:ins w:id="0" w:author="Chris Krycho" w:date="2025-02-26T07:54:00Z" w16du:dateUtc="2025-02-26T14:54:00Z">
        <w:r w:rsidR="00133673">
          <w:t>`</w:t>
        </w:r>
      </w:ins>
      <w:r>
        <w:t>dev</w:t>
      </w:r>
      <w:ins w:id="1" w:author="Chris Krycho" w:date="2025-02-26T07:54:00Z" w16du:dateUtc="2025-02-26T14:54:00Z">
        <w:r w:rsidR="00133673">
          <w:t>` profile</w:t>
        </w:r>
      </w:ins>
      <w:r>
        <w:t xml:space="preserve"> [unoptimized + </w:t>
      </w:r>
      <w:proofErr w:type="spellStart"/>
      <w:r>
        <w:t>debuginfo</w:t>
      </w:r>
      <w:proofErr w:type="spellEnd"/>
      <w:r>
        <w:t>] target(s) in 0.30s</w:t>
      </w:r>
    </w:p>
    <w:p w14:paraId="323176A6" w14:textId="77777777" w:rsidR="00AE4407" w:rsidRDefault="00000000">
      <w:pPr>
        <w:pStyle w:val="Code"/>
      </w:pPr>
      <w:r>
        <w:t xml:space="preserve">     Running `target/debug/variables`</w:t>
      </w:r>
    </w:p>
    <w:p w14:paraId="2EA18F3B" w14:textId="77777777" w:rsidR="00AE4407" w:rsidRDefault="00000000">
      <w:pPr>
        <w:pStyle w:val="Code"/>
      </w:pPr>
      <w:r>
        <w:t>The value of x is: 5</w:t>
      </w:r>
    </w:p>
    <w:p w14:paraId="07008482" w14:textId="77777777" w:rsidR="00AE4407" w:rsidRDefault="00000000">
      <w:pPr>
        <w:pStyle w:val="Code"/>
      </w:pPr>
      <w:r>
        <w:t>The value of x is: 6</w:t>
      </w:r>
    </w:p>
    <w:p w14:paraId="39E819F0" w14:textId="77777777" w:rsidR="00AE4407" w:rsidRDefault="00AE4407">
      <w:pPr>
        <w:pStyle w:val="CodeSpaceBelow"/>
      </w:pPr>
    </w:p>
    <w:p w14:paraId="1837D432" w14:textId="77777777" w:rsidR="00AE4407" w:rsidRDefault="00000000">
      <w:pPr>
        <w:pStyle w:val="Body"/>
      </w:pPr>
      <w:r>
        <w:t xml:space="preserve">We’re allowed to change the value bound to </w:t>
      </w:r>
      <w:r>
        <w:rPr>
          <w:rStyle w:val="Literal"/>
        </w:rPr>
        <w:t>x</w:t>
      </w:r>
      <w:r>
        <w:t xml:space="preserve"> from </w:t>
      </w:r>
      <w:r>
        <w:rPr>
          <w:rStyle w:val="Literal"/>
        </w:rPr>
        <w:t>5</w:t>
      </w:r>
      <w:r>
        <w:t xml:space="preserve"> to </w:t>
      </w:r>
      <w:r>
        <w:rPr>
          <w:rStyle w:val="Literal"/>
        </w:rPr>
        <w:t>6</w:t>
      </w:r>
      <w:r>
        <w:t xml:space="preserve"> when </w:t>
      </w:r>
      <w:r>
        <w:rPr>
          <w:rStyle w:val="Literal"/>
        </w:rPr>
        <w:t>mut</w:t>
      </w:r>
      <w:r>
        <w:t xml:space="preserve"> is used. Ultimately, deciding whether to use mutability or not is up to you and depends on what you think is clearest in that </w:t>
      </w:r>
      <w:proofErr w:type="gramStart"/>
      <w:r>
        <w:t>particular situation</w:t>
      </w:r>
      <w:proofErr w:type="gramEnd"/>
      <w:r>
        <w:t>.</w:t>
      </w:r>
    </w:p>
    <w:p w14:paraId="30D44AFF" w14:textId="77777777" w:rsidR="00AE4407" w:rsidRDefault="00000000">
      <w:pPr>
        <w:pStyle w:val="HeadB"/>
        <w:spacing w:before="180"/>
      </w:pPr>
      <w:r>
        <w:fldChar w:fldCharType="begin"/>
      </w:r>
      <w:r>
        <w:instrText>xe "constants"</w:instrText>
      </w:r>
      <w:r>
        <w:fldChar w:fldCharType="end"/>
      </w:r>
      <w:r>
        <w:t>Constants</w:t>
      </w:r>
    </w:p>
    <w:p w14:paraId="5B4DE164" w14:textId="77777777" w:rsidR="00AE4407" w:rsidRDefault="00000000">
      <w:pPr>
        <w:pStyle w:val="BodyFirst"/>
      </w:pPr>
      <w:r>
        <w:rPr>
          <w:spacing w:val="3"/>
        </w:rPr>
        <w:fldChar w:fldCharType="begin"/>
      </w:r>
      <w:r>
        <w:rPr>
          <w:spacing w:val="3"/>
        </w:rPr>
        <w:instrText>xe "constants:vs. variables"</w:instrText>
      </w:r>
      <w:r>
        <w:rPr>
          <w:spacing w:val="3"/>
        </w:rPr>
        <w:fldChar w:fldCharType="end"/>
      </w:r>
      <w:r>
        <w:rPr>
          <w:spacing w:val="3"/>
        </w:rPr>
        <w:fldChar w:fldCharType="begin"/>
      </w:r>
      <w:r>
        <w:rPr>
          <w:spacing w:val="3"/>
        </w:rPr>
        <w:instrText>xe "variables:vs. constants"</w:instrText>
      </w:r>
      <w:r>
        <w:rPr>
          <w:spacing w:val="3"/>
        </w:rPr>
        <w:fldChar w:fldCharType="end"/>
      </w:r>
      <w:r>
        <w:rPr>
          <w:spacing w:val="3"/>
        </w:rPr>
        <w:t xml:space="preserve">Like immutable variables, </w:t>
      </w:r>
      <w:r>
        <w:rPr>
          <w:rStyle w:val="Italic"/>
          <w:spacing w:val="3"/>
        </w:rPr>
        <w:t>constants</w:t>
      </w:r>
      <w:r>
        <w:rPr>
          <w:spacing w:val="3"/>
        </w:rPr>
        <w:t xml:space="preserve"> are values that are bound to a name </w:t>
      </w:r>
      <w:r>
        <w:t>and are not allowed to change, but there are a few differences between constants and variables.</w:t>
      </w:r>
    </w:p>
    <w:p w14:paraId="55CCA17A" w14:textId="77777777" w:rsidR="00AE4407" w:rsidRDefault="00000000">
      <w:pPr>
        <w:pStyle w:val="Body"/>
      </w:pPr>
      <w:r>
        <w:t xml:space="preserve">First, you aren’t allowed to use </w:t>
      </w:r>
      <w:r>
        <w:rPr>
          <w:rStyle w:val="Literal"/>
        </w:rPr>
        <w:t>mut</w:t>
      </w:r>
      <w:r>
        <w:t xml:space="preserve"> with constants. Constants aren’t just </w:t>
      </w:r>
      <w:r>
        <w:rPr>
          <w:spacing w:val="3"/>
        </w:rPr>
        <w:t xml:space="preserve">immutable by default—they’re always immutable. You declare constants </w:t>
      </w:r>
      <w:r>
        <w:t xml:space="preserve">using the </w:t>
      </w:r>
      <w:r>
        <w:rPr>
          <w:rStyle w:val="Literal"/>
        </w:rPr>
        <w:t>const</w:t>
      </w:r>
      <w:r>
        <w:t xml:space="preserve"> keyword instead of the </w:t>
      </w:r>
      <w:r>
        <w:rPr>
          <w:rStyle w:val="Literal"/>
        </w:rPr>
        <w:t>let</w:t>
      </w:r>
      <w:r>
        <w:t xml:space="preserve"> keyword, and the type of the value </w:t>
      </w:r>
      <w:r>
        <w:rPr>
          <w:rStyle w:val="Italic"/>
        </w:rPr>
        <w:t>must</w:t>
      </w:r>
      <w:r>
        <w:t xml:space="preserve"> be annotated. We’ll cover types and type annotations in </w:t>
      </w:r>
      <w:r>
        <w:rPr>
          <w:rStyle w:val="XrefRemoved"/>
        </w:rPr>
        <w:t>“Data Types”</w:t>
      </w:r>
      <w:r>
        <w:t xml:space="preserve"> on </w:t>
      </w:r>
      <w:r>
        <w:rPr>
          <w:rStyle w:val="XrefRemoved"/>
        </w:rPr>
        <w:t>page 36</w:t>
      </w:r>
      <w:r>
        <w:t>, so don’t worry about the details right now. Just know that you must always annotate the type.</w:t>
      </w:r>
    </w:p>
    <w:p w14:paraId="265BB198" w14:textId="77777777" w:rsidR="00AE4407" w:rsidRDefault="00000000">
      <w:pPr>
        <w:pStyle w:val="Body"/>
        <w:rPr>
          <w:spacing w:val="-3"/>
        </w:rPr>
      </w:pPr>
      <w:r>
        <w:rPr>
          <w:spacing w:val="-3"/>
        </w:rPr>
        <w:t>Constants can be declared in any scope, including the global scope, which makes them useful for values that many parts of code need to know about.</w:t>
      </w:r>
    </w:p>
    <w:p w14:paraId="26B8D9C1" w14:textId="77777777" w:rsidR="00AE4407" w:rsidRDefault="00000000">
      <w:pPr>
        <w:pStyle w:val="Body"/>
        <w:rPr>
          <w:spacing w:val="-2"/>
        </w:rPr>
      </w:pPr>
      <w:r>
        <w:rPr>
          <w:spacing w:val="-2"/>
        </w:rPr>
        <w:t xml:space="preserve">The last difference is that constants may be set only to a constant expression, not the result of a value that could only be </w:t>
      </w:r>
      <w:r>
        <w:rPr>
          <w:spacing w:val="-2"/>
        </w:rPr>
        <w:lastRenderedPageBreak/>
        <w:t>computed at runtime.</w:t>
      </w:r>
    </w:p>
    <w:p w14:paraId="1C868A2C" w14:textId="77777777" w:rsidR="00AE4407" w:rsidRDefault="00000000">
      <w:pPr>
        <w:pStyle w:val="Body"/>
      </w:pPr>
      <w:r>
        <w:t>Here’s an example of a constant declaration:</w:t>
      </w:r>
    </w:p>
    <w:p w14:paraId="706F7147" w14:textId="77777777" w:rsidR="00AE4407" w:rsidRDefault="00AE4407">
      <w:pPr>
        <w:pStyle w:val="CodeSpaceAbove"/>
      </w:pPr>
    </w:p>
    <w:p w14:paraId="7E59B2F1" w14:textId="77777777" w:rsidR="00AE4407" w:rsidRDefault="00000000">
      <w:pPr>
        <w:pStyle w:val="Code"/>
      </w:pPr>
      <w:r>
        <w:t xml:space="preserve">const THREE_HOURS_IN_SECONDS: u32 = 60 * 60 * </w:t>
      </w:r>
      <w:proofErr w:type="gramStart"/>
      <w:r>
        <w:t>3;</w:t>
      </w:r>
      <w:proofErr w:type="gramEnd"/>
    </w:p>
    <w:p w14:paraId="5232B505" w14:textId="77777777" w:rsidR="00AE4407" w:rsidRDefault="00AE4407">
      <w:pPr>
        <w:pStyle w:val="CodeSpaceBelow"/>
      </w:pPr>
    </w:p>
    <w:p w14:paraId="7E576930" w14:textId="77777777" w:rsidR="00AE4407" w:rsidRDefault="00000000">
      <w:pPr>
        <w:pStyle w:val="Body"/>
      </w:pPr>
      <w:r>
        <w:fldChar w:fldCharType="begin"/>
      </w:r>
      <w:r>
        <w:instrText>xe "constant evaluation"</w:instrText>
      </w:r>
      <w:r>
        <w:fldChar w:fldCharType="end"/>
      </w:r>
      <w:r>
        <w:fldChar w:fldCharType="begin"/>
      </w:r>
      <w:r>
        <w:instrText>xe "compile-time evaluation" \t "</w:instrText>
      </w:r>
      <w:r>
        <w:rPr>
          <w:i/>
          <w:iCs/>
        </w:rPr>
        <w:instrText>See</w:instrText>
      </w:r>
      <w:r>
        <w:instrText>constant evaluation "</w:instrText>
      </w:r>
      <w:r>
        <w:fldChar w:fldCharType="end"/>
      </w:r>
      <w:r>
        <w:t xml:space="preserve">The constant’s name is </w:t>
      </w:r>
      <w:r>
        <w:rPr>
          <w:rStyle w:val="Literal"/>
        </w:rPr>
        <w:t>THREE_HOURS_IN_</w:t>
      </w:r>
      <w:proofErr w:type="gramStart"/>
      <w:r>
        <w:rPr>
          <w:rStyle w:val="Literal"/>
        </w:rPr>
        <w:t>SECONDS</w:t>
      </w:r>
      <w:proofErr w:type="gramEnd"/>
      <w:r>
        <w:t xml:space="preserve"> and its value is set to the </w:t>
      </w:r>
      <w:r>
        <w:rPr>
          <w:spacing w:val="3"/>
        </w:rPr>
        <w:t xml:space="preserve">result of multiplying 60 (the number of seconds in a minute) by 60 (the </w:t>
      </w:r>
      <w:r>
        <w:t xml:space="preserve">number of minutes in an hour) by 3 (the number of hours we want to count in this program). </w:t>
      </w:r>
      <w:r>
        <w:fldChar w:fldCharType="begin"/>
      </w:r>
      <w:r>
        <w:instrText>xe "conventions:naming"</w:instrText>
      </w:r>
      <w:r>
        <w:fldChar w:fldCharType="end"/>
      </w:r>
      <w:r>
        <w:t>Rust’s naming convention for constants is to use all upper</w:t>
      </w:r>
      <w:r>
        <w:rPr>
          <w:spacing w:val="3"/>
        </w:rPr>
        <w:t xml:space="preserve">case with underscores between words. The compiler </w:t>
      </w:r>
      <w:proofErr w:type="gramStart"/>
      <w:r>
        <w:rPr>
          <w:spacing w:val="3"/>
        </w:rPr>
        <w:t>is able to</w:t>
      </w:r>
      <w:proofErr w:type="gramEnd"/>
      <w:r>
        <w:rPr>
          <w:spacing w:val="3"/>
        </w:rPr>
        <w:t xml:space="preserve"> evaluate a </w:t>
      </w:r>
      <w:r>
        <w:t xml:space="preserve">limited set of operations at compile time, which lets us choose to write out this value in a way that’s easier to understand and verify, rather than setting </w:t>
      </w:r>
      <w:r>
        <w:rPr>
          <w:spacing w:val="2"/>
        </w:rPr>
        <w:t xml:space="preserve">this constant to the value </w:t>
      </w:r>
      <w:commentRangeStart w:id="2"/>
      <w:r w:rsidRPr="00AC034F">
        <w:rPr>
          <w:rPrChange w:id="3" w:author="Chris Krycho" w:date="2025-02-26T07:55:00Z" w16du:dateUtc="2025-02-26T14:55:00Z">
            <w:rPr>
              <w:rStyle w:val="Literal"/>
              <w:spacing w:val="2"/>
            </w:rPr>
          </w:rPrChange>
        </w:rPr>
        <w:t>10,800</w:t>
      </w:r>
      <w:commentRangeEnd w:id="2"/>
      <w:r w:rsidR="00AC034F">
        <w:rPr>
          <w:rStyle w:val="CommentReference"/>
          <w:rFonts w:asciiTheme="minorHAnsi" w:hAnsiTheme="minorHAnsi" w:cstheme="minorBidi"/>
          <w:color w:val="auto"/>
          <w:kern w:val="2"/>
        </w:rPr>
        <w:commentReference w:id="2"/>
      </w:r>
      <w:r>
        <w:rPr>
          <w:spacing w:val="2"/>
        </w:rPr>
        <w:t xml:space="preserve">. See the Rust Reference’s section on constant evaluation at </w:t>
      </w:r>
      <w:hyperlink r:id="rId8" w:history="1">
        <w:r>
          <w:rPr>
            <w:rStyle w:val="LinkURL"/>
            <w:spacing w:val="2"/>
          </w:rPr>
          <w:t>https://doc.rust-lang.org/reference/const_eval.html</w:t>
        </w:r>
      </w:hyperlink>
      <w:r>
        <w:rPr>
          <w:spacing w:val="2"/>
        </w:rPr>
        <w:t xml:space="preserve"> for more </w:t>
      </w:r>
      <w:r>
        <w:t xml:space="preserve">information on what operations can be used when declaring constants. </w:t>
      </w:r>
    </w:p>
    <w:p w14:paraId="7A6B579C" w14:textId="77777777" w:rsidR="00AE4407" w:rsidRDefault="00000000">
      <w:pPr>
        <w:pStyle w:val="Body"/>
      </w:pPr>
      <w:r>
        <w:t>Constants are valid for the entire time a program runs, within the scope in which they were declared. This property makes constants useful for values in your application domain that multiple parts of the program might need to know about, such as the maximum number of points any player of a game is allowed to earn, or the speed of light.</w:t>
      </w:r>
    </w:p>
    <w:p w14:paraId="030D0193" w14:textId="77777777" w:rsidR="00AE4407" w:rsidRDefault="00000000">
      <w:pPr>
        <w:pStyle w:val="Body"/>
      </w:pPr>
      <w:r>
        <w:t>Naming hardcoded values used throughout your program as constants is useful in conveying the meaning of that value to future maintainers of the code. It also helps to have only one place in your code you would need to change if the hardcoded value needed to be updated in the future.</w:t>
      </w:r>
    </w:p>
    <w:p w14:paraId="2502084C" w14:textId="77777777" w:rsidR="00AE4407" w:rsidRDefault="00000000">
      <w:pPr>
        <w:pStyle w:val="HeadB"/>
      </w:pPr>
      <w:r>
        <w:fldChar w:fldCharType="begin"/>
      </w:r>
      <w:r>
        <w:instrText>xe "shadowing"</w:instrText>
      </w:r>
      <w:r>
        <w:fldChar w:fldCharType="end"/>
      </w:r>
      <w:r>
        <w:fldChar w:fldCharType="begin"/>
      </w:r>
      <w:r>
        <w:instrText>xe "variables:shadowing"</w:instrText>
      </w:r>
      <w:r>
        <w:fldChar w:fldCharType="end"/>
      </w:r>
      <w:r>
        <w:t>Shadowing</w:t>
      </w:r>
    </w:p>
    <w:p w14:paraId="5A04FF50" w14:textId="77777777" w:rsidR="00AE4407" w:rsidRDefault="00000000">
      <w:pPr>
        <w:pStyle w:val="BodyFirst"/>
      </w:pPr>
      <w:r>
        <w:rPr>
          <w:spacing w:val="2"/>
        </w:rPr>
        <w:t xml:space="preserve">As you saw in the guessing game tutorial in </w:t>
      </w:r>
      <w:r>
        <w:rPr>
          <w:rStyle w:val="Xref"/>
          <w:spacing w:val="2"/>
        </w:rPr>
        <w:t>Chapter 2</w:t>
      </w:r>
      <w:r>
        <w:rPr>
          <w:spacing w:val="2"/>
        </w:rPr>
        <w:t xml:space="preserve">, you can declare a </w:t>
      </w:r>
      <w:r>
        <w:t xml:space="preserve">new variable with the same name as a previous variable. </w:t>
      </w:r>
      <w:proofErr w:type="spellStart"/>
      <w:r>
        <w:t>Rustaceans</w:t>
      </w:r>
      <w:proofErr w:type="spellEnd"/>
      <w:r>
        <w:t xml:space="preserve"> say that the first variable is </w:t>
      </w:r>
      <w:r>
        <w:rPr>
          <w:rStyle w:val="Italic"/>
        </w:rPr>
        <w:t>shadowed</w:t>
      </w:r>
      <w:r>
        <w:t xml:space="preserve"> by the second, which means that the second variable is what the compiler will see when you use the name of the variable. In effect, the second variable overshadows the first, taking any uses of the variable name to itself until either it itself is shadowed or the scope </w:t>
      </w:r>
      <w:r>
        <w:rPr>
          <w:spacing w:val="2"/>
        </w:rPr>
        <w:t xml:space="preserve">ends. We can shadow a variable by using the same variable’s name and </w:t>
      </w:r>
      <w:r>
        <w:t xml:space="preserve">repeating the use of the </w:t>
      </w:r>
      <w:r>
        <w:rPr>
          <w:rStyle w:val="Literal"/>
        </w:rPr>
        <w:t>let</w:t>
      </w:r>
      <w:r>
        <w:t xml:space="preserve"> keyword as follows:</w:t>
      </w:r>
    </w:p>
    <w:p w14:paraId="0CC37748" w14:textId="77777777" w:rsidR="00AE4407" w:rsidRDefault="00AE4407">
      <w:pPr>
        <w:pStyle w:val="CodeSpaceAbove"/>
      </w:pPr>
    </w:p>
    <w:p w14:paraId="41C3C91E" w14:textId="77777777" w:rsidR="00AE4407" w:rsidRDefault="00000000" w:rsidP="00FD7A7D">
      <w:pPr>
        <w:pStyle w:val="CodeLabel"/>
      </w:pPr>
      <w:r>
        <w:t>src/main.rs</w:t>
      </w:r>
    </w:p>
    <w:p w14:paraId="0F075413" w14:textId="77777777" w:rsidR="00AE4407" w:rsidRDefault="00000000">
      <w:pPr>
        <w:pStyle w:val="Code"/>
      </w:pPr>
      <w:r>
        <w:t>fn main() {</w:t>
      </w:r>
    </w:p>
    <w:p w14:paraId="27311E04" w14:textId="77777777" w:rsidR="00AE4407" w:rsidRDefault="00000000">
      <w:pPr>
        <w:pStyle w:val="Code"/>
      </w:pPr>
      <w:r>
        <w:t xml:space="preserve">    let x = </w:t>
      </w:r>
      <w:proofErr w:type="gramStart"/>
      <w:r>
        <w:t>5;</w:t>
      </w:r>
      <w:proofErr w:type="gramEnd"/>
    </w:p>
    <w:p w14:paraId="22595360" w14:textId="77777777" w:rsidR="00AE4407" w:rsidRDefault="00AE4407">
      <w:pPr>
        <w:pStyle w:val="Code"/>
      </w:pPr>
    </w:p>
    <w:p w14:paraId="57E04E22" w14:textId="77777777" w:rsidR="00AE4407" w:rsidRDefault="00000000">
      <w:pPr>
        <w:pStyle w:val="Code"/>
      </w:pPr>
      <w:r>
        <w:t xml:space="preserve">    let x = x + </w:t>
      </w:r>
      <w:proofErr w:type="gramStart"/>
      <w:r>
        <w:t>1;</w:t>
      </w:r>
      <w:proofErr w:type="gramEnd"/>
    </w:p>
    <w:p w14:paraId="53225A66" w14:textId="77777777" w:rsidR="00AE4407" w:rsidRDefault="00AE4407">
      <w:pPr>
        <w:pStyle w:val="Code"/>
      </w:pPr>
    </w:p>
    <w:p w14:paraId="67F2D20B" w14:textId="77777777" w:rsidR="00AE4407" w:rsidRDefault="00000000">
      <w:pPr>
        <w:pStyle w:val="Code"/>
      </w:pPr>
      <w:r>
        <w:t xml:space="preserve">    {</w:t>
      </w:r>
    </w:p>
    <w:p w14:paraId="6970EBC7" w14:textId="77777777" w:rsidR="00AE4407" w:rsidRDefault="00000000">
      <w:pPr>
        <w:pStyle w:val="Code"/>
      </w:pPr>
      <w:r>
        <w:t xml:space="preserve">        let x = x * </w:t>
      </w:r>
      <w:proofErr w:type="gramStart"/>
      <w:r>
        <w:t>2;</w:t>
      </w:r>
      <w:proofErr w:type="gramEnd"/>
    </w:p>
    <w:p w14:paraId="2C120DD5" w14:textId="77777777" w:rsidR="00AE4407" w:rsidRDefault="00000000">
      <w:pPr>
        <w:pStyle w:val="Code"/>
      </w:pPr>
      <w:r>
        <w:t xml:space="preserve">        println!("The value of x in the inner scope </w:t>
      </w:r>
      <w:proofErr w:type="gramStart"/>
      <w:r>
        <w:t>is:</w:t>
      </w:r>
      <w:proofErr w:type="gramEnd"/>
      <w:r>
        <w:t xml:space="preserve"> {x}");</w:t>
      </w:r>
    </w:p>
    <w:p w14:paraId="4BA9645E" w14:textId="77777777" w:rsidR="00AE4407" w:rsidRDefault="00000000">
      <w:pPr>
        <w:pStyle w:val="Code"/>
      </w:pPr>
      <w:r>
        <w:t xml:space="preserve">    }</w:t>
      </w:r>
    </w:p>
    <w:p w14:paraId="3C7C48A2" w14:textId="77777777" w:rsidR="00AE4407" w:rsidRDefault="00AE4407">
      <w:pPr>
        <w:pStyle w:val="Code"/>
      </w:pPr>
    </w:p>
    <w:p w14:paraId="06FB4A91" w14:textId="77777777" w:rsidR="00AE4407" w:rsidRDefault="00000000">
      <w:pPr>
        <w:pStyle w:val="Code"/>
      </w:pPr>
      <w:r>
        <w:t xml:space="preserve">    println!("The value of x </w:t>
      </w:r>
      <w:proofErr w:type="gramStart"/>
      <w:r>
        <w:t>is:</w:t>
      </w:r>
      <w:proofErr w:type="gramEnd"/>
      <w:r>
        <w:t xml:space="preserve"> {x}");</w:t>
      </w:r>
    </w:p>
    <w:p w14:paraId="71685CBD" w14:textId="77777777" w:rsidR="00AE4407" w:rsidRDefault="00000000">
      <w:pPr>
        <w:pStyle w:val="Code"/>
      </w:pPr>
      <w:r>
        <w:t>}</w:t>
      </w:r>
    </w:p>
    <w:p w14:paraId="4BBAA41D" w14:textId="77777777" w:rsidR="00AE4407" w:rsidRDefault="00AE4407">
      <w:pPr>
        <w:pStyle w:val="CodeSpaceBelow"/>
      </w:pPr>
    </w:p>
    <w:p w14:paraId="5236C420" w14:textId="77777777" w:rsidR="00AE4407" w:rsidRDefault="00000000">
      <w:pPr>
        <w:pStyle w:val="Body"/>
        <w:rPr>
          <w:spacing w:val="1"/>
        </w:rPr>
      </w:pPr>
      <w:r>
        <w:rPr>
          <w:spacing w:val="1"/>
        </w:rPr>
        <w:t xml:space="preserve">This program first binds </w:t>
      </w:r>
      <w:r>
        <w:rPr>
          <w:rStyle w:val="Literal"/>
          <w:spacing w:val="1"/>
        </w:rPr>
        <w:t>x</w:t>
      </w:r>
      <w:r>
        <w:rPr>
          <w:spacing w:val="1"/>
        </w:rPr>
        <w:t xml:space="preserve"> to a value of </w:t>
      </w:r>
      <w:r>
        <w:rPr>
          <w:rStyle w:val="Literal"/>
          <w:spacing w:val="1"/>
        </w:rPr>
        <w:t>5</w:t>
      </w:r>
      <w:r>
        <w:rPr>
          <w:spacing w:val="1"/>
        </w:rPr>
        <w:t xml:space="preserve">. Then it creates a new variable </w:t>
      </w:r>
      <w:r>
        <w:rPr>
          <w:rStyle w:val="Literal"/>
          <w:spacing w:val="1"/>
        </w:rPr>
        <w:t>x</w:t>
      </w:r>
      <w:r>
        <w:rPr>
          <w:spacing w:val="1"/>
        </w:rPr>
        <w:t xml:space="preserve"> by repeating </w:t>
      </w:r>
      <w:r>
        <w:rPr>
          <w:rStyle w:val="Literal"/>
          <w:spacing w:val="1"/>
        </w:rPr>
        <w:t>let x =</w:t>
      </w:r>
      <w:r>
        <w:rPr>
          <w:spacing w:val="1"/>
        </w:rPr>
        <w:t xml:space="preserve">, taking the original value and adding </w:t>
      </w:r>
      <w:r>
        <w:rPr>
          <w:rStyle w:val="Literal"/>
          <w:spacing w:val="1"/>
        </w:rPr>
        <w:t>1</w:t>
      </w:r>
      <w:r>
        <w:rPr>
          <w:spacing w:val="1"/>
        </w:rPr>
        <w:t xml:space="preserve"> so the </w:t>
      </w:r>
      <w:r>
        <w:rPr>
          <w:spacing w:val="3"/>
        </w:rPr>
        <w:t xml:space="preserve">value of </w:t>
      </w:r>
      <w:r>
        <w:rPr>
          <w:rStyle w:val="Literal"/>
          <w:spacing w:val="3"/>
        </w:rPr>
        <w:t>x</w:t>
      </w:r>
      <w:r>
        <w:rPr>
          <w:spacing w:val="3"/>
        </w:rPr>
        <w:t xml:space="preserve"> is then </w:t>
      </w:r>
      <w:r>
        <w:rPr>
          <w:rStyle w:val="Literal"/>
          <w:spacing w:val="3"/>
        </w:rPr>
        <w:t>6</w:t>
      </w:r>
      <w:r>
        <w:rPr>
          <w:spacing w:val="3"/>
        </w:rPr>
        <w:t xml:space="preserve">. Then, within an inner scope created with the curly </w:t>
      </w:r>
      <w:r>
        <w:t xml:space="preserve">brackets, the third </w:t>
      </w:r>
      <w:r>
        <w:rPr>
          <w:rStyle w:val="Literal"/>
        </w:rPr>
        <w:t>let</w:t>
      </w:r>
      <w:r>
        <w:t xml:space="preserve"> statement also shadows </w:t>
      </w:r>
      <w:r>
        <w:rPr>
          <w:rStyle w:val="Literal"/>
        </w:rPr>
        <w:t>x</w:t>
      </w:r>
      <w:r>
        <w:t xml:space="preserve"> and creates a new variable, multiplying the previous value by </w:t>
      </w:r>
      <w:r>
        <w:rPr>
          <w:rStyle w:val="Literal"/>
        </w:rPr>
        <w:t>2</w:t>
      </w:r>
      <w:r>
        <w:t xml:space="preserve"> to give </w:t>
      </w:r>
      <w:r>
        <w:rPr>
          <w:rStyle w:val="Literal"/>
        </w:rPr>
        <w:t>x</w:t>
      </w:r>
      <w:r>
        <w:t xml:space="preserve"> a value of </w:t>
      </w:r>
      <w:r>
        <w:rPr>
          <w:rStyle w:val="Literal"/>
        </w:rPr>
        <w:t>12</w:t>
      </w:r>
      <w:r>
        <w:t xml:space="preserve">. When that scope </w:t>
      </w:r>
      <w:r>
        <w:rPr>
          <w:spacing w:val="1"/>
        </w:rPr>
        <w:t xml:space="preserve">is over, the inner shadowing ends and </w:t>
      </w:r>
      <w:r>
        <w:rPr>
          <w:rStyle w:val="Literal"/>
          <w:spacing w:val="1"/>
        </w:rPr>
        <w:t>x</w:t>
      </w:r>
      <w:r>
        <w:rPr>
          <w:spacing w:val="1"/>
        </w:rPr>
        <w:t xml:space="preserve"> returns to being </w:t>
      </w:r>
      <w:r>
        <w:rPr>
          <w:rStyle w:val="Literal"/>
          <w:spacing w:val="1"/>
        </w:rPr>
        <w:t>6</w:t>
      </w:r>
      <w:r>
        <w:rPr>
          <w:spacing w:val="1"/>
        </w:rPr>
        <w:t>. When we run this program, it will output the following:</w:t>
      </w:r>
    </w:p>
    <w:p w14:paraId="1A0EE66E" w14:textId="77777777" w:rsidR="00AE4407" w:rsidRDefault="00AE4407">
      <w:pPr>
        <w:pStyle w:val="CodeSpaceAbove"/>
      </w:pPr>
    </w:p>
    <w:p w14:paraId="48AAC587"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5A68B564" w14:textId="77777777" w:rsidR="00AE4407" w:rsidRDefault="00000000">
      <w:pPr>
        <w:pStyle w:val="Code"/>
      </w:pPr>
      <w:r>
        <w:t xml:space="preserve">   Compiling variables v0.1.0 (file:///projects/variables)</w:t>
      </w:r>
    </w:p>
    <w:p w14:paraId="7E03A600" w14:textId="1558C495" w:rsidR="00AE4407" w:rsidRDefault="00000000">
      <w:pPr>
        <w:pStyle w:val="Code"/>
      </w:pPr>
      <w:r>
        <w:t xml:space="preserve">    Finished </w:t>
      </w:r>
      <w:ins w:id="4" w:author="Chris Krycho" w:date="2025-02-26T07:55:00Z" w16du:dateUtc="2025-02-26T14:55:00Z">
        <w:r w:rsidR="00AC034F">
          <w:t>`</w:t>
        </w:r>
      </w:ins>
      <w:r>
        <w:t>dev</w:t>
      </w:r>
      <w:ins w:id="5" w:author="Chris Krycho" w:date="2025-02-26T07:56:00Z" w16du:dateUtc="2025-02-26T14:56:00Z">
        <w:r w:rsidR="00AC034F">
          <w:t>` profile</w:t>
        </w:r>
      </w:ins>
      <w:r>
        <w:t xml:space="preserve"> [unoptimized + </w:t>
      </w:r>
      <w:proofErr w:type="spellStart"/>
      <w:r>
        <w:t>debuginfo</w:t>
      </w:r>
      <w:proofErr w:type="spellEnd"/>
      <w:r>
        <w:t>] target(s) in 0.31s</w:t>
      </w:r>
    </w:p>
    <w:p w14:paraId="6D0444AF" w14:textId="77777777" w:rsidR="00AE4407" w:rsidRDefault="00000000">
      <w:pPr>
        <w:pStyle w:val="Code"/>
      </w:pPr>
      <w:r>
        <w:t xml:space="preserve">     Running `target/debug/variables`</w:t>
      </w:r>
    </w:p>
    <w:p w14:paraId="57CBE2FC" w14:textId="77777777" w:rsidR="00AE4407" w:rsidRDefault="00000000">
      <w:pPr>
        <w:pStyle w:val="Code"/>
      </w:pPr>
      <w:r>
        <w:t>The value of x in the inner scope is: 12</w:t>
      </w:r>
    </w:p>
    <w:p w14:paraId="43CFCFAA" w14:textId="77777777" w:rsidR="00AE4407" w:rsidRDefault="00000000">
      <w:pPr>
        <w:pStyle w:val="Code"/>
      </w:pPr>
      <w:r>
        <w:t>The value of x is: 6</w:t>
      </w:r>
    </w:p>
    <w:p w14:paraId="165E78BD" w14:textId="77777777" w:rsidR="00AE4407" w:rsidRDefault="00AE4407">
      <w:pPr>
        <w:pStyle w:val="CodeSpaceBelow"/>
      </w:pPr>
    </w:p>
    <w:p w14:paraId="414AA52E" w14:textId="77777777" w:rsidR="00AE4407" w:rsidRDefault="00000000">
      <w:pPr>
        <w:pStyle w:val="Body"/>
        <w:rPr>
          <w:spacing w:val="-1"/>
        </w:rPr>
      </w:pPr>
      <w:r>
        <w:rPr>
          <w:spacing w:val="-3"/>
        </w:rPr>
        <w:fldChar w:fldCharType="begin"/>
      </w:r>
      <w:r>
        <w:rPr>
          <w:spacing w:val="-3"/>
        </w:rPr>
        <w:instrText>xe "mut keyword:vs. shadowing"</w:instrText>
      </w:r>
      <w:r>
        <w:rPr>
          <w:spacing w:val="-3"/>
        </w:rPr>
        <w:fldChar w:fldCharType="end"/>
      </w:r>
      <w:r>
        <w:rPr>
          <w:spacing w:val="-3"/>
        </w:rPr>
        <w:fldChar w:fldCharType="begin"/>
      </w:r>
      <w:r>
        <w:rPr>
          <w:spacing w:val="-3"/>
        </w:rPr>
        <w:instrText>xe "shadowing:vs. mut keyword"</w:instrText>
      </w:r>
      <w:r>
        <w:rPr>
          <w:spacing w:val="-3"/>
        </w:rPr>
        <w:fldChar w:fldCharType="end"/>
      </w:r>
      <w:r>
        <w:rPr>
          <w:spacing w:val="-3"/>
        </w:rPr>
        <w:t xml:space="preserve">Shadowing is different from marking a variable as </w:t>
      </w:r>
      <w:r>
        <w:rPr>
          <w:rStyle w:val="Literal"/>
          <w:spacing w:val="-3"/>
        </w:rPr>
        <w:t>mut</w:t>
      </w:r>
      <w:r>
        <w:rPr>
          <w:spacing w:val="-3"/>
        </w:rPr>
        <w:t xml:space="preserve"> because we’ll get a </w:t>
      </w:r>
      <w:r>
        <w:rPr>
          <w:spacing w:val="-1"/>
        </w:rPr>
        <w:t xml:space="preserve">compile-time error if we accidentally try to reassign to this variable without using the </w:t>
      </w:r>
      <w:r>
        <w:rPr>
          <w:rStyle w:val="Literal"/>
          <w:spacing w:val="-1"/>
        </w:rPr>
        <w:t>let</w:t>
      </w:r>
      <w:r>
        <w:rPr>
          <w:spacing w:val="-1"/>
        </w:rPr>
        <w:t xml:space="preserve"> keyword. By using </w:t>
      </w:r>
      <w:r>
        <w:rPr>
          <w:rStyle w:val="Literal"/>
          <w:spacing w:val="-1"/>
        </w:rPr>
        <w:t>let</w:t>
      </w:r>
      <w:r>
        <w:rPr>
          <w:spacing w:val="-1"/>
        </w:rPr>
        <w:t>, we can perform a few transformations on a value but have the variable be immutable after those transformations have been completed.</w:t>
      </w:r>
    </w:p>
    <w:p w14:paraId="67AFAA3A" w14:textId="77777777" w:rsidR="00AE4407" w:rsidRDefault="00000000">
      <w:pPr>
        <w:pStyle w:val="Body"/>
      </w:pPr>
      <w:r>
        <w:rPr>
          <w:spacing w:val="2"/>
        </w:rPr>
        <w:t xml:space="preserve">The other difference between </w:t>
      </w:r>
      <w:r>
        <w:rPr>
          <w:rStyle w:val="Literal"/>
          <w:spacing w:val="2"/>
        </w:rPr>
        <w:t>mut</w:t>
      </w:r>
      <w:r>
        <w:rPr>
          <w:spacing w:val="2"/>
        </w:rPr>
        <w:t xml:space="preserve"> and shadowing is that because we’re effectively creating a new variable when we use the </w:t>
      </w:r>
      <w:r>
        <w:rPr>
          <w:rStyle w:val="Literal"/>
          <w:spacing w:val="2"/>
        </w:rPr>
        <w:t>let</w:t>
      </w:r>
      <w:r>
        <w:rPr>
          <w:spacing w:val="2"/>
        </w:rPr>
        <w:t xml:space="preserve"> keyword again, we </w:t>
      </w:r>
      <w:r>
        <w:t>can change the type of the value but reuse the same name. For example, say our program asks a user to show how many spaces they want between some text by inputting space characters, and then we want to store that input as a number:</w:t>
      </w:r>
    </w:p>
    <w:p w14:paraId="59226F13" w14:textId="77777777" w:rsidR="00AE4407" w:rsidRDefault="00AE4407">
      <w:pPr>
        <w:pStyle w:val="CodeSpaceAbove"/>
      </w:pPr>
    </w:p>
    <w:p w14:paraId="190C1D59" w14:textId="77777777" w:rsidR="00AE4407" w:rsidRDefault="00000000">
      <w:pPr>
        <w:pStyle w:val="Code"/>
      </w:pPr>
      <w:r>
        <w:t xml:space="preserve">let spaces = "   </w:t>
      </w:r>
      <w:proofErr w:type="gramStart"/>
      <w:r>
        <w:t>";</w:t>
      </w:r>
      <w:proofErr w:type="gramEnd"/>
    </w:p>
    <w:p w14:paraId="00CE92F6" w14:textId="77777777" w:rsidR="00AE4407" w:rsidRDefault="00000000">
      <w:pPr>
        <w:pStyle w:val="Code"/>
      </w:pPr>
      <w:r>
        <w:t xml:space="preserve">let spaces = </w:t>
      </w:r>
      <w:proofErr w:type="spellStart"/>
      <w:r>
        <w:t>spaces.len</w:t>
      </w:r>
      <w:proofErr w:type="spellEnd"/>
      <w:r>
        <w:t>(</w:t>
      </w:r>
      <w:proofErr w:type="gramStart"/>
      <w:r>
        <w:t>);</w:t>
      </w:r>
      <w:proofErr w:type="gramEnd"/>
    </w:p>
    <w:p w14:paraId="0FE8A09E" w14:textId="77777777" w:rsidR="00AE4407" w:rsidRDefault="00AE4407">
      <w:pPr>
        <w:pStyle w:val="CodeSpaceBelow"/>
      </w:pPr>
    </w:p>
    <w:p w14:paraId="6A66782E" w14:textId="77777777" w:rsidR="00AE4407" w:rsidRDefault="00000000">
      <w:pPr>
        <w:pStyle w:val="Body"/>
      </w:pPr>
      <w:r>
        <w:rPr>
          <w:spacing w:val="2"/>
        </w:rPr>
        <w:t xml:space="preserve">The first </w:t>
      </w:r>
      <w:r>
        <w:rPr>
          <w:rStyle w:val="Literal"/>
          <w:spacing w:val="2"/>
        </w:rPr>
        <w:t>spaces</w:t>
      </w:r>
      <w:r>
        <w:rPr>
          <w:spacing w:val="2"/>
        </w:rPr>
        <w:t xml:space="preserve"> variable is a string </w:t>
      </w:r>
      <w:proofErr w:type="gramStart"/>
      <w:r>
        <w:rPr>
          <w:spacing w:val="2"/>
        </w:rPr>
        <w:t>type</w:t>
      </w:r>
      <w:proofErr w:type="gramEnd"/>
      <w:r>
        <w:rPr>
          <w:spacing w:val="2"/>
        </w:rPr>
        <w:t xml:space="preserve"> and the second </w:t>
      </w:r>
      <w:r>
        <w:rPr>
          <w:rStyle w:val="Literal"/>
          <w:spacing w:val="2"/>
        </w:rPr>
        <w:t>spaces</w:t>
      </w:r>
      <w:r>
        <w:rPr>
          <w:spacing w:val="2"/>
        </w:rPr>
        <w:t xml:space="preserve"> variable is a number type. Shadowing thus spares us from having to come up with </w:t>
      </w:r>
      <w:r>
        <w:t xml:space="preserve">different names, such as </w:t>
      </w:r>
      <w:proofErr w:type="spellStart"/>
      <w:r>
        <w:rPr>
          <w:rStyle w:val="Literal"/>
        </w:rPr>
        <w:t>spaces_str</w:t>
      </w:r>
      <w:proofErr w:type="spellEnd"/>
      <w:r>
        <w:t xml:space="preserve"> and </w:t>
      </w:r>
      <w:proofErr w:type="spellStart"/>
      <w:r>
        <w:rPr>
          <w:rStyle w:val="Literal"/>
        </w:rPr>
        <w:t>spaces_num</w:t>
      </w:r>
      <w:proofErr w:type="spellEnd"/>
      <w:r>
        <w:t xml:space="preserve">; instead, we can reuse the </w:t>
      </w:r>
      <w:r>
        <w:rPr>
          <w:spacing w:val="3"/>
        </w:rPr>
        <w:t xml:space="preserve">simpler </w:t>
      </w:r>
      <w:r>
        <w:rPr>
          <w:rStyle w:val="Literal"/>
          <w:spacing w:val="3"/>
        </w:rPr>
        <w:t>spaces</w:t>
      </w:r>
      <w:r>
        <w:rPr>
          <w:spacing w:val="3"/>
        </w:rPr>
        <w:t xml:space="preserve"> name. However, if we try to use </w:t>
      </w:r>
      <w:r>
        <w:rPr>
          <w:rStyle w:val="Literal"/>
          <w:spacing w:val="3"/>
        </w:rPr>
        <w:t>mut</w:t>
      </w:r>
      <w:r>
        <w:rPr>
          <w:spacing w:val="3"/>
        </w:rPr>
        <w:t xml:space="preserve"> for this, as shown here, </w:t>
      </w:r>
      <w:r>
        <w:t>we’ll get a compile-time error:</w:t>
      </w:r>
    </w:p>
    <w:p w14:paraId="781D7D8C" w14:textId="77777777" w:rsidR="00AE4407" w:rsidRDefault="00AE4407">
      <w:pPr>
        <w:pStyle w:val="CodeSpaceAbove"/>
      </w:pPr>
    </w:p>
    <w:p w14:paraId="1E665D9F" w14:textId="77777777" w:rsidR="00AE4407" w:rsidRDefault="00000000">
      <w:pPr>
        <w:pStyle w:val="Code"/>
      </w:pPr>
      <w:r>
        <w:t xml:space="preserve">let mut spaces = "   </w:t>
      </w:r>
      <w:proofErr w:type="gramStart"/>
      <w:r>
        <w:t>";</w:t>
      </w:r>
      <w:proofErr w:type="gramEnd"/>
    </w:p>
    <w:p w14:paraId="582256AE" w14:textId="77777777" w:rsidR="00AE4407" w:rsidRDefault="00000000">
      <w:pPr>
        <w:pStyle w:val="Code"/>
      </w:pPr>
      <w:r>
        <w:t xml:space="preserve">spaces = </w:t>
      </w:r>
      <w:proofErr w:type="spellStart"/>
      <w:r>
        <w:t>spaces.len</w:t>
      </w:r>
      <w:proofErr w:type="spellEnd"/>
      <w:r>
        <w:t>(</w:t>
      </w:r>
      <w:proofErr w:type="gramStart"/>
      <w:r>
        <w:t>);</w:t>
      </w:r>
      <w:proofErr w:type="gramEnd"/>
    </w:p>
    <w:p w14:paraId="38643AB6" w14:textId="77777777" w:rsidR="00AE4407" w:rsidRDefault="00AE4407">
      <w:pPr>
        <w:pStyle w:val="CodeSpaceBelow"/>
      </w:pPr>
    </w:p>
    <w:p w14:paraId="782D285D" w14:textId="77777777" w:rsidR="00AE4407" w:rsidRDefault="00000000">
      <w:pPr>
        <w:pStyle w:val="Body"/>
      </w:pPr>
      <w:r>
        <w:t>The error says we’re not allowed to mutate a variable’s type:</w:t>
      </w:r>
    </w:p>
    <w:p w14:paraId="7772663A" w14:textId="77777777" w:rsidR="00AE4407" w:rsidRDefault="00AE4407">
      <w:pPr>
        <w:pStyle w:val="CodeSpaceAbove"/>
      </w:pPr>
    </w:p>
    <w:p w14:paraId="7AC8B53B"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00DD8383" w14:textId="77777777" w:rsidR="00AE4407" w:rsidRDefault="00000000">
      <w:pPr>
        <w:pStyle w:val="Code"/>
      </w:pPr>
      <w:r>
        <w:t xml:space="preserve">   Compiling variables v0.1.0 (file:///projects/variables)</w:t>
      </w:r>
    </w:p>
    <w:p w14:paraId="4D0ADB6E" w14:textId="77777777" w:rsidR="00AE4407" w:rsidRDefault="00000000">
      <w:pPr>
        <w:pStyle w:val="Code"/>
      </w:pPr>
      <w:r>
        <w:t>error[E0308]: mismatched types</w:t>
      </w:r>
    </w:p>
    <w:p w14:paraId="3490F68F" w14:textId="77777777" w:rsidR="00AE4407" w:rsidRDefault="00000000">
      <w:pPr>
        <w:pStyle w:val="Code"/>
      </w:pPr>
      <w:r>
        <w:t xml:space="preserve"> --&gt; </w:t>
      </w:r>
      <w:proofErr w:type="spellStart"/>
      <w:r>
        <w:t>src</w:t>
      </w:r>
      <w:proofErr w:type="spellEnd"/>
      <w:r>
        <w:t>/main.rs:3:14</w:t>
      </w:r>
    </w:p>
    <w:p w14:paraId="384FAAF6" w14:textId="77777777" w:rsidR="00AE4407" w:rsidRDefault="00000000">
      <w:pPr>
        <w:pStyle w:val="Code"/>
      </w:pPr>
      <w:r>
        <w:t xml:space="preserve">  |</w:t>
      </w:r>
    </w:p>
    <w:p w14:paraId="635E5F21" w14:textId="77777777" w:rsidR="00AE4407" w:rsidRDefault="00000000">
      <w:pPr>
        <w:pStyle w:val="Code"/>
      </w:pPr>
      <w:r>
        <w:t xml:space="preserve">2 |     let mut spaces = "   </w:t>
      </w:r>
      <w:proofErr w:type="gramStart"/>
      <w:r>
        <w:t>";</w:t>
      </w:r>
      <w:proofErr w:type="gramEnd"/>
    </w:p>
    <w:p w14:paraId="367464EF" w14:textId="77777777" w:rsidR="00AE4407" w:rsidRDefault="00000000">
      <w:pPr>
        <w:pStyle w:val="Code"/>
      </w:pPr>
      <w:r>
        <w:t xml:space="preserve">  |                      ----- expected due to this value</w:t>
      </w:r>
    </w:p>
    <w:p w14:paraId="2A50E68A" w14:textId="77777777" w:rsidR="00AE4407" w:rsidRDefault="00000000">
      <w:pPr>
        <w:pStyle w:val="Code"/>
      </w:pPr>
      <w:r>
        <w:t xml:space="preserve">3 |     spaces = </w:t>
      </w:r>
      <w:proofErr w:type="spellStart"/>
      <w:r>
        <w:t>spaces.len</w:t>
      </w:r>
      <w:proofErr w:type="spellEnd"/>
      <w:r>
        <w:t>(</w:t>
      </w:r>
      <w:proofErr w:type="gramStart"/>
      <w:r>
        <w:t>);</w:t>
      </w:r>
      <w:proofErr w:type="gramEnd"/>
    </w:p>
    <w:p w14:paraId="7CA8FB12" w14:textId="77777777" w:rsidR="00AE4407" w:rsidRDefault="00000000">
      <w:pPr>
        <w:pStyle w:val="Code"/>
      </w:pPr>
      <w:r>
        <w:t xml:space="preserve">  |              ^^^^^^^^^^^^ expected `&amp;str`, found `usize`</w:t>
      </w:r>
    </w:p>
    <w:p w14:paraId="79B4D18E" w14:textId="77777777" w:rsidR="00AE4407" w:rsidRDefault="00AE4407">
      <w:pPr>
        <w:pStyle w:val="CodeSpaceBelow"/>
      </w:pPr>
    </w:p>
    <w:p w14:paraId="28D823B5" w14:textId="77777777" w:rsidR="00AE4407" w:rsidRDefault="00000000">
      <w:pPr>
        <w:pStyle w:val="Body"/>
      </w:pPr>
      <w:r>
        <w:t>Now that we’ve explored how variables work, let’s look at more data types they can have.</w:t>
      </w:r>
    </w:p>
    <w:p w14:paraId="06DE989F" w14:textId="77777777" w:rsidR="00AE4407" w:rsidRDefault="00000000">
      <w:pPr>
        <w:pStyle w:val="HeadA"/>
      </w:pPr>
      <w:r>
        <w:fldChar w:fldCharType="begin"/>
      </w:r>
      <w:r>
        <w:instrText>xe "data types"</w:instrText>
      </w:r>
      <w:r>
        <w:fldChar w:fldCharType="end"/>
      </w:r>
      <w:r>
        <w:t>Data Types</w:t>
      </w:r>
    </w:p>
    <w:p w14:paraId="2491B247" w14:textId="77777777" w:rsidR="00AE4407" w:rsidRDefault="00000000">
      <w:pPr>
        <w:pStyle w:val="BodyFirst"/>
      </w:pPr>
      <w:r>
        <w:rPr>
          <w:spacing w:val="2"/>
        </w:rPr>
        <w:t xml:space="preserve">Every value in Rust is of a certain </w:t>
      </w:r>
      <w:r>
        <w:rPr>
          <w:rStyle w:val="Italic"/>
          <w:spacing w:val="2"/>
        </w:rPr>
        <w:t>data type</w:t>
      </w:r>
      <w:r>
        <w:rPr>
          <w:spacing w:val="2"/>
        </w:rPr>
        <w:t xml:space="preserve">, which tells Rust what kind of </w:t>
      </w:r>
      <w:r>
        <w:t>data is being specified so it knows how to work with that data. We’ll look at two data type subsets: scalar and compound.</w:t>
      </w:r>
    </w:p>
    <w:p w14:paraId="04710F36" w14:textId="77777777" w:rsidR="00AE4407" w:rsidRDefault="00000000">
      <w:pPr>
        <w:pStyle w:val="Body"/>
      </w:pPr>
      <w:r>
        <w:t xml:space="preserve">Keep in mind that Rust is a </w:t>
      </w:r>
      <w:r>
        <w:rPr>
          <w:rStyle w:val="Italic"/>
        </w:rPr>
        <w:t xml:space="preserve">statically </w:t>
      </w:r>
      <w:r>
        <w:rPr>
          <w:rStyle w:val="Italic"/>
        </w:rPr>
        <w:fldChar w:fldCharType="begin"/>
      </w:r>
      <w:r>
        <w:rPr>
          <w:rStyle w:val="Italic"/>
        </w:rPr>
        <w:instrText>xe "statically typed"</w:instrText>
      </w:r>
      <w:r>
        <w:rPr>
          <w:rStyle w:val="Italic"/>
        </w:rPr>
        <w:fldChar w:fldCharType="end"/>
      </w:r>
      <w:r>
        <w:rPr>
          <w:rStyle w:val="Italic"/>
        </w:rPr>
        <w:t>typed</w:t>
      </w:r>
      <w:r>
        <w:t xml:space="preserve"> language, which means that it must know the types of all variables at compile time. The compiler can usually infer what type we want to use based on the value and how we use it. </w:t>
      </w:r>
      <w:r>
        <w:fldChar w:fldCharType="begin"/>
      </w:r>
      <w:r>
        <w:instrText>xe "type annotation"</w:instrText>
      </w:r>
      <w:r>
        <w:fldChar w:fldCharType="end"/>
      </w:r>
      <w:r>
        <w:fldChar w:fldCharType="begin"/>
      </w:r>
      <w:r>
        <w:instrText>xe "data types:annotation of"</w:instrText>
      </w:r>
      <w:r>
        <w:fldChar w:fldCharType="end"/>
      </w:r>
      <w:r>
        <w:t xml:space="preserve">In cases when many types are possible, such as when we converted a </w:t>
      </w:r>
      <w:r>
        <w:rPr>
          <w:rStyle w:val="Literal"/>
        </w:rPr>
        <w:t>String</w:t>
      </w:r>
      <w:r>
        <w:t xml:space="preserve"> to a numeric type using </w:t>
      </w:r>
      <w:r>
        <w:rPr>
          <w:rStyle w:val="Literal"/>
        </w:rPr>
        <w:t>parse</w:t>
      </w:r>
      <w:r>
        <w:t xml:space="preserve"> in </w:t>
      </w:r>
      <w:r>
        <w:rPr>
          <w:rStyle w:val="XrefRemoved"/>
        </w:rPr>
        <w:t>“Comparing the Guess to the Secret Number”</w:t>
      </w:r>
      <w:r>
        <w:t xml:space="preserve"> on </w:t>
      </w:r>
      <w:r>
        <w:rPr>
          <w:rStyle w:val="XrefRemoved"/>
        </w:rPr>
        <w:t>page 23</w:t>
      </w:r>
      <w:r>
        <w:t xml:space="preserve">, we must add a </w:t>
      </w:r>
      <w:proofErr w:type="gramStart"/>
      <w:r>
        <w:t>type</w:t>
      </w:r>
      <w:proofErr w:type="gramEnd"/>
      <w:r>
        <w:t xml:space="preserve"> annotation, like this:</w:t>
      </w:r>
    </w:p>
    <w:p w14:paraId="00612DB0" w14:textId="77777777" w:rsidR="00AE4407" w:rsidRDefault="00AE4407">
      <w:pPr>
        <w:pStyle w:val="CodeSpaceAbove"/>
      </w:pPr>
    </w:p>
    <w:p w14:paraId="2B226CB7" w14:textId="77777777" w:rsidR="00AE4407" w:rsidRDefault="00000000">
      <w:pPr>
        <w:pStyle w:val="Code"/>
      </w:pPr>
      <w:r>
        <w:t>let guess: u32 = "42".parse().expect("Not a number!"</w:t>
      </w:r>
      <w:proofErr w:type="gramStart"/>
      <w:r>
        <w:t>);</w:t>
      </w:r>
      <w:proofErr w:type="gramEnd"/>
    </w:p>
    <w:p w14:paraId="62B16FA9" w14:textId="77777777" w:rsidR="00AE4407" w:rsidRDefault="00AE4407">
      <w:pPr>
        <w:pStyle w:val="CodeSpaceBelow"/>
      </w:pPr>
    </w:p>
    <w:p w14:paraId="4C15A40D" w14:textId="77777777" w:rsidR="00AE4407" w:rsidRDefault="00000000">
      <w:pPr>
        <w:pStyle w:val="Body"/>
      </w:pPr>
      <w:r>
        <w:t xml:space="preserve">If we don’t add the </w:t>
      </w:r>
      <w:r>
        <w:rPr>
          <w:rStyle w:val="Literal"/>
        </w:rPr>
        <w:t>: u32</w:t>
      </w:r>
      <w:r>
        <w:t xml:space="preserve"> type annotation shown in the preceding code, Rust will display the following error, which means the compiler needs more information from us to know which type we want to use:</w:t>
      </w:r>
    </w:p>
    <w:p w14:paraId="754351A6" w14:textId="77777777" w:rsidR="00AE4407" w:rsidRDefault="00AE4407">
      <w:pPr>
        <w:pStyle w:val="CodeSpaceAbove"/>
      </w:pPr>
    </w:p>
    <w:p w14:paraId="32A03FB9" w14:textId="77777777" w:rsidR="00AE4407" w:rsidRDefault="00000000">
      <w:pPr>
        <w:pStyle w:val="Code"/>
      </w:pPr>
      <w:r>
        <w:t xml:space="preserve">$ </w:t>
      </w:r>
      <w:r>
        <w:rPr>
          <w:rStyle w:val="LiteralBold"/>
        </w:rPr>
        <w:t xml:space="preserve">cargo </w:t>
      </w:r>
      <w:proofErr w:type="gramStart"/>
      <w:r>
        <w:rPr>
          <w:rStyle w:val="LiteralBold"/>
        </w:rPr>
        <w:t>build</w:t>
      </w:r>
      <w:proofErr w:type="gramEnd"/>
    </w:p>
    <w:p w14:paraId="48B95DC5" w14:textId="77777777" w:rsidR="00AE4407" w:rsidRDefault="00000000">
      <w:pPr>
        <w:pStyle w:val="Code"/>
      </w:pPr>
      <w:r>
        <w:t xml:space="preserve">   Compiling </w:t>
      </w:r>
      <w:proofErr w:type="spellStart"/>
      <w:r>
        <w:t>no_type_annotations</w:t>
      </w:r>
      <w:proofErr w:type="spellEnd"/>
      <w:r>
        <w:t xml:space="preserve"> v0.1.0 (file:///projects/no_type_annotations)</w:t>
      </w:r>
    </w:p>
    <w:p w14:paraId="0A4F25F0" w14:textId="77777777" w:rsidR="00AE4407" w:rsidRDefault="00000000">
      <w:pPr>
        <w:pStyle w:val="Code"/>
      </w:pPr>
      <w:r>
        <w:t>error[E0282]: type annotations needed</w:t>
      </w:r>
    </w:p>
    <w:p w14:paraId="196F13B9" w14:textId="77777777" w:rsidR="00AE4407" w:rsidRDefault="00000000">
      <w:pPr>
        <w:pStyle w:val="Code"/>
      </w:pPr>
      <w:r>
        <w:t xml:space="preserve"> --&gt; </w:t>
      </w:r>
      <w:proofErr w:type="spellStart"/>
      <w:r>
        <w:t>src</w:t>
      </w:r>
      <w:proofErr w:type="spellEnd"/>
      <w:r>
        <w:t>/main.rs:2:9</w:t>
      </w:r>
    </w:p>
    <w:p w14:paraId="55546823" w14:textId="77777777" w:rsidR="00AE4407" w:rsidRDefault="00000000">
      <w:pPr>
        <w:pStyle w:val="Code"/>
      </w:pPr>
      <w:r>
        <w:t xml:space="preserve">  |</w:t>
      </w:r>
    </w:p>
    <w:p w14:paraId="222BEEF1" w14:textId="77777777" w:rsidR="00AE4407" w:rsidRDefault="00000000">
      <w:pPr>
        <w:pStyle w:val="Code"/>
      </w:pPr>
      <w:r>
        <w:t>2 |     let guess = "42".parse().expect("Not a number!"</w:t>
      </w:r>
      <w:proofErr w:type="gramStart"/>
      <w:r>
        <w:t>);</w:t>
      </w:r>
      <w:proofErr w:type="gramEnd"/>
    </w:p>
    <w:p w14:paraId="0A7A606E" w14:textId="77777777" w:rsidR="00AE4407" w:rsidRDefault="00000000">
      <w:pPr>
        <w:pStyle w:val="Code"/>
      </w:pPr>
      <w:r>
        <w:t xml:space="preserve">  |         ^^^^^ consider giving `guess` a type</w:t>
      </w:r>
    </w:p>
    <w:p w14:paraId="13D21D60" w14:textId="77777777" w:rsidR="00AE4407" w:rsidRDefault="00AE4407">
      <w:pPr>
        <w:pStyle w:val="CodeSpaceBelow"/>
      </w:pPr>
    </w:p>
    <w:p w14:paraId="7EBDB54D" w14:textId="77777777" w:rsidR="00AE4407" w:rsidRDefault="00000000">
      <w:pPr>
        <w:pStyle w:val="Body"/>
      </w:pPr>
      <w:r>
        <w:lastRenderedPageBreak/>
        <w:t>You’ll see different type annotations for other data types.</w:t>
      </w:r>
    </w:p>
    <w:p w14:paraId="4EE14B79" w14:textId="77777777" w:rsidR="00AE4407" w:rsidRDefault="00000000">
      <w:pPr>
        <w:pStyle w:val="HeadB"/>
      </w:pPr>
      <w:r>
        <w:fldChar w:fldCharType="begin"/>
      </w:r>
      <w:r>
        <w:instrText>xe "data types:scalar"</w:instrText>
      </w:r>
      <w:r>
        <w:fldChar w:fldCharType="end"/>
      </w:r>
      <w:r>
        <w:fldChar w:fldCharType="begin"/>
      </w:r>
      <w:r>
        <w:instrText>xe "scalar data types"</w:instrText>
      </w:r>
      <w:r>
        <w:fldChar w:fldCharType="end"/>
      </w:r>
      <w:r>
        <w:t>Scalar Types</w:t>
      </w:r>
    </w:p>
    <w:p w14:paraId="34194E94" w14:textId="77777777" w:rsidR="00AE4407" w:rsidRDefault="00000000">
      <w:pPr>
        <w:pStyle w:val="BodyFirst"/>
      </w:pPr>
      <w:r>
        <w:rPr>
          <w:spacing w:val="1"/>
        </w:rPr>
        <w:t xml:space="preserve">A </w:t>
      </w:r>
      <w:r>
        <w:rPr>
          <w:rStyle w:val="Italic"/>
          <w:spacing w:val="1"/>
        </w:rPr>
        <w:t>scalar</w:t>
      </w:r>
      <w:r>
        <w:rPr>
          <w:spacing w:val="1"/>
        </w:rPr>
        <w:t xml:space="preserve"> type represents a single value. Rust has four primary scalar types: </w:t>
      </w:r>
      <w:r>
        <w:t>integers, floating-point numbers, Booleans, and characters. You may recognize these from other programming languages. Let’s jump into how they work in Rust.</w:t>
      </w:r>
    </w:p>
    <w:p w14:paraId="49E853A4" w14:textId="77777777" w:rsidR="00AE4407" w:rsidRDefault="00000000">
      <w:pPr>
        <w:pStyle w:val="HeadC"/>
      </w:pPr>
      <w:r>
        <w:fldChar w:fldCharType="begin"/>
      </w:r>
      <w:r>
        <w:instrText>xe "integer data types"</w:instrText>
      </w:r>
      <w:r>
        <w:fldChar w:fldCharType="end"/>
      </w:r>
      <w:r>
        <w:t>Integer Types</w:t>
      </w:r>
    </w:p>
    <w:p w14:paraId="70DD862E" w14:textId="77777777" w:rsidR="00AE4407" w:rsidRDefault="00000000">
      <w:pPr>
        <w:pStyle w:val="BodyFirst"/>
      </w:pPr>
      <w:r>
        <w:t xml:space="preserve">An </w:t>
      </w:r>
      <w:r>
        <w:rPr>
          <w:rStyle w:val="Italic"/>
        </w:rPr>
        <w:t>integer</w:t>
      </w:r>
      <w:r>
        <w:t xml:space="preserve"> is a number without a fractional component. We used one inte</w:t>
      </w:r>
      <w:r>
        <w:rPr>
          <w:spacing w:val="3"/>
        </w:rPr>
        <w:t xml:space="preserve">ger type in </w:t>
      </w:r>
      <w:r>
        <w:rPr>
          <w:rStyle w:val="Xref"/>
          <w:spacing w:val="3"/>
        </w:rPr>
        <w:t>Chapter 2</w:t>
      </w:r>
      <w:r>
        <w:rPr>
          <w:spacing w:val="3"/>
        </w:rPr>
        <w:t xml:space="preserve">, the </w:t>
      </w:r>
      <w:r>
        <w:rPr>
          <w:rStyle w:val="Literal"/>
          <w:spacing w:val="3"/>
        </w:rPr>
        <w:t>u32</w:t>
      </w:r>
      <w:r>
        <w:rPr>
          <w:spacing w:val="3"/>
        </w:rPr>
        <w:t xml:space="preserve"> type. This </w:t>
      </w:r>
      <w:proofErr w:type="gramStart"/>
      <w:r>
        <w:rPr>
          <w:spacing w:val="3"/>
        </w:rPr>
        <w:t>type</w:t>
      </w:r>
      <w:proofErr w:type="gramEnd"/>
      <w:r>
        <w:rPr>
          <w:spacing w:val="3"/>
        </w:rPr>
        <w:t xml:space="preserve"> declaration indicates that </w:t>
      </w:r>
      <w:r>
        <w:t xml:space="preserve">the value it’s associated with should be an unsigned integer (signed integer </w:t>
      </w:r>
      <w:r>
        <w:rPr>
          <w:spacing w:val="3"/>
        </w:rPr>
        <w:t xml:space="preserve">types start with </w:t>
      </w:r>
      <w:proofErr w:type="spellStart"/>
      <w:r>
        <w:rPr>
          <w:rStyle w:val="Literal"/>
          <w:spacing w:val="3"/>
        </w:rPr>
        <w:t>i</w:t>
      </w:r>
      <w:proofErr w:type="spellEnd"/>
      <w:r>
        <w:rPr>
          <w:spacing w:val="3"/>
        </w:rPr>
        <w:t xml:space="preserve"> instead of </w:t>
      </w:r>
      <w:r>
        <w:rPr>
          <w:rStyle w:val="Literal"/>
          <w:spacing w:val="3"/>
        </w:rPr>
        <w:t>u</w:t>
      </w:r>
      <w:r>
        <w:rPr>
          <w:spacing w:val="3"/>
        </w:rPr>
        <w:t xml:space="preserve">) that takes up 32 bits of space. Table 3-1 </w:t>
      </w:r>
      <w:r>
        <w:t>shows the built-in integer types in Rust. We can use any of these variants to declare the type of an integer value.</w:t>
      </w:r>
    </w:p>
    <w:p w14:paraId="7D71771D" w14:textId="77777777" w:rsidR="00AE4407" w:rsidRDefault="00000000">
      <w:pPr>
        <w:pStyle w:val="TableTitle"/>
      </w:pPr>
      <w:r>
        <w:t>Table 3-1: Integer Types in Rust</w:t>
      </w:r>
    </w:p>
    <w:p w14:paraId="04F37CAA" w14:textId="77777777" w:rsidR="00AE4407" w:rsidRDefault="00AE4407">
      <w:pPr>
        <w:pStyle w:val="Body"/>
      </w:pPr>
    </w:p>
    <w:tbl>
      <w:tblPr>
        <w:tblW w:w="0" w:type="auto"/>
        <w:tblInd w:w="80" w:type="dxa"/>
        <w:tblLayout w:type="fixed"/>
        <w:tblCellMar>
          <w:left w:w="0" w:type="dxa"/>
          <w:right w:w="0" w:type="dxa"/>
        </w:tblCellMar>
        <w:tblLook w:val="0000" w:firstRow="0" w:lastRow="0" w:firstColumn="0" w:lastColumn="0" w:noHBand="0" w:noVBand="0"/>
      </w:tblPr>
      <w:tblGrid>
        <w:gridCol w:w="720"/>
        <w:gridCol w:w="720"/>
        <w:gridCol w:w="960"/>
      </w:tblGrid>
      <w:tr w:rsidR="00AE4407" w14:paraId="438A298D" w14:textId="77777777">
        <w:trPr>
          <w:trHeight w:val="60"/>
          <w:tblHeader/>
        </w:trPr>
        <w:tc>
          <w:tcPr>
            <w:tcW w:w="720" w:type="dxa"/>
            <w:tcBorders>
              <w:top w:val="single" w:sz="8" w:space="0" w:color="000000"/>
              <w:left w:val="single" w:sz="6" w:space="0" w:color="000000"/>
              <w:bottom w:val="single" w:sz="8" w:space="0" w:color="000000"/>
              <w:right w:val="single" w:sz="6" w:space="0" w:color="000000"/>
            </w:tcBorders>
            <w:tcMar>
              <w:top w:w="80" w:type="dxa"/>
              <w:left w:w="80" w:type="dxa"/>
              <w:bottom w:w="100" w:type="dxa"/>
              <w:right w:w="80" w:type="dxa"/>
            </w:tcMar>
            <w:vAlign w:val="bottom"/>
          </w:tcPr>
          <w:p w14:paraId="0C02333E" w14:textId="77777777" w:rsidR="00AE4407" w:rsidRDefault="00000000">
            <w:pPr>
              <w:pStyle w:val="TableHeader"/>
            </w:pPr>
            <w:r>
              <w:t>Length</w:t>
            </w:r>
          </w:p>
        </w:tc>
        <w:tc>
          <w:tcPr>
            <w:tcW w:w="720" w:type="dxa"/>
            <w:tcBorders>
              <w:top w:val="single" w:sz="8" w:space="0" w:color="000000"/>
              <w:left w:val="single" w:sz="6" w:space="0" w:color="000000"/>
              <w:bottom w:val="single" w:sz="8" w:space="0" w:color="000000"/>
              <w:right w:val="single" w:sz="6" w:space="0" w:color="000000"/>
            </w:tcBorders>
            <w:tcMar>
              <w:top w:w="80" w:type="dxa"/>
              <w:left w:w="80" w:type="dxa"/>
              <w:bottom w:w="100" w:type="dxa"/>
              <w:right w:w="80" w:type="dxa"/>
            </w:tcMar>
            <w:vAlign w:val="bottom"/>
          </w:tcPr>
          <w:p w14:paraId="4B748ED0" w14:textId="77777777" w:rsidR="00AE4407" w:rsidRDefault="00000000">
            <w:pPr>
              <w:pStyle w:val="TableHeader"/>
            </w:pPr>
            <w:r>
              <w:t>Signed</w:t>
            </w:r>
          </w:p>
        </w:tc>
        <w:tc>
          <w:tcPr>
            <w:tcW w:w="960" w:type="dxa"/>
            <w:tcBorders>
              <w:top w:val="single" w:sz="8" w:space="0" w:color="000000"/>
              <w:left w:val="single" w:sz="6" w:space="0" w:color="000000"/>
              <w:bottom w:val="single" w:sz="8" w:space="0" w:color="000000"/>
              <w:right w:val="single" w:sz="6" w:space="0" w:color="000000"/>
            </w:tcBorders>
            <w:tcMar>
              <w:top w:w="80" w:type="dxa"/>
              <w:left w:w="80" w:type="dxa"/>
              <w:bottom w:w="100" w:type="dxa"/>
              <w:right w:w="80" w:type="dxa"/>
            </w:tcMar>
            <w:vAlign w:val="bottom"/>
          </w:tcPr>
          <w:p w14:paraId="5197B1BB" w14:textId="77777777" w:rsidR="00AE4407" w:rsidRDefault="00000000">
            <w:pPr>
              <w:pStyle w:val="TableHeader"/>
            </w:pPr>
            <w:r>
              <w:t>Unsigned</w:t>
            </w:r>
          </w:p>
        </w:tc>
      </w:tr>
      <w:tr w:rsidR="00AE4407" w14:paraId="4AE2597B" w14:textId="77777777">
        <w:trPr>
          <w:trHeight w:val="60"/>
        </w:trPr>
        <w:tc>
          <w:tcPr>
            <w:tcW w:w="72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2668DF2A" w14:textId="77777777" w:rsidR="00AE4407" w:rsidRDefault="00000000">
            <w:pPr>
              <w:pStyle w:val="TableBody"/>
            </w:pPr>
            <w:r>
              <w:t>8-bit</w:t>
            </w:r>
          </w:p>
        </w:tc>
        <w:tc>
          <w:tcPr>
            <w:tcW w:w="72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2046190A" w14:textId="77777777" w:rsidR="00AE4407" w:rsidRDefault="00000000">
            <w:pPr>
              <w:pStyle w:val="TableBody"/>
            </w:pPr>
            <w:r>
              <w:rPr>
                <w:rStyle w:val="Literal"/>
              </w:rPr>
              <w:t>i8</w:t>
            </w:r>
          </w:p>
        </w:tc>
        <w:tc>
          <w:tcPr>
            <w:tcW w:w="96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3C3B52C0" w14:textId="77777777" w:rsidR="00AE4407" w:rsidRDefault="00000000">
            <w:pPr>
              <w:pStyle w:val="TableBody"/>
            </w:pPr>
            <w:r>
              <w:rPr>
                <w:rStyle w:val="Literal"/>
              </w:rPr>
              <w:t>u8</w:t>
            </w:r>
          </w:p>
        </w:tc>
      </w:tr>
      <w:tr w:rsidR="00AE4407" w14:paraId="70F363A3" w14:textId="77777777">
        <w:trPr>
          <w:trHeight w:val="60"/>
        </w:trPr>
        <w:tc>
          <w:tcPr>
            <w:tcW w:w="72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88F9355" w14:textId="77777777" w:rsidR="00AE4407" w:rsidRDefault="00000000">
            <w:pPr>
              <w:pStyle w:val="TableBody"/>
            </w:pPr>
            <w:r>
              <w:t>16-bit</w:t>
            </w:r>
          </w:p>
        </w:tc>
        <w:tc>
          <w:tcPr>
            <w:tcW w:w="72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1400F0" w14:textId="77777777" w:rsidR="00AE4407" w:rsidRDefault="00000000">
            <w:pPr>
              <w:pStyle w:val="TableBody"/>
            </w:pPr>
            <w:r>
              <w:rPr>
                <w:rStyle w:val="Literal"/>
              </w:rPr>
              <w:t>i16</w:t>
            </w:r>
          </w:p>
        </w:tc>
        <w:tc>
          <w:tcPr>
            <w:tcW w:w="9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74E7F5" w14:textId="77777777" w:rsidR="00AE4407" w:rsidRDefault="00000000">
            <w:pPr>
              <w:pStyle w:val="TableBody"/>
            </w:pPr>
            <w:r>
              <w:rPr>
                <w:rStyle w:val="Literal"/>
              </w:rPr>
              <w:t>u16</w:t>
            </w:r>
          </w:p>
        </w:tc>
      </w:tr>
      <w:tr w:rsidR="00AE4407" w14:paraId="0646FFC0" w14:textId="77777777">
        <w:trPr>
          <w:trHeight w:val="60"/>
        </w:trPr>
        <w:tc>
          <w:tcPr>
            <w:tcW w:w="72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444268EA" w14:textId="77777777" w:rsidR="00AE4407" w:rsidRDefault="00000000">
            <w:pPr>
              <w:pStyle w:val="TableBody"/>
            </w:pPr>
            <w:r>
              <w:t>32-bit</w:t>
            </w:r>
          </w:p>
        </w:tc>
        <w:tc>
          <w:tcPr>
            <w:tcW w:w="72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42BFA6DC" w14:textId="77777777" w:rsidR="00AE4407" w:rsidRDefault="00000000">
            <w:pPr>
              <w:pStyle w:val="TableBody"/>
            </w:pPr>
            <w:r>
              <w:rPr>
                <w:rStyle w:val="Literal"/>
              </w:rPr>
              <w:t>i32</w:t>
            </w:r>
          </w:p>
        </w:tc>
        <w:tc>
          <w:tcPr>
            <w:tcW w:w="96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4D711532" w14:textId="77777777" w:rsidR="00AE4407" w:rsidRDefault="00000000">
            <w:pPr>
              <w:pStyle w:val="TableBody"/>
            </w:pPr>
            <w:r>
              <w:rPr>
                <w:rStyle w:val="Literal"/>
              </w:rPr>
              <w:t>u32</w:t>
            </w:r>
          </w:p>
        </w:tc>
      </w:tr>
      <w:tr w:rsidR="00AE4407" w14:paraId="5BA39698" w14:textId="77777777">
        <w:trPr>
          <w:trHeight w:val="60"/>
        </w:trPr>
        <w:tc>
          <w:tcPr>
            <w:tcW w:w="72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CE2165" w14:textId="77777777" w:rsidR="00AE4407" w:rsidRDefault="00000000">
            <w:pPr>
              <w:pStyle w:val="TableBody"/>
            </w:pPr>
            <w:r>
              <w:t>64-bit</w:t>
            </w:r>
          </w:p>
        </w:tc>
        <w:tc>
          <w:tcPr>
            <w:tcW w:w="72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E405D2" w14:textId="77777777" w:rsidR="00AE4407" w:rsidRDefault="00000000">
            <w:pPr>
              <w:pStyle w:val="TableBody"/>
            </w:pPr>
            <w:r>
              <w:rPr>
                <w:rStyle w:val="Literal"/>
              </w:rPr>
              <w:t>i64</w:t>
            </w:r>
          </w:p>
        </w:tc>
        <w:tc>
          <w:tcPr>
            <w:tcW w:w="9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C012F1" w14:textId="77777777" w:rsidR="00AE4407" w:rsidRDefault="00000000">
            <w:pPr>
              <w:pStyle w:val="TableBody"/>
            </w:pPr>
            <w:r>
              <w:rPr>
                <w:rStyle w:val="Literal"/>
              </w:rPr>
              <w:t>u64</w:t>
            </w:r>
          </w:p>
        </w:tc>
      </w:tr>
      <w:tr w:rsidR="00AE4407" w14:paraId="4C2E42C4" w14:textId="77777777">
        <w:trPr>
          <w:trHeight w:val="60"/>
        </w:trPr>
        <w:tc>
          <w:tcPr>
            <w:tcW w:w="72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2DD52667" w14:textId="77777777" w:rsidR="00AE4407" w:rsidRDefault="00000000">
            <w:pPr>
              <w:pStyle w:val="TableBody"/>
            </w:pPr>
            <w:r>
              <w:t>128-bit</w:t>
            </w:r>
          </w:p>
        </w:tc>
        <w:tc>
          <w:tcPr>
            <w:tcW w:w="72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652F0772" w14:textId="77777777" w:rsidR="00AE4407" w:rsidRDefault="00000000">
            <w:pPr>
              <w:pStyle w:val="TableBody"/>
            </w:pPr>
            <w:r>
              <w:rPr>
                <w:rStyle w:val="Literal"/>
              </w:rPr>
              <w:t>i128</w:t>
            </w:r>
          </w:p>
        </w:tc>
        <w:tc>
          <w:tcPr>
            <w:tcW w:w="960"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583D8BEF" w14:textId="77777777" w:rsidR="00AE4407" w:rsidRDefault="00000000">
            <w:pPr>
              <w:pStyle w:val="TableBody"/>
            </w:pPr>
            <w:r>
              <w:rPr>
                <w:rStyle w:val="Literal"/>
              </w:rPr>
              <w:t>u128</w:t>
            </w:r>
          </w:p>
        </w:tc>
      </w:tr>
      <w:tr w:rsidR="00AE4407" w14:paraId="0B818D2E" w14:textId="77777777">
        <w:trPr>
          <w:trHeight w:val="60"/>
        </w:trPr>
        <w:tc>
          <w:tcPr>
            <w:tcW w:w="72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25C4251B" w14:textId="77777777" w:rsidR="00AE4407" w:rsidRDefault="00000000">
            <w:pPr>
              <w:pStyle w:val="TableBody"/>
            </w:pPr>
            <w:r>
              <w:t>arch</w:t>
            </w:r>
          </w:p>
        </w:tc>
        <w:tc>
          <w:tcPr>
            <w:tcW w:w="72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70D056B8" w14:textId="77777777" w:rsidR="00AE4407" w:rsidRDefault="00000000">
            <w:pPr>
              <w:pStyle w:val="TableBody"/>
            </w:pPr>
            <w:r>
              <w:rPr>
                <w:rStyle w:val="Literal"/>
              </w:rPr>
              <w:t>isize</w:t>
            </w:r>
          </w:p>
        </w:tc>
        <w:tc>
          <w:tcPr>
            <w:tcW w:w="96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039BCFDA" w14:textId="77777777" w:rsidR="00AE4407" w:rsidRDefault="00000000">
            <w:pPr>
              <w:pStyle w:val="TableBody"/>
            </w:pPr>
            <w:r>
              <w:rPr>
                <w:rStyle w:val="Literal"/>
              </w:rPr>
              <w:t>usize</w:t>
            </w:r>
          </w:p>
        </w:tc>
      </w:tr>
    </w:tbl>
    <w:p w14:paraId="0411CCEB" w14:textId="77777777" w:rsidR="00AE4407" w:rsidRDefault="00AE4407">
      <w:pPr>
        <w:pStyle w:val="Body"/>
      </w:pPr>
    </w:p>
    <w:p w14:paraId="39EF177B" w14:textId="77777777" w:rsidR="00AE4407" w:rsidRDefault="00000000">
      <w:pPr>
        <w:pStyle w:val="Body"/>
        <w:rPr>
          <w:spacing w:val="2"/>
        </w:rPr>
      </w:pPr>
      <w:r>
        <w:rPr>
          <w:spacing w:val="3"/>
        </w:rPr>
        <w:t xml:space="preserve">Each variant can be either signed or unsigned and has an explicit </w:t>
      </w:r>
      <w:r>
        <w:t xml:space="preserve">size. </w:t>
      </w:r>
      <w:r>
        <w:rPr>
          <w:rStyle w:val="Italic"/>
        </w:rPr>
        <w:t>Signed</w:t>
      </w:r>
      <w:r>
        <w:t xml:space="preserve"> and </w:t>
      </w:r>
      <w:r>
        <w:rPr>
          <w:rStyle w:val="Italic"/>
        </w:rPr>
        <w:t>unsigned</w:t>
      </w:r>
      <w:r>
        <w:t xml:space="preserve"> refer to whether it’s possible for the number to be negative—in other words, whether the number needs to have a sign with it (signed) or whether it will only ever be positive and can therefore be represented without a sign (unsigned). It’s like writing numbers on paper: when the sign matters, a number is shown with a plus sign or a minus sign; however, when it’s safe to assume the number is positive, it’s shown with no sign. </w:t>
      </w:r>
      <w:r>
        <w:rPr>
          <w:spacing w:val="2"/>
        </w:rPr>
        <w:t>Signed numbers are stored using two’s complement representation.</w:t>
      </w:r>
    </w:p>
    <w:p w14:paraId="2464A7CC" w14:textId="77777777" w:rsidR="00AE4407" w:rsidRDefault="00000000">
      <w:pPr>
        <w:pStyle w:val="Body"/>
      </w:pPr>
      <w:r>
        <w:rPr>
          <w:spacing w:val="-2"/>
        </w:rPr>
        <w:t>Each signed variant can store numbers from –(2</w:t>
      </w:r>
      <w:r>
        <w:rPr>
          <w:rStyle w:val="SuperscriptItalic"/>
          <w:spacing w:val="-2"/>
        </w:rPr>
        <w:t>n</w:t>
      </w:r>
      <w:r>
        <w:rPr>
          <w:rStyle w:val="Superscript"/>
          <w:spacing w:val="-2"/>
        </w:rPr>
        <w:t xml:space="preserve"> – 1</w:t>
      </w:r>
      <w:r>
        <w:rPr>
          <w:spacing w:val="-2"/>
        </w:rPr>
        <w:t>) to 2</w:t>
      </w:r>
      <w:r>
        <w:rPr>
          <w:rStyle w:val="SuperscriptItalic"/>
          <w:spacing w:val="-2"/>
        </w:rPr>
        <w:t>n</w:t>
      </w:r>
      <w:r>
        <w:rPr>
          <w:rStyle w:val="Superscript"/>
          <w:spacing w:val="-2"/>
        </w:rPr>
        <w:t xml:space="preserve"> – 1</w:t>
      </w:r>
      <w:r>
        <w:rPr>
          <w:spacing w:val="-2"/>
        </w:rPr>
        <w:t xml:space="preserve"> – 1 inclusive, </w:t>
      </w:r>
      <w:r>
        <w:t xml:space="preserve">where </w:t>
      </w:r>
      <w:r>
        <w:rPr>
          <w:rStyle w:val="Italic"/>
        </w:rPr>
        <w:t>n</w:t>
      </w:r>
      <w:r>
        <w:t xml:space="preserve"> is the number of bits that variant uses. So an </w:t>
      </w:r>
      <w:r>
        <w:rPr>
          <w:rStyle w:val="Literal"/>
        </w:rPr>
        <w:t>i8</w:t>
      </w:r>
      <w:r>
        <w:t xml:space="preserve"> can store numbers from –(2</w:t>
      </w:r>
      <w:r>
        <w:rPr>
          <w:rStyle w:val="Superscript"/>
        </w:rPr>
        <w:t>7</w:t>
      </w:r>
      <w:r>
        <w:t>) to 2</w:t>
      </w:r>
      <w:r>
        <w:rPr>
          <w:rStyle w:val="Superscript"/>
        </w:rPr>
        <w:t>7</w:t>
      </w:r>
      <w:r>
        <w:t xml:space="preserve"> – 1, which equals –128 to </w:t>
      </w:r>
      <w:r>
        <w:lastRenderedPageBreak/>
        <w:t>127. Unsigned variants can store numbers from 0 to 2</w:t>
      </w:r>
      <w:r>
        <w:rPr>
          <w:rStyle w:val="SuperscriptItalic"/>
        </w:rPr>
        <w:t>n</w:t>
      </w:r>
      <w:r>
        <w:t xml:space="preserve"> – 1, so a </w:t>
      </w:r>
      <w:r>
        <w:rPr>
          <w:rStyle w:val="Literal"/>
        </w:rPr>
        <w:t>u8</w:t>
      </w:r>
      <w:r>
        <w:t xml:space="preserve"> can store numbers from 0 to 2</w:t>
      </w:r>
      <w:r>
        <w:rPr>
          <w:rStyle w:val="Superscript"/>
        </w:rPr>
        <w:t>8</w:t>
      </w:r>
      <w:r>
        <w:t xml:space="preserve"> – 1, which equals 0 to 255.</w:t>
      </w:r>
    </w:p>
    <w:p w14:paraId="4485F5FB" w14:textId="77777777" w:rsidR="00AE4407" w:rsidRDefault="00000000">
      <w:pPr>
        <w:pStyle w:val="Body"/>
      </w:pPr>
      <w:r>
        <w:rPr>
          <w:spacing w:val="2"/>
        </w:rPr>
        <w:fldChar w:fldCharType="begin"/>
      </w:r>
      <w:r>
        <w:rPr>
          <w:spacing w:val="2"/>
        </w:rPr>
        <w:instrText>xe "usize type:architecture dependent size of"</w:instrText>
      </w:r>
      <w:r>
        <w:rPr>
          <w:spacing w:val="2"/>
        </w:rPr>
        <w:fldChar w:fldCharType="end"/>
      </w:r>
      <w:r>
        <w:rPr>
          <w:spacing w:val="2"/>
        </w:rPr>
        <w:fldChar w:fldCharType="begin"/>
      </w:r>
      <w:r>
        <w:rPr>
          <w:spacing w:val="2"/>
        </w:rPr>
        <w:instrText>xe "isize type:architecture dependent size of"</w:instrText>
      </w:r>
      <w:r>
        <w:rPr>
          <w:spacing w:val="2"/>
        </w:rPr>
        <w:fldChar w:fldCharType="end"/>
      </w:r>
      <w:r>
        <w:rPr>
          <w:spacing w:val="2"/>
        </w:rPr>
        <w:t xml:space="preserve">Additionally, the </w:t>
      </w:r>
      <w:r>
        <w:rPr>
          <w:rStyle w:val="Literal"/>
          <w:spacing w:val="2"/>
        </w:rPr>
        <w:t>isize</w:t>
      </w:r>
      <w:r>
        <w:rPr>
          <w:spacing w:val="2"/>
        </w:rPr>
        <w:t xml:space="preserve"> and </w:t>
      </w:r>
      <w:r>
        <w:rPr>
          <w:rStyle w:val="Literal"/>
          <w:spacing w:val="2"/>
        </w:rPr>
        <w:t>usize</w:t>
      </w:r>
      <w:r>
        <w:rPr>
          <w:spacing w:val="2"/>
        </w:rPr>
        <w:t xml:space="preserve"> types depend on the architecture of the computer your program is running on, which is denoted in the table </w:t>
      </w:r>
      <w:r>
        <w:t>as “arch”: 64 bits if you’re on a 64-bit architecture and 32 bits if you’re on a 32-bit architecture.</w:t>
      </w:r>
    </w:p>
    <w:p w14:paraId="623A72DA" w14:textId="77777777" w:rsidR="00AE4407" w:rsidRDefault="00000000">
      <w:pPr>
        <w:pStyle w:val="Body"/>
      </w:pPr>
      <w:r>
        <w:rPr>
          <w:spacing w:val="2"/>
        </w:rPr>
        <w:t xml:space="preserve">You can write integer literals in any of the forms shown in Table 3-2. </w:t>
      </w:r>
      <w:r>
        <w:rPr>
          <w:spacing w:val="2"/>
        </w:rPr>
        <w:fldChar w:fldCharType="begin"/>
      </w:r>
      <w:r>
        <w:instrText>xe "type suffixes"</w:instrText>
      </w:r>
      <w:r>
        <w:rPr>
          <w:spacing w:val="2"/>
        </w:rPr>
        <w:fldChar w:fldCharType="end"/>
      </w:r>
      <w:r>
        <w:t>Note</w:t>
      </w:r>
      <w:r>
        <w:fldChar w:fldCharType="begin"/>
      </w:r>
      <w:r>
        <w:instrText>xe "integer data types:type suffixes of"</w:instrText>
      </w:r>
      <w:r>
        <w:fldChar w:fldCharType="end"/>
      </w:r>
      <w:r>
        <w:t xml:space="preserve"> that number literals that can be multiple numeric types allow a </w:t>
      </w:r>
      <w:proofErr w:type="gramStart"/>
      <w:r>
        <w:t>type</w:t>
      </w:r>
      <w:proofErr w:type="gramEnd"/>
      <w:r>
        <w:t xml:space="preserve"> suffix, such as </w:t>
      </w:r>
      <w:r>
        <w:rPr>
          <w:rStyle w:val="Literal"/>
        </w:rPr>
        <w:t>57u8</w:t>
      </w:r>
      <w:r>
        <w:t xml:space="preserve">, to designate the type. </w:t>
      </w:r>
      <w:r>
        <w:fldChar w:fldCharType="begin"/>
      </w:r>
      <w:r>
        <w:instrText>xe "_ (underscore):as a visual separator in integer literals"</w:instrText>
      </w:r>
      <w:r>
        <w:fldChar w:fldCharType="end"/>
      </w:r>
      <w:r>
        <w:fldChar w:fldCharType="begin"/>
      </w:r>
      <w:r>
        <w:instrText>xe "underscore (_):as a visual separator in integer literals"</w:instrText>
      </w:r>
      <w:r>
        <w:fldChar w:fldCharType="end"/>
      </w:r>
      <w:r>
        <w:t xml:space="preserve">Number literals can also use </w:t>
      </w:r>
      <w:r>
        <w:rPr>
          <w:rStyle w:val="Literal"/>
        </w:rPr>
        <w:t>_</w:t>
      </w:r>
      <w:r>
        <w:t xml:space="preserve"> as a visual separator to make the number easier to read, such as </w:t>
      </w:r>
      <w:r>
        <w:rPr>
          <w:rStyle w:val="Literal"/>
        </w:rPr>
        <w:t>1_000</w:t>
      </w:r>
      <w:r>
        <w:t xml:space="preserve">, which will have the same value as if you had specified </w:t>
      </w:r>
      <w:r>
        <w:rPr>
          <w:rStyle w:val="Literal"/>
        </w:rPr>
        <w:t>1000</w:t>
      </w:r>
      <w:r>
        <w:t>.</w:t>
      </w:r>
    </w:p>
    <w:p w14:paraId="7754F8C6" w14:textId="77777777" w:rsidR="00AE4407" w:rsidRDefault="00000000">
      <w:pPr>
        <w:pStyle w:val="TableTitle"/>
      </w:pPr>
      <w:r>
        <w:fldChar w:fldCharType="begin"/>
      </w:r>
      <w:r>
        <w:instrText>xe "underscore(_):as a visual separator in integer literals"</w:instrText>
      </w:r>
      <w:r>
        <w:fldChar w:fldCharType="end"/>
      </w:r>
      <w:r>
        <w:t>Table 3-2: Integer Literals in Rust</w:t>
      </w:r>
    </w:p>
    <w:p w14:paraId="11D8AD22" w14:textId="77777777" w:rsidR="00AE4407" w:rsidRDefault="00AE4407">
      <w:pPr>
        <w:pStyle w:val="Body"/>
      </w:pPr>
    </w:p>
    <w:tbl>
      <w:tblPr>
        <w:tblW w:w="0" w:type="auto"/>
        <w:tblInd w:w="80" w:type="dxa"/>
        <w:tblLayout w:type="fixed"/>
        <w:tblCellMar>
          <w:left w:w="0" w:type="dxa"/>
          <w:right w:w="0" w:type="dxa"/>
        </w:tblCellMar>
        <w:tblLook w:val="0000" w:firstRow="0" w:lastRow="0" w:firstColumn="0" w:lastColumn="0" w:noHBand="0" w:noVBand="0"/>
      </w:tblPr>
      <w:tblGrid>
        <w:gridCol w:w="1404"/>
        <w:gridCol w:w="1152"/>
      </w:tblGrid>
      <w:tr w:rsidR="00AE4407" w14:paraId="54257204" w14:textId="77777777">
        <w:trPr>
          <w:trHeight w:val="60"/>
          <w:tblHeader/>
        </w:trPr>
        <w:tc>
          <w:tcPr>
            <w:tcW w:w="1404" w:type="dxa"/>
            <w:tcBorders>
              <w:top w:val="single" w:sz="8" w:space="0" w:color="000000"/>
              <w:left w:val="single" w:sz="6" w:space="0" w:color="000000"/>
              <w:bottom w:val="single" w:sz="8" w:space="0" w:color="000000"/>
              <w:right w:val="single" w:sz="6" w:space="0" w:color="000000"/>
            </w:tcBorders>
            <w:tcMar>
              <w:top w:w="80" w:type="dxa"/>
              <w:left w:w="80" w:type="dxa"/>
              <w:bottom w:w="100" w:type="dxa"/>
              <w:right w:w="80" w:type="dxa"/>
            </w:tcMar>
            <w:vAlign w:val="bottom"/>
          </w:tcPr>
          <w:p w14:paraId="4076A5BA" w14:textId="77777777" w:rsidR="00AE4407" w:rsidRDefault="00000000">
            <w:pPr>
              <w:pStyle w:val="TableHeader"/>
            </w:pPr>
            <w:r>
              <w:t>Number literals</w:t>
            </w:r>
          </w:p>
        </w:tc>
        <w:tc>
          <w:tcPr>
            <w:tcW w:w="1152" w:type="dxa"/>
            <w:tcBorders>
              <w:top w:val="single" w:sz="8" w:space="0" w:color="000000"/>
              <w:left w:val="single" w:sz="6" w:space="0" w:color="000000"/>
              <w:bottom w:val="single" w:sz="8" w:space="0" w:color="000000"/>
              <w:right w:val="single" w:sz="6" w:space="0" w:color="000000"/>
            </w:tcBorders>
            <w:tcMar>
              <w:top w:w="80" w:type="dxa"/>
              <w:left w:w="80" w:type="dxa"/>
              <w:bottom w:w="100" w:type="dxa"/>
              <w:right w:w="80" w:type="dxa"/>
            </w:tcMar>
            <w:vAlign w:val="bottom"/>
          </w:tcPr>
          <w:p w14:paraId="22C0A923" w14:textId="77777777" w:rsidR="00AE4407" w:rsidRDefault="00000000">
            <w:pPr>
              <w:pStyle w:val="TableHeader"/>
            </w:pPr>
            <w:r>
              <w:t>Example</w:t>
            </w:r>
          </w:p>
        </w:tc>
      </w:tr>
      <w:tr w:rsidR="00AE4407" w14:paraId="6D216025" w14:textId="77777777">
        <w:trPr>
          <w:trHeight w:val="60"/>
        </w:trPr>
        <w:tc>
          <w:tcPr>
            <w:tcW w:w="1404"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3B93D62D" w14:textId="77777777" w:rsidR="00AE4407" w:rsidRDefault="00000000">
            <w:pPr>
              <w:pStyle w:val="TableBody"/>
            </w:pPr>
            <w:r>
              <w:fldChar w:fldCharType="begin"/>
            </w:r>
            <w:r>
              <w:instrText>xe "decimal literal syntax"</w:instrText>
            </w:r>
            <w:r>
              <w:fldChar w:fldCharType="end"/>
            </w:r>
            <w:r>
              <w:t>Decimal</w:t>
            </w:r>
          </w:p>
        </w:tc>
        <w:tc>
          <w:tcPr>
            <w:tcW w:w="1152"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318C4435" w14:textId="77777777" w:rsidR="00AE4407" w:rsidRDefault="00000000">
            <w:pPr>
              <w:pStyle w:val="TableBody"/>
            </w:pPr>
            <w:r>
              <w:rPr>
                <w:rStyle w:val="Literal"/>
              </w:rPr>
              <w:t>98_222</w:t>
            </w:r>
          </w:p>
        </w:tc>
      </w:tr>
      <w:tr w:rsidR="00AE4407" w14:paraId="31CCF333" w14:textId="77777777">
        <w:trPr>
          <w:trHeight w:val="60"/>
        </w:trPr>
        <w:tc>
          <w:tcPr>
            <w:tcW w:w="14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47262CE" w14:textId="77777777" w:rsidR="00AE4407" w:rsidRDefault="00000000">
            <w:pPr>
              <w:pStyle w:val="TableBody"/>
            </w:pPr>
            <w:r>
              <w:fldChar w:fldCharType="begin"/>
            </w:r>
            <w:r>
              <w:instrText>xe "hexadecimal literal syntax"</w:instrText>
            </w:r>
            <w:r>
              <w:fldChar w:fldCharType="end"/>
            </w:r>
            <w:r>
              <w:t>Hex</w:t>
            </w:r>
          </w:p>
        </w:tc>
        <w:tc>
          <w:tcPr>
            <w:tcW w:w="11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4539F3" w14:textId="77777777" w:rsidR="00AE4407" w:rsidRDefault="00000000">
            <w:pPr>
              <w:pStyle w:val="TableBody"/>
            </w:pPr>
            <w:r>
              <w:rPr>
                <w:rStyle w:val="Literal"/>
              </w:rPr>
              <w:t>0xff</w:t>
            </w:r>
          </w:p>
        </w:tc>
      </w:tr>
      <w:tr w:rsidR="00AE4407" w14:paraId="28FAC92B" w14:textId="77777777">
        <w:trPr>
          <w:trHeight w:val="60"/>
        </w:trPr>
        <w:tc>
          <w:tcPr>
            <w:tcW w:w="1404"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1E9AAFCA" w14:textId="77777777" w:rsidR="00AE4407" w:rsidRDefault="00000000">
            <w:pPr>
              <w:pStyle w:val="TableBody"/>
            </w:pPr>
            <w:r>
              <w:fldChar w:fldCharType="begin"/>
            </w:r>
            <w:r>
              <w:instrText>xe "octal literal syntax"</w:instrText>
            </w:r>
            <w:r>
              <w:fldChar w:fldCharType="end"/>
            </w:r>
            <w:r>
              <w:t>Octal</w:t>
            </w:r>
          </w:p>
        </w:tc>
        <w:tc>
          <w:tcPr>
            <w:tcW w:w="1152" w:type="dxa"/>
            <w:tcBorders>
              <w:top w:val="single" w:sz="6" w:space="0" w:color="000000"/>
              <w:left w:val="single" w:sz="6" w:space="0" w:color="000000"/>
              <w:bottom w:val="single" w:sz="6" w:space="0" w:color="000000"/>
              <w:right w:val="single" w:sz="6" w:space="0" w:color="000000"/>
            </w:tcBorders>
            <w:shd w:val="solid" w:color="000000" w:fill="auto"/>
            <w:tcMar>
              <w:top w:w="80" w:type="dxa"/>
              <w:left w:w="80" w:type="dxa"/>
              <w:bottom w:w="80" w:type="dxa"/>
              <w:right w:w="80" w:type="dxa"/>
            </w:tcMar>
          </w:tcPr>
          <w:p w14:paraId="2F569E11" w14:textId="77777777" w:rsidR="00AE4407" w:rsidRDefault="00000000">
            <w:pPr>
              <w:pStyle w:val="TableBody"/>
            </w:pPr>
            <w:r>
              <w:rPr>
                <w:rStyle w:val="Literal"/>
              </w:rPr>
              <w:t>0o77</w:t>
            </w:r>
          </w:p>
        </w:tc>
      </w:tr>
      <w:tr w:rsidR="00AE4407" w14:paraId="6C6E6FF9" w14:textId="77777777">
        <w:trPr>
          <w:trHeight w:val="60"/>
        </w:trPr>
        <w:tc>
          <w:tcPr>
            <w:tcW w:w="14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8044C0A" w14:textId="77777777" w:rsidR="00AE4407" w:rsidRDefault="00000000">
            <w:pPr>
              <w:pStyle w:val="TableBody"/>
            </w:pPr>
            <w:r>
              <w:fldChar w:fldCharType="begin"/>
            </w:r>
            <w:r>
              <w:instrText>xe "binary literal syntax"</w:instrText>
            </w:r>
            <w:r>
              <w:fldChar w:fldCharType="end"/>
            </w:r>
            <w:r>
              <w:t>Binary</w:t>
            </w:r>
          </w:p>
        </w:tc>
        <w:tc>
          <w:tcPr>
            <w:tcW w:w="11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7E5F82C" w14:textId="77777777" w:rsidR="00AE4407" w:rsidRDefault="00000000">
            <w:pPr>
              <w:pStyle w:val="TableBody"/>
            </w:pPr>
            <w:r>
              <w:rPr>
                <w:rStyle w:val="Literal"/>
              </w:rPr>
              <w:t>0b1111_0000</w:t>
            </w:r>
          </w:p>
        </w:tc>
      </w:tr>
      <w:tr w:rsidR="00AE4407" w14:paraId="5B168EA3" w14:textId="77777777">
        <w:trPr>
          <w:trHeight w:val="60"/>
        </w:trPr>
        <w:tc>
          <w:tcPr>
            <w:tcW w:w="1404" w:type="dxa"/>
            <w:tcBorders>
              <w:top w:val="single" w:sz="6" w:space="0" w:color="000000"/>
              <w:left w:val="single" w:sz="6" w:space="0" w:color="000000"/>
              <w:bottom w:val="single" w:sz="8" w:space="0" w:color="000000"/>
              <w:right w:val="single" w:sz="6" w:space="0" w:color="000000"/>
            </w:tcBorders>
            <w:shd w:val="solid" w:color="000000" w:fill="auto"/>
            <w:tcMar>
              <w:top w:w="80" w:type="dxa"/>
              <w:left w:w="80" w:type="dxa"/>
              <w:bottom w:w="80" w:type="dxa"/>
              <w:right w:w="80" w:type="dxa"/>
            </w:tcMar>
          </w:tcPr>
          <w:p w14:paraId="63CA81F1" w14:textId="77777777" w:rsidR="00AE4407" w:rsidRDefault="00000000">
            <w:pPr>
              <w:pStyle w:val="TableBody"/>
            </w:pPr>
            <w:r>
              <w:t>Byte (</w:t>
            </w:r>
            <w:r>
              <w:rPr>
                <w:rStyle w:val="Literal"/>
              </w:rPr>
              <w:t>u8</w:t>
            </w:r>
            <w:r>
              <w:t xml:space="preserve"> only) </w:t>
            </w:r>
            <w:r>
              <w:fldChar w:fldCharType="begin"/>
            </w:r>
            <w:r>
              <w:instrText>xe "byte literal syntax"</w:instrText>
            </w:r>
            <w:r>
              <w:fldChar w:fldCharType="end"/>
            </w:r>
          </w:p>
        </w:tc>
        <w:tc>
          <w:tcPr>
            <w:tcW w:w="1152" w:type="dxa"/>
            <w:tcBorders>
              <w:top w:val="single" w:sz="6" w:space="0" w:color="000000"/>
              <w:left w:val="single" w:sz="6" w:space="0" w:color="000000"/>
              <w:bottom w:val="single" w:sz="8" w:space="0" w:color="000000"/>
              <w:right w:val="single" w:sz="6" w:space="0" w:color="000000"/>
            </w:tcBorders>
            <w:shd w:val="solid" w:color="000000" w:fill="auto"/>
            <w:tcMar>
              <w:top w:w="80" w:type="dxa"/>
              <w:left w:w="80" w:type="dxa"/>
              <w:bottom w:w="80" w:type="dxa"/>
              <w:right w:w="80" w:type="dxa"/>
            </w:tcMar>
          </w:tcPr>
          <w:p w14:paraId="6AE7D656" w14:textId="77777777" w:rsidR="00AE4407" w:rsidRDefault="00000000">
            <w:pPr>
              <w:pStyle w:val="TableBody"/>
            </w:pPr>
            <w:proofErr w:type="spellStart"/>
            <w:r>
              <w:rPr>
                <w:rStyle w:val="Literal"/>
              </w:rPr>
              <w:t>b'A</w:t>
            </w:r>
            <w:proofErr w:type="spellEnd"/>
            <w:r>
              <w:rPr>
                <w:rStyle w:val="Literal"/>
              </w:rPr>
              <w:t>'</w:t>
            </w:r>
          </w:p>
        </w:tc>
      </w:tr>
    </w:tbl>
    <w:p w14:paraId="0B6AE48D" w14:textId="77777777" w:rsidR="00AE4407" w:rsidRDefault="00AE4407">
      <w:pPr>
        <w:pStyle w:val="Body"/>
      </w:pPr>
    </w:p>
    <w:p w14:paraId="1ECEA6D4" w14:textId="77777777" w:rsidR="00AE4407" w:rsidRDefault="00000000">
      <w:pPr>
        <w:pStyle w:val="Body"/>
      </w:pPr>
      <w:r>
        <w:rPr>
          <w:spacing w:val="3"/>
        </w:rPr>
        <w:t xml:space="preserve">So how do you know which type of integer to use? If you’re unsure, Rust’s defaults are generally good places to </w:t>
      </w:r>
      <w:proofErr w:type="gramStart"/>
      <w:r>
        <w:rPr>
          <w:spacing w:val="3"/>
        </w:rPr>
        <w:t>start:</w:t>
      </w:r>
      <w:proofErr w:type="gramEnd"/>
      <w:r>
        <w:rPr>
          <w:spacing w:val="3"/>
        </w:rPr>
        <w:t xml:space="preserve"> integer types default to</w:t>
      </w:r>
      <w:r>
        <w:t xml:space="preserve"> </w:t>
      </w:r>
      <w:r>
        <w:rPr>
          <w:rStyle w:val="Literal"/>
        </w:rPr>
        <w:t>i32</w:t>
      </w:r>
      <w:r>
        <w:t>. The primary</w:t>
      </w:r>
      <w:r>
        <w:fldChar w:fldCharType="begin"/>
      </w:r>
      <w:r>
        <w:instrText>xe "isize type:indexing collection with"</w:instrText>
      </w:r>
      <w:r>
        <w:fldChar w:fldCharType="end"/>
      </w:r>
      <w:r>
        <w:fldChar w:fldCharType="begin"/>
      </w:r>
      <w:r>
        <w:instrText>xe "usize type:indexing collection with"</w:instrText>
      </w:r>
      <w:r>
        <w:fldChar w:fldCharType="end"/>
      </w:r>
      <w:r>
        <w:t xml:space="preserve"> situation in which you’d use </w:t>
      </w:r>
      <w:r>
        <w:rPr>
          <w:rStyle w:val="Literal"/>
        </w:rPr>
        <w:t>isize</w:t>
      </w:r>
      <w:r>
        <w:t xml:space="preserve"> or </w:t>
      </w:r>
      <w:r>
        <w:rPr>
          <w:rStyle w:val="Literal"/>
        </w:rPr>
        <w:t>usize</w:t>
      </w:r>
      <w:r>
        <w:t xml:space="preserve"> is when indexing some sort of collection.</w:t>
      </w:r>
    </w:p>
    <w:p w14:paraId="78E2CFEE" w14:textId="77777777" w:rsidR="00AE4407" w:rsidRDefault="00000000" w:rsidP="007972BE">
      <w:pPr>
        <w:pStyle w:val="BoxTitle"/>
      </w:pPr>
      <w:r w:rsidRPr="007972BE">
        <w:t>Integer</w:t>
      </w:r>
      <w:r w:rsidRPr="007972BE">
        <w:fldChar w:fldCharType="begin"/>
      </w:r>
      <w:r w:rsidRPr="007972BE">
        <w:instrText>xe "integer overflow"</w:instrText>
      </w:r>
      <w:r w:rsidRPr="007972BE">
        <w:fldChar w:fldCharType="end"/>
      </w:r>
      <w:r>
        <w:t xml:space="preserve"> </w:t>
      </w:r>
      <w:r>
        <w:fldChar w:fldCharType="begin"/>
      </w:r>
      <w:r>
        <w:instrText>xe "overflow of integers"</w:instrText>
      </w:r>
      <w:r>
        <w:fldChar w:fldCharType="end"/>
      </w:r>
      <w:r>
        <w:t>Overflow</w:t>
      </w:r>
    </w:p>
    <w:p w14:paraId="304FD127" w14:textId="77777777" w:rsidR="00AE4407" w:rsidRDefault="00000000" w:rsidP="007972BE">
      <w:pPr>
        <w:pStyle w:val="BoxBodyFirst"/>
      </w:pPr>
      <w:r>
        <w:t xml:space="preserve">Let’s </w:t>
      </w:r>
      <w:r w:rsidRPr="007972BE">
        <w:t>say you have a variable</w:t>
      </w:r>
      <w:r>
        <w:t xml:space="preserve"> of type </w:t>
      </w:r>
      <w:r>
        <w:rPr>
          <w:rStyle w:val="LiteralBox"/>
          <w:spacing w:val="-2"/>
        </w:rPr>
        <w:t>u8</w:t>
      </w:r>
      <w:r>
        <w:t xml:space="preserve"> that can hold values between 0 and 255. If you try to change the variable to a value outside that range, such as 256, </w:t>
      </w:r>
      <w:r>
        <w:rPr>
          <w:rStyle w:val="ItalicBox"/>
        </w:rPr>
        <w:t>integer overflow</w:t>
      </w:r>
      <w:r>
        <w:t xml:space="preserve"> will occur, which can result in one of two behaviors. When you’re compiling in debug mode, Rust includes checks for integer overflow that cause your program to </w:t>
      </w:r>
      <w:r>
        <w:rPr>
          <w:rStyle w:val="ItalicBox"/>
        </w:rPr>
        <w:t>panic</w:t>
      </w:r>
      <w:r>
        <w:t xml:space="preserve"> at runtime if this behavior occurs. Rust uses the </w:t>
      </w:r>
      <w:r>
        <w:rPr>
          <w:spacing w:val="-3"/>
        </w:rPr>
        <w:t xml:space="preserve">term </w:t>
      </w:r>
      <w:r>
        <w:rPr>
          <w:rStyle w:val="ItalicBox"/>
          <w:spacing w:val="-3"/>
        </w:rPr>
        <w:t>panicking</w:t>
      </w:r>
      <w:r>
        <w:rPr>
          <w:spacing w:val="-3"/>
        </w:rPr>
        <w:t xml:space="preserve"> when a </w:t>
      </w:r>
      <w:r>
        <w:rPr>
          <w:spacing w:val="-3"/>
        </w:rPr>
        <w:fldChar w:fldCharType="begin"/>
      </w:r>
      <w:r>
        <w:rPr>
          <w:spacing w:val="-3"/>
        </w:rPr>
        <w:instrText>xe "panicking"</w:instrText>
      </w:r>
      <w:r>
        <w:rPr>
          <w:spacing w:val="-3"/>
        </w:rPr>
        <w:fldChar w:fldCharType="end"/>
      </w:r>
      <w:r>
        <w:rPr>
          <w:spacing w:val="-3"/>
        </w:rPr>
        <w:t xml:space="preserve">program exits with an error; we’ll discuss panics in more </w:t>
      </w:r>
      <w:r>
        <w:t xml:space="preserve">depth in </w:t>
      </w:r>
      <w:r>
        <w:rPr>
          <w:rStyle w:val="XrefRemoved"/>
        </w:rPr>
        <w:t>“Unrecoverable Errors with panic!”</w:t>
      </w:r>
      <w:r>
        <w:t xml:space="preserve"> on </w:t>
      </w:r>
      <w:r>
        <w:rPr>
          <w:rStyle w:val="XrefRemoved"/>
        </w:rPr>
        <w:t>page 162</w:t>
      </w:r>
      <w:r>
        <w:t>.</w:t>
      </w:r>
    </w:p>
    <w:p w14:paraId="01178A08" w14:textId="77777777" w:rsidR="00AE4407" w:rsidRDefault="00000000" w:rsidP="007972BE">
      <w:pPr>
        <w:pStyle w:val="BoxBody"/>
      </w:pPr>
      <w:r w:rsidRPr="007972BE">
        <w:t>When you’re compiling in release</w:t>
      </w:r>
      <w:r>
        <w:t xml:space="preserve"> mode with the </w:t>
      </w:r>
      <w:r>
        <w:rPr>
          <w:rStyle w:val="LiteralBox"/>
        </w:rPr>
        <w:t>--release</w:t>
      </w:r>
      <w:r>
        <w:t xml:space="preserve"> flag, Rust </w:t>
      </w:r>
      <w:r>
        <w:fldChar w:fldCharType="begin"/>
      </w:r>
      <w:r>
        <w:instrText>xe "release mode"</w:instrText>
      </w:r>
      <w:r>
        <w:fldChar w:fldCharType="end"/>
      </w:r>
      <w:r>
        <w:t xml:space="preserve">does </w:t>
      </w:r>
      <w:r>
        <w:rPr>
          <w:rStyle w:val="ItalicBox"/>
        </w:rPr>
        <w:t>not</w:t>
      </w:r>
      <w:r>
        <w:t xml:space="preserve"> include checks for integer overflow that cause </w:t>
      </w:r>
      <w:r>
        <w:lastRenderedPageBreak/>
        <w:t xml:space="preserve">panics. Instead, if overflow occurs, Rust performs </w:t>
      </w:r>
      <w:r>
        <w:rPr>
          <w:rStyle w:val="ItalicBox"/>
        </w:rPr>
        <w:t>two’s complement wrapping</w:t>
      </w:r>
      <w:r>
        <w:t xml:space="preserve">. In </w:t>
      </w:r>
      <w:r>
        <w:fldChar w:fldCharType="begin"/>
      </w:r>
      <w:r>
        <w:instrText>xe "two's complement wrapping"</w:instrText>
      </w:r>
      <w:r>
        <w:fldChar w:fldCharType="end"/>
      </w:r>
      <w:r>
        <w:t xml:space="preserve">short, values greater than the maximum value the type can hold “wrap around” to the minimum of the values the type can hold. In the case of a </w:t>
      </w:r>
      <w:r>
        <w:rPr>
          <w:rStyle w:val="LiteralBox"/>
        </w:rPr>
        <w:t>u8</w:t>
      </w:r>
      <w:r>
        <w:t xml:space="preserve">, the value 256 becomes 0, the value </w:t>
      </w:r>
      <w:r>
        <w:rPr>
          <w:spacing w:val="2"/>
        </w:rPr>
        <w:t xml:space="preserve">257 becomes 1, and so on. The program won’t panic, but the variable will </w:t>
      </w:r>
      <w:r>
        <w:t>have a value that probably isn’t what you were expecting it to have. Relying on integer overflow’s wrapping behavior is considered an error.</w:t>
      </w:r>
    </w:p>
    <w:p w14:paraId="7F17059B" w14:textId="77777777" w:rsidR="00AE4407" w:rsidRDefault="00000000" w:rsidP="007972BE">
      <w:pPr>
        <w:pStyle w:val="BoxBody"/>
      </w:pPr>
      <w:r>
        <w:t>To explicitly handle the possibility of overflow, you can use these families of methods provided by the standard library for primitive numeric types:</w:t>
      </w:r>
    </w:p>
    <w:p w14:paraId="313F0E10" w14:textId="77777777" w:rsidR="00AE4407" w:rsidRDefault="00000000" w:rsidP="007972BE">
      <w:pPr>
        <w:pStyle w:val="BoxListBullet"/>
        <w:shd w:val="clear" w:color="auto" w:fill="auto"/>
        <w:pPrChange w:id="6" w:author="Chris Krycho" w:date="2025-02-26T07:59:00Z" w16du:dateUtc="2025-02-26T14:59:00Z">
          <w:pPr>
            <w:pStyle w:val="BoxListBullet"/>
          </w:pPr>
        </w:pPrChange>
      </w:pPr>
      <w:r>
        <w:t xml:space="preserve">Wrap in all modes with the </w:t>
      </w:r>
      <w:r>
        <w:rPr>
          <w:rStyle w:val="LiteralBox"/>
        </w:rPr>
        <w:t>wrapping_*</w:t>
      </w:r>
      <w:r>
        <w:t xml:space="preserve"> methods, such as </w:t>
      </w:r>
      <w:proofErr w:type="spellStart"/>
      <w:r>
        <w:rPr>
          <w:rStyle w:val="LiteralBox"/>
        </w:rPr>
        <w:t>wrapping_add</w:t>
      </w:r>
      <w:proofErr w:type="spellEnd"/>
      <w:r>
        <w:t>.</w:t>
      </w:r>
    </w:p>
    <w:p w14:paraId="5B0B3954" w14:textId="77777777" w:rsidR="00AE4407" w:rsidRDefault="00000000" w:rsidP="007972BE">
      <w:pPr>
        <w:pStyle w:val="BoxListBullet"/>
        <w:shd w:val="clear" w:color="auto" w:fill="auto"/>
        <w:pPrChange w:id="7" w:author="Chris Krycho" w:date="2025-02-26T07:59:00Z" w16du:dateUtc="2025-02-26T14:59:00Z">
          <w:pPr>
            <w:pStyle w:val="BoxListBullet"/>
          </w:pPr>
        </w:pPrChange>
      </w:pPr>
      <w:r>
        <w:fldChar w:fldCharType="begin"/>
      </w:r>
      <w:r>
        <w:instrText>xe "wrapping_* methods"</w:instrText>
      </w:r>
      <w:r>
        <w:fldChar w:fldCharType="end"/>
      </w:r>
      <w:r>
        <w:t xml:space="preserve">Return the </w:t>
      </w:r>
      <w:proofErr w:type="gramStart"/>
      <w:r>
        <w:rPr>
          <w:rStyle w:val="LiteralBox"/>
        </w:rPr>
        <w:t>None</w:t>
      </w:r>
      <w:r>
        <w:t xml:space="preserve"> value</w:t>
      </w:r>
      <w:proofErr w:type="gramEnd"/>
      <w:r>
        <w:t xml:space="preserve"> if there is overflow with the </w:t>
      </w:r>
      <w:r>
        <w:rPr>
          <w:rStyle w:val="LiteralBox"/>
        </w:rPr>
        <w:t>checked_*</w:t>
      </w:r>
      <w:r>
        <w:t xml:space="preserve"> methods. </w:t>
      </w:r>
    </w:p>
    <w:p w14:paraId="58A32A39" w14:textId="77777777" w:rsidR="00AE4407" w:rsidRDefault="00000000" w:rsidP="007972BE">
      <w:pPr>
        <w:pStyle w:val="BoxListBullet"/>
        <w:shd w:val="clear" w:color="auto" w:fill="auto"/>
        <w:pPrChange w:id="8" w:author="Chris Krycho" w:date="2025-02-26T07:59:00Z" w16du:dateUtc="2025-02-26T14:59:00Z">
          <w:pPr>
            <w:pStyle w:val="BoxListBullet"/>
          </w:pPr>
        </w:pPrChange>
      </w:pPr>
      <w:r>
        <w:fldChar w:fldCharType="begin"/>
      </w:r>
      <w:r>
        <w:instrText>xe "checked_* methods"</w:instrText>
      </w:r>
      <w:r>
        <w:fldChar w:fldCharType="end"/>
      </w:r>
      <w:r>
        <w:t xml:space="preserve">Return the value and a Boolean indicating whether there was overflow with the </w:t>
      </w:r>
      <w:r>
        <w:rPr>
          <w:rStyle w:val="LiteralBox"/>
        </w:rPr>
        <w:t>overflowing_*</w:t>
      </w:r>
      <w:r>
        <w:t xml:space="preserve"> methods. </w:t>
      </w:r>
    </w:p>
    <w:p w14:paraId="0697BD54" w14:textId="77777777" w:rsidR="00AE4407" w:rsidRDefault="00000000" w:rsidP="007972BE">
      <w:pPr>
        <w:pStyle w:val="BoxListBullet"/>
        <w:shd w:val="clear" w:color="auto" w:fill="auto"/>
        <w:pPrChange w:id="9" w:author="Chris Krycho" w:date="2025-02-26T07:59:00Z" w16du:dateUtc="2025-02-26T14:59:00Z">
          <w:pPr>
            <w:pStyle w:val="BoxListBullet"/>
          </w:pPr>
        </w:pPrChange>
      </w:pPr>
      <w:r>
        <w:fldChar w:fldCharType="begin"/>
      </w:r>
      <w:r>
        <w:instrText>xe "overflowing_* methods"</w:instrText>
      </w:r>
      <w:r>
        <w:fldChar w:fldCharType="end"/>
      </w:r>
      <w:r>
        <w:t xml:space="preserve">Saturate at the value’s minimum or maximum values with the </w:t>
      </w:r>
      <w:r>
        <w:rPr>
          <w:rStyle w:val="LiteralBox"/>
        </w:rPr>
        <w:t>saturating_*</w:t>
      </w:r>
      <w:r>
        <w:t xml:space="preserve"> methods.</w:t>
      </w:r>
    </w:p>
    <w:p w14:paraId="0646F338" w14:textId="77777777" w:rsidR="00AE4407" w:rsidRDefault="00000000">
      <w:pPr>
        <w:pStyle w:val="BoxSpacer"/>
        <w:spacing w:after="0"/>
      </w:pPr>
      <w:r>
        <w:fldChar w:fldCharType="begin"/>
      </w:r>
      <w:r>
        <w:instrText>xe "saturating_* methods"</w:instrText>
      </w:r>
      <w:r>
        <w:fldChar w:fldCharType="end"/>
      </w:r>
    </w:p>
    <w:p w14:paraId="6AED6B8E" w14:textId="77777777" w:rsidR="00AE4407" w:rsidRDefault="00000000">
      <w:pPr>
        <w:pStyle w:val="HeadC"/>
      </w:pPr>
      <w:r>
        <w:t xml:space="preserve">Floating-Point </w:t>
      </w:r>
      <w:r>
        <w:fldChar w:fldCharType="begin"/>
      </w:r>
      <w:r>
        <w:instrText>xe "floating-point data types"</w:instrText>
      </w:r>
      <w:r>
        <w:fldChar w:fldCharType="end"/>
      </w:r>
      <w:r>
        <w:t>Types</w:t>
      </w:r>
    </w:p>
    <w:p w14:paraId="314419FA" w14:textId="77777777" w:rsidR="00AE4407" w:rsidRDefault="00000000">
      <w:pPr>
        <w:pStyle w:val="BodyFirst"/>
      </w:pPr>
      <w:r>
        <w:t xml:space="preserve">Rust also has two primitive types for </w:t>
      </w:r>
      <w:r>
        <w:rPr>
          <w:rStyle w:val="Italic"/>
        </w:rPr>
        <w:t>floating-point numbers</w:t>
      </w:r>
      <w:r>
        <w:t xml:space="preserve">, which are numbers with decimal points. Rust’s floating-point types are </w:t>
      </w:r>
      <w:r>
        <w:rPr>
          <w:rStyle w:val="Literal"/>
        </w:rPr>
        <w:t>f32</w:t>
      </w:r>
      <w:r>
        <w:t xml:space="preserve"> and </w:t>
      </w:r>
      <w:r>
        <w:rPr>
          <w:rStyle w:val="Literal"/>
        </w:rPr>
        <w:t>f64</w:t>
      </w:r>
      <w:r>
        <w:t xml:space="preserve">, which are 32 bits and 64 bits in size, respectively. The default type is </w:t>
      </w:r>
      <w:r>
        <w:rPr>
          <w:rStyle w:val="Literal"/>
        </w:rPr>
        <w:t>f64</w:t>
      </w:r>
      <w:r>
        <w:t xml:space="preserve"> because on modern CPUs, it’s roughly the same speed as </w:t>
      </w:r>
      <w:r>
        <w:rPr>
          <w:rStyle w:val="Literal"/>
        </w:rPr>
        <w:t>f32</w:t>
      </w:r>
      <w:r>
        <w:t xml:space="preserve"> but is capable of more precision. All floating-point types are signed.</w:t>
      </w:r>
    </w:p>
    <w:p w14:paraId="1CA55B2C" w14:textId="77777777" w:rsidR="00AE4407" w:rsidRDefault="00000000">
      <w:pPr>
        <w:pStyle w:val="Body"/>
      </w:pPr>
      <w:r>
        <w:t>Here’s an example that shows floating-point numbers in action:</w:t>
      </w:r>
    </w:p>
    <w:p w14:paraId="0EA7682D" w14:textId="77777777" w:rsidR="00AE4407" w:rsidRDefault="00AE4407">
      <w:pPr>
        <w:pStyle w:val="CodeSpaceAbove"/>
      </w:pPr>
    </w:p>
    <w:p w14:paraId="47543ADF" w14:textId="77777777" w:rsidR="00AE4407" w:rsidRDefault="00000000" w:rsidP="00FD7A7D">
      <w:pPr>
        <w:pStyle w:val="CodeLabel"/>
      </w:pPr>
      <w:r>
        <w:t>src/main.rs</w:t>
      </w:r>
    </w:p>
    <w:p w14:paraId="05636384" w14:textId="77777777" w:rsidR="00AE4407" w:rsidRDefault="00000000">
      <w:pPr>
        <w:pStyle w:val="Code"/>
      </w:pPr>
      <w:r>
        <w:t>fn main() {</w:t>
      </w:r>
    </w:p>
    <w:p w14:paraId="50ED8503" w14:textId="77777777" w:rsidR="00AE4407" w:rsidRDefault="00000000">
      <w:pPr>
        <w:pStyle w:val="Code"/>
      </w:pPr>
      <w:r>
        <w:t xml:space="preserve">    let x = 2.0; // f64</w:t>
      </w:r>
    </w:p>
    <w:p w14:paraId="4314978F" w14:textId="77777777" w:rsidR="00AE4407" w:rsidRDefault="00AE4407">
      <w:pPr>
        <w:pStyle w:val="Code"/>
      </w:pPr>
    </w:p>
    <w:p w14:paraId="08073021" w14:textId="77777777" w:rsidR="00AE4407" w:rsidRDefault="00000000">
      <w:pPr>
        <w:pStyle w:val="Code"/>
      </w:pPr>
      <w:r>
        <w:t xml:space="preserve">    let y: f32 = 3.0; // f32</w:t>
      </w:r>
    </w:p>
    <w:p w14:paraId="16CE1A0A" w14:textId="77777777" w:rsidR="00AE4407" w:rsidRDefault="00000000">
      <w:pPr>
        <w:pStyle w:val="Code"/>
      </w:pPr>
      <w:r>
        <w:t>}</w:t>
      </w:r>
    </w:p>
    <w:p w14:paraId="7BC9A003" w14:textId="77777777" w:rsidR="00AE4407" w:rsidRDefault="00AE4407">
      <w:pPr>
        <w:pStyle w:val="CodeSpaceBelow"/>
      </w:pPr>
    </w:p>
    <w:p w14:paraId="010C7DA4" w14:textId="77777777" w:rsidR="00AE4407" w:rsidRDefault="00000000">
      <w:pPr>
        <w:pStyle w:val="Body"/>
      </w:pPr>
      <w:r>
        <w:t xml:space="preserve">Floating-point numbers are represented according to the IEEE-754 </w:t>
      </w:r>
      <w:r>
        <w:rPr>
          <w:spacing w:val="3"/>
        </w:rPr>
        <w:t xml:space="preserve">standard. The </w:t>
      </w:r>
      <w:r>
        <w:rPr>
          <w:rStyle w:val="Literal"/>
          <w:spacing w:val="3"/>
        </w:rPr>
        <w:t>f32</w:t>
      </w:r>
      <w:r>
        <w:rPr>
          <w:spacing w:val="3"/>
        </w:rPr>
        <w:t xml:space="preserve"> type is a single-precision float, and </w:t>
      </w:r>
      <w:r>
        <w:rPr>
          <w:rStyle w:val="Literal"/>
          <w:spacing w:val="3"/>
        </w:rPr>
        <w:t>f64</w:t>
      </w:r>
      <w:r>
        <w:rPr>
          <w:spacing w:val="3"/>
        </w:rPr>
        <w:t xml:space="preserve"> has double </w:t>
      </w:r>
      <w:r>
        <w:t xml:space="preserve">precision. </w:t>
      </w:r>
    </w:p>
    <w:p w14:paraId="573CBB4B" w14:textId="77777777" w:rsidR="00AE4407" w:rsidRDefault="00000000">
      <w:pPr>
        <w:pStyle w:val="HeadC"/>
      </w:pPr>
      <w:r>
        <w:lastRenderedPageBreak/>
        <w:t xml:space="preserve">Numeric </w:t>
      </w:r>
      <w:r>
        <w:fldChar w:fldCharType="begin"/>
      </w:r>
      <w:r>
        <w:instrText>xe "integer data types:numeric operations with"</w:instrText>
      </w:r>
      <w:r>
        <w:fldChar w:fldCharType="end"/>
      </w:r>
      <w:r>
        <w:fldChar w:fldCharType="begin"/>
      </w:r>
      <w:r>
        <w:instrText>xe "numeric operations"</w:instrText>
      </w:r>
      <w:r>
        <w:fldChar w:fldCharType="end"/>
      </w:r>
      <w:r>
        <w:t>Operations</w:t>
      </w:r>
    </w:p>
    <w:p w14:paraId="4FEA075C" w14:textId="77777777" w:rsidR="00AE4407" w:rsidRDefault="00000000">
      <w:pPr>
        <w:pStyle w:val="BodyFirst"/>
      </w:pPr>
      <w:r>
        <w:rPr>
          <w:spacing w:val="3"/>
        </w:rPr>
        <w:t xml:space="preserve">Rust supports the basic mathematical operations you’d expect for all the number types: addition, </w:t>
      </w:r>
      <w:r>
        <w:rPr>
          <w:spacing w:val="3"/>
        </w:rPr>
        <w:fldChar w:fldCharType="begin"/>
      </w:r>
      <w:r>
        <w:rPr>
          <w:spacing w:val="3"/>
        </w:rPr>
        <w:instrText>xe "addition:of number types"</w:instrText>
      </w:r>
      <w:r>
        <w:rPr>
          <w:spacing w:val="3"/>
        </w:rPr>
        <w:fldChar w:fldCharType="end"/>
      </w:r>
      <w:r>
        <w:rPr>
          <w:spacing w:val="3"/>
        </w:rPr>
        <w:fldChar w:fldCharType="begin"/>
      </w:r>
      <w:r>
        <w:rPr>
          <w:spacing w:val="3"/>
        </w:rPr>
        <w:instrText>xe "addition operator (+)"</w:instrText>
      </w:r>
      <w:r>
        <w:rPr>
          <w:spacing w:val="3"/>
        </w:rPr>
        <w:fldChar w:fldCharType="end"/>
      </w:r>
      <w:r>
        <w:rPr>
          <w:spacing w:val="3"/>
        </w:rPr>
        <w:fldChar w:fldCharType="begin"/>
      </w:r>
      <w:r>
        <w:rPr>
          <w:spacing w:val="3"/>
        </w:rPr>
        <w:instrText>xe "+ (addition operator)"</w:instrText>
      </w:r>
      <w:r>
        <w:rPr>
          <w:spacing w:val="3"/>
        </w:rPr>
        <w:fldChar w:fldCharType="end"/>
      </w:r>
      <w:r>
        <w:rPr>
          <w:spacing w:val="3"/>
        </w:rPr>
        <w:t xml:space="preserve">subtraction, </w:t>
      </w:r>
      <w:r>
        <w:rPr>
          <w:spacing w:val="3"/>
        </w:rPr>
        <w:fldChar w:fldCharType="begin"/>
      </w:r>
      <w:r>
        <w:rPr>
          <w:spacing w:val="3"/>
        </w:rPr>
        <w:instrText>xe "subtraction"</w:instrText>
      </w:r>
      <w:r>
        <w:rPr>
          <w:spacing w:val="3"/>
        </w:rPr>
        <w:fldChar w:fldCharType="end"/>
      </w:r>
      <w:r>
        <w:rPr>
          <w:spacing w:val="3"/>
        </w:rPr>
        <w:fldChar w:fldCharType="begin"/>
      </w:r>
      <w:r>
        <w:rPr>
          <w:spacing w:val="3"/>
        </w:rPr>
        <w:instrText>xe "hyphen (-):for subtraction"</w:instrText>
      </w:r>
      <w:r>
        <w:rPr>
          <w:spacing w:val="3"/>
        </w:rPr>
        <w:fldChar w:fldCharType="end"/>
      </w:r>
      <w:r>
        <w:rPr>
          <w:spacing w:val="3"/>
        </w:rPr>
        <w:fldChar w:fldCharType="begin"/>
      </w:r>
      <w:r>
        <w:rPr>
          <w:spacing w:val="3"/>
        </w:rPr>
        <w:instrText>xe "- (hyphen):for subtraction"</w:instrText>
      </w:r>
      <w:r>
        <w:rPr>
          <w:spacing w:val="3"/>
        </w:rPr>
        <w:fldChar w:fldCharType="end"/>
      </w:r>
      <w:r>
        <w:rPr>
          <w:spacing w:val="3"/>
        </w:rPr>
        <w:t xml:space="preserve">multiplication, </w:t>
      </w:r>
      <w:r>
        <w:rPr>
          <w:spacing w:val="3"/>
        </w:rPr>
        <w:fldChar w:fldCharType="begin"/>
      </w:r>
      <w:r>
        <w:rPr>
          <w:spacing w:val="3"/>
        </w:rPr>
        <w:instrText>xe "multiplication"</w:instrText>
      </w:r>
      <w:r>
        <w:rPr>
          <w:spacing w:val="3"/>
        </w:rPr>
        <w:fldChar w:fldCharType="end"/>
      </w:r>
      <w:r>
        <w:rPr>
          <w:spacing w:val="3"/>
        </w:rPr>
        <w:fldChar w:fldCharType="begin"/>
      </w:r>
      <w:r>
        <w:rPr>
          <w:spacing w:val="3"/>
        </w:rPr>
        <w:instrText>xe "asterisk (*):multiplication operator"</w:instrText>
      </w:r>
      <w:r>
        <w:rPr>
          <w:spacing w:val="3"/>
        </w:rPr>
        <w:fldChar w:fldCharType="end"/>
      </w:r>
      <w:r>
        <w:rPr>
          <w:spacing w:val="3"/>
        </w:rPr>
        <w:fldChar w:fldCharType="begin"/>
      </w:r>
      <w:r>
        <w:rPr>
          <w:spacing w:val="3"/>
        </w:rPr>
        <w:instrText>xe "* (asterisk):multiplication operator"</w:instrText>
      </w:r>
      <w:r>
        <w:rPr>
          <w:spacing w:val="3"/>
        </w:rPr>
        <w:fldChar w:fldCharType="end"/>
      </w:r>
      <w:r>
        <w:rPr>
          <w:spacing w:val="3"/>
        </w:rPr>
        <w:t xml:space="preserve">division, and </w:t>
      </w:r>
      <w:r>
        <w:rPr>
          <w:spacing w:val="3"/>
        </w:rPr>
        <w:fldChar w:fldCharType="begin"/>
      </w:r>
      <w:r>
        <w:rPr>
          <w:spacing w:val="3"/>
        </w:rPr>
        <w:instrText>xe "division operator (/)"</w:instrText>
      </w:r>
      <w:r>
        <w:rPr>
          <w:spacing w:val="3"/>
        </w:rPr>
        <w:fldChar w:fldCharType="end"/>
      </w:r>
      <w:r>
        <w:rPr>
          <w:spacing w:val="3"/>
        </w:rPr>
        <w:fldChar w:fldCharType="begin"/>
      </w:r>
      <w:r>
        <w:rPr>
          <w:spacing w:val="3"/>
        </w:rPr>
        <w:instrText>xe "/ (division operator)"</w:instrText>
      </w:r>
      <w:r>
        <w:rPr>
          <w:spacing w:val="3"/>
        </w:rPr>
        <w:fldChar w:fldCharType="end"/>
      </w:r>
      <w:r>
        <w:t xml:space="preserve">remainder. </w:t>
      </w:r>
      <w:r>
        <w:fldChar w:fldCharType="begin"/>
      </w:r>
      <w:r>
        <w:instrText>xe "remainder operator (%)"</w:instrText>
      </w:r>
      <w:r>
        <w:fldChar w:fldCharType="end"/>
      </w:r>
      <w:r>
        <w:fldChar w:fldCharType="begin"/>
      </w:r>
      <w:r>
        <w:instrText>xe "% (remainder operator)"</w:instrText>
      </w:r>
      <w:r>
        <w:fldChar w:fldCharType="end"/>
      </w:r>
      <w:r>
        <w:t xml:space="preserve">Integer division truncates toward zero to the nearest integer. The following code shows how you’d use each numeric operation in a </w:t>
      </w:r>
      <w:r>
        <w:rPr>
          <w:rStyle w:val="Literal"/>
        </w:rPr>
        <w:t>let</w:t>
      </w:r>
      <w:r>
        <w:t xml:space="preserve"> statement:</w:t>
      </w:r>
    </w:p>
    <w:p w14:paraId="602934EE" w14:textId="77777777" w:rsidR="00AE4407" w:rsidRDefault="00AE4407">
      <w:pPr>
        <w:pStyle w:val="CodeSpaceAbove"/>
      </w:pPr>
    </w:p>
    <w:p w14:paraId="27E06681" w14:textId="77777777" w:rsidR="00AE4407" w:rsidRDefault="00000000" w:rsidP="00FD7A7D">
      <w:pPr>
        <w:pStyle w:val="CodeLabel"/>
      </w:pPr>
      <w:r>
        <w:t>src/main.rs</w:t>
      </w:r>
    </w:p>
    <w:p w14:paraId="66C926BF" w14:textId="77777777" w:rsidR="00AE4407" w:rsidRDefault="00000000">
      <w:pPr>
        <w:pStyle w:val="Code"/>
      </w:pPr>
      <w:r>
        <w:t>fn main() {</w:t>
      </w:r>
    </w:p>
    <w:p w14:paraId="4DE05CF4" w14:textId="77777777" w:rsidR="00AE4407" w:rsidRDefault="00000000">
      <w:pPr>
        <w:pStyle w:val="Code"/>
      </w:pPr>
      <w:r>
        <w:t xml:space="preserve">    // addition</w:t>
      </w:r>
    </w:p>
    <w:p w14:paraId="335AE83D" w14:textId="77777777" w:rsidR="00AE4407" w:rsidRDefault="00000000">
      <w:pPr>
        <w:pStyle w:val="Code"/>
      </w:pPr>
      <w:r>
        <w:t xml:space="preserve">    let sum = 5 + </w:t>
      </w:r>
      <w:proofErr w:type="gramStart"/>
      <w:r>
        <w:t>10;</w:t>
      </w:r>
      <w:proofErr w:type="gramEnd"/>
    </w:p>
    <w:p w14:paraId="418C3FB5" w14:textId="77777777" w:rsidR="00AE4407" w:rsidRDefault="00AE4407">
      <w:pPr>
        <w:pStyle w:val="Code"/>
      </w:pPr>
    </w:p>
    <w:p w14:paraId="3C74CA89" w14:textId="77777777" w:rsidR="00AE4407" w:rsidRDefault="00000000">
      <w:pPr>
        <w:pStyle w:val="Code"/>
      </w:pPr>
      <w:r>
        <w:t xml:space="preserve">    // subtraction</w:t>
      </w:r>
    </w:p>
    <w:p w14:paraId="678AC40E" w14:textId="77777777" w:rsidR="00AE4407" w:rsidRDefault="00000000">
      <w:pPr>
        <w:pStyle w:val="Code"/>
      </w:pPr>
      <w:r>
        <w:t xml:space="preserve">    let difference = 95.5 - </w:t>
      </w:r>
      <w:proofErr w:type="gramStart"/>
      <w:r>
        <w:t>4.3;</w:t>
      </w:r>
      <w:proofErr w:type="gramEnd"/>
    </w:p>
    <w:p w14:paraId="51904891" w14:textId="77777777" w:rsidR="00AE4407" w:rsidRDefault="00AE4407">
      <w:pPr>
        <w:pStyle w:val="Code"/>
      </w:pPr>
    </w:p>
    <w:p w14:paraId="273CC9B4" w14:textId="77777777" w:rsidR="00AE4407" w:rsidRDefault="00000000">
      <w:pPr>
        <w:pStyle w:val="Code"/>
      </w:pPr>
      <w:r>
        <w:t xml:space="preserve">    // multiplication</w:t>
      </w:r>
    </w:p>
    <w:p w14:paraId="6212CEDD" w14:textId="77777777" w:rsidR="00AE4407" w:rsidRDefault="00000000">
      <w:pPr>
        <w:pStyle w:val="Code"/>
      </w:pPr>
      <w:r>
        <w:t xml:space="preserve">    let product = 4 * </w:t>
      </w:r>
      <w:proofErr w:type="gramStart"/>
      <w:r>
        <w:t>30;</w:t>
      </w:r>
      <w:proofErr w:type="gramEnd"/>
    </w:p>
    <w:p w14:paraId="0696D146" w14:textId="77777777" w:rsidR="00AE4407" w:rsidRDefault="00AE4407">
      <w:pPr>
        <w:pStyle w:val="Code"/>
      </w:pPr>
    </w:p>
    <w:p w14:paraId="62E72DDD" w14:textId="77777777" w:rsidR="00AE4407" w:rsidRDefault="00000000">
      <w:pPr>
        <w:pStyle w:val="Code"/>
      </w:pPr>
      <w:r>
        <w:t xml:space="preserve">    // division</w:t>
      </w:r>
    </w:p>
    <w:p w14:paraId="59D76368" w14:textId="77777777" w:rsidR="00AE4407" w:rsidRDefault="00000000">
      <w:pPr>
        <w:pStyle w:val="Code"/>
      </w:pPr>
      <w:r>
        <w:t xml:space="preserve">    let quotient = 56.7 / </w:t>
      </w:r>
      <w:proofErr w:type="gramStart"/>
      <w:r>
        <w:t>32.2;</w:t>
      </w:r>
      <w:proofErr w:type="gramEnd"/>
    </w:p>
    <w:p w14:paraId="370D6ABE" w14:textId="77777777" w:rsidR="00AE4407" w:rsidRDefault="00000000">
      <w:pPr>
        <w:pStyle w:val="Code"/>
      </w:pPr>
      <w:r>
        <w:t xml:space="preserve">    let truncated = -5 / 3; // Results in -1</w:t>
      </w:r>
    </w:p>
    <w:p w14:paraId="18C4CC53" w14:textId="77777777" w:rsidR="00AE4407" w:rsidRDefault="00AE4407">
      <w:pPr>
        <w:pStyle w:val="Code"/>
      </w:pPr>
    </w:p>
    <w:p w14:paraId="50DF42B3" w14:textId="77777777" w:rsidR="00AE4407" w:rsidRDefault="00000000">
      <w:pPr>
        <w:pStyle w:val="Code"/>
      </w:pPr>
      <w:r>
        <w:t xml:space="preserve">    // remainder</w:t>
      </w:r>
    </w:p>
    <w:p w14:paraId="200EAFDC" w14:textId="77777777" w:rsidR="00AE4407" w:rsidRDefault="00000000">
      <w:pPr>
        <w:pStyle w:val="Code"/>
      </w:pPr>
      <w:r>
        <w:t xml:space="preserve">    let remainder = 43 % </w:t>
      </w:r>
      <w:proofErr w:type="gramStart"/>
      <w:r>
        <w:t>5;</w:t>
      </w:r>
      <w:proofErr w:type="gramEnd"/>
    </w:p>
    <w:p w14:paraId="6E7D54CC" w14:textId="77777777" w:rsidR="00AE4407" w:rsidRDefault="00000000">
      <w:pPr>
        <w:pStyle w:val="Code"/>
      </w:pPr>
      <w:r>
        <w:t>}</w:t>
      </w:r>
    </w:p>
    <w:p w14:paraId="592B1A0F" w14:textId="77777777" w:rsidR="00AE4407" w:rsidRDefault="00AE4407">
      <w:pPr>
        <w:pStyle w:val="CodeSpaceBelow"/>
      </w:pPr>
    </w:p>
    <w:p w14:paraId="65938657" w14:textId="77777777" w:rsidR="00AE4407" w:rsidRDefault="00000000">
      <w:pPr>
        <w:pStyle w:val="Body"/>
      </w:pPr>
      <w:r>
        <w:t xml:space="preserve">Each expression in these statements uses a mathematical operator and evaluates to a single value, which is then bound to a variable. </w:t>
      </w:r>
      <w:r>
        <w:rPr>
          <w:rStyle w:val="Xref"/>
        </w:rPr>
        <w:t>Appendix B</w:t>
      </w:r>
      <w:r>
        <w:t xml:space="preserve"> contains a list of all operators that Rust provides.</w:t>
      </w:r>
    </w:p>
    <w:p w14:paraId="6795B017" w14:textId="77777777" w:rsidR="00AE4407" w:rsidRDefault="00000000">
      <w:pPr>
        <w:pStyle w:val="HeadC"/>
      </w:pPr>
      <w:r>
        <w:t xml:space="preserve">The Boolean </w:t>
      </w:r>
      <w:r>
        <w:fldChar w:fldCharType="begin"/>
      </w:r>
      <w:r>
        <w:instrText>xe "Boolean data type"</w:instrText>
      </w:r>
      <w:r>
        <w:fldChar w:fldCharType="end"/>
      </w:r>
      <w:r>
        <w:t>Type</w:t>
      </w:r>
    </w:p>
    <w:p w14:paraId="74913F30" w14:textId="77777777" w:rsidR="00AE4407" w:rsidRDefault="00000000">
      <w:pPr>
        <w:pStyle w:val="BodyFirst"/>
      </w:pPr>
      <w:r>
        <w:t xml:space="preserve">As in most other programming languages, a Boolean type in Rust has two possible values: </w:t>
      </w:r>
      <w:r>
        <w:rPr>
          <w:rStyle w:val="Literal"/>
        </w:rPr>
        <w:t>true</w:t>
      </w:r>
      <w:r>
        <w:t xml:space="preserve"> and </w:t>
      </w:r>
      <w:r>
        <w:rPr>
          <w:rStyle w:val="Literal"/>
        </w:rPr>
        <w:t>false</w:t>
      </w:r>
      <w:r>
        <w:t xml:space="preserve">. Booleans are one byte in size. The Boolean type in Rust is specified using </w:t>
      </w:r>
      <w:r>
        <w:rPr>
          <w:rStyle w:val="Literal"/>
        </w:rPr>
        <w:t>bool</w:t>
      </w:r>
      <w:r>
        <w:t>. For example:</w:t>
      </w:r>
    </w:p>
    <w:p w14:paraId="033216AB" w14:textId="77777777" w:rsidR="00AE4407" w:rsidRDefault="00AE4407">
      <w:pPr>
        <w:pStyle w:val="CodeSpaceAbove"/>
      </w:pPr>
    </w:p>
    <w:p w14:paraId="339C45C2" w14:textId="77777777" w:rsidR="00AE4407" w:rsidRDefault="00000000" w:rsidP="00FD7A7D">
      <w:pPr>
        <w:pStyle w:val="CodeLabel"/>
      </w:pPr>
      <w:r>
        <w:t>src/main.rs</w:t>
      </w:r>
    </w:p>
    <w:p w14:paraId="0D2D00B1" w14:textId="77777777" w:rsidR="00AE4407" w:rsidRDefault="00000000">
      <w:pPr>
        <w:pStyle w:val="Code"/>
      </w:pPr>
      <w:r>
        <w:t>fn main() {</w:t>
      </w:r>
    </w:p>
    <w:p w14:paraId="12804F49" w14:textId="77777777" w:rsidR="00AE4407" w:rsidRDefault="00000000">
      <w:pPr>
        <w:pStyle w:val="Code"/>
      </w:pPr>
      <w:r>
        <w:t xml:space="preserve">    let t = </w:t>
      </w:r>
      <w:proofErr w:type="gramStart"/>
      <w:r>
        <w:t>true;</w:t>
      </w:r>
      <w:proofErr w:type="gramEnd"/>
    </w:p>
    <w:p w14:paraId="5F6E53D9" w14:textId="77777777" w:rsidR="00AE4407" w:rsidRDefault="00AE4407">
      <w:pPr>
        <w:pStyle w:val="Code"/>
      </w:pPr>
    </w:p>
    <w:p w14:paraId="26938BBE" w14:textId="77777777" w:rsidR="00AE4407" w:rsidRDefault="00000000">
      <w:pPr>
        <w:pStyle w:val="Code"/>
      </w:pPr>
      <w:r>
        <w:t xml:space="preserve">    let f: bool = false; // with explicit type annotation</w:t>
      </w:r>
    </w:p>
    <w:p w14:paraId="0564BEAF" w14:textId="77777777" w:rsidR="00AE4407" w:rsidRDefault="00000000">
      <w:pPr>
        <w:pStyle w:val="Code"/>
      </w:pPr>
      <w:r>
        <w:t>}</w:t>
      </w:r>
    </w:p>
    <w:p w14:paraId="04F3FE11" w14:textId="77777777" w:rsidR="00AE4407" w:rsidRDefault="00AE4407">
      <w:pPr>
        <w:pStyle w:val="CodeSpaceBelow"/>
      </w:pPr>
    </w:p>
    <w:p w14:paraId="1F669863" w14:textId="77777777" w:rsidR="00AE4407" w:rsidRDefault="00000000">
      <w:pPr>
        <w:pStyle w:val="Body"/>
      </w:pPr>
      <w:r>
        <w:t xml:space="preserve">The main way to use Boolean values is through conditionals, such as an </w:t>
      </w:r>
      <w:r>
        <w:rPr>
          <w:rStyle w:val="Literal"/>
        </w:rPr>
        <w:t>if</w:t>
      </w:r>
      <w:r>
        <w:t xml:space="preserve"> expression. We’ll cover how </w:t>
      </w:r>
      <w:r>
        <w:rPr>
          <w:rStyle w:val="Literal"/>
        </w:rPr>
        <w:t>if</w:t>
      </w:r>
      <w:r>
        <w:t xml:space="preserve"> expressions work in Rust in </w:t>
      </w:r>
      <w:r>
        <w:rPr>
          <w:rStyle w:val="XrefRemoved"/>
        </w:rPr>
        <w:t>“Control Flow”</w:t>
      </w:r>
      <w:r>
        <w:t xml:space="preserve"> on </w:t>
      </w:r>
      <w:r>
        <w:rPr>
          <w:rStyle w:val="XrefRemoved"/>
        </w:rPr>
        <w:t>page 50</w:t>
      </w:r>
      <w:r>
        <w:t xml:space="preserve">. </w:t>
      </w:r>
    </w:p>
    <w:p w14:paraId="3DF0C902" w14:textId="77777777" w:rsidR="00AE4407" w:rsidRDefault="00000000">
      <w:pPr>
        <w:pStyle w:val="HeadC"/>
      </w:pPr>
      <w:r>
        <w:lastRenderedPageBreak/>
        <w:t xml:space="preserve">The </w:t>
      </w:r>
      <w:r>
        <w:fldChar w:fldCharType="begin"/>
      </w:r>
      <w:r>
        <w:instrText>xe "character data type"</w:instrText>
      </w:r>
      <w:r>
        <w:fldChar w:fldCharType="end"/>
      </w:r>
      <w:r>
        <w:t>Character Type</w:t>
      </w:r>
    </w:p>
    <w:p w14:paraId="595C30A9" w14:textId="77777777" w:rsidR="00AE4407" w:rsidRDefault="00000000">
      <w:pPr>
        <w:pStyle w:val="BodyFirst"/>
      </w:pPr>
      <w:r>
        <w:t xml:space="preserve">Rust’s </w:t>
      </w:r>
      <w:r>
        <w:rPr>
          <w:rStyle w:val="Literal"/>
        </w:rPr>
        <w:t>char</w:t>
      </w:r>
      <w:r>
        <w:t xml:space="preserve"> type is the language’s most primitive alphabetic type. Here are some examples of declaring </w:t>
      </w:r>
      <w:r>
        <w:rPr>
          <w:rStyle w:val="Literal"/>
        </w:rPr>
        <w:t>char</w:t>
      </w:r>
      <w:r>
        <w:t xml:space="preserve"> values:</w:t>
      </w:r>
    </w:p>
    <w:p w14:paraId="40C3A28E" w14:textId="77777777" w:rsidR="00AE4407" w:rsidRDefault="00AE4407">
      <w:pPr>
        <w:pStyle w:val="CodeSpaceAbove"/>
      </w:pPr>
    </w:p>
    <w:p w14:paraId="2C3FEF4A" w14:textId="77777777" w:rsidR="00AE4407" w:rsidRDefault="00000000" w:rsidP="00FD7A7D">
      <w:pPr>
        <w:pStyle w:val="CodeLabel"/>
      </w:pPr>
      <w:r>
        <w:t>src/main.rs</w:t>
      </w:r>
    </w:p>
    <w:p w14:paraId="2BCBAB39" w14:textId="77777777" w:rsidR="00AE4407" w:rsidRDefault="00000000">
      <w:pPr>
        <w:pStyle w:val="Code"/>
      </w:pPr>
      <w:r>
        <w:t>fn main() {</w:t>
      </w:r>
    </w:p>
    <w:p w14:paraId="3F746C2B" w14:textId="77777777" w:rsidR="00AE4407" w:rsidRDefault="00000000">
      <w:pPr>
        <w:pStyle w:val="Code"/>
      </w:pPr>
      <w:r>
        <w:t xml:space="preserve">    let c = 'z</w:t>
      </w:r>
      <w:proofErr w:type="gramStart"/>
      <w:r>
        <w:t>';</w:t>
      </w:r>
      <w:proofErr w:type="gramEnd"/>
    </w:p>
    <w:p w14:paraId="70668BE1" w14:textId="77777777" w:rsidR="00AE4407" w:rsidRDefault="00000000">
      <w:pPr>
        <w:pStyle w:val="Code"/>
      </w:pPr>
      <w:r>
        <w:t xml:space="preserve">    let z: char = '</w:t>
      </w:r>
      <w:r>
        <w:rPr>
          <w:rStyle w:val="MathInline"/>
          <w:rFonts w:ascii="Cambria Math" w:hAnsi="Cambria Math" w:cs="Cambria Math"/>
        </w:rPr>
        <w:t>ℤ</w:t>
      </w:r>
      <w:r>
        <w:t>'; // with explicit type annotation</w:t>
      </w:r>
    </w:p>
    <w:p w14:paraId="291123E9" w14:textId="77777777" w:rsidR="00AE4407" w:rsidRDefault="00000000">
      <w:pPr>
        <w:pStyle w:val="Code"/>
      </w:pPr>
      <w:r>
        <w:t xml:space="preserve">    let </w:t>
      </w:r>
      <w:proofErr w:type="spellStart"/>
      <w:r>
        <w:t>heart_eyed_cat</w:t>
      </w:r>
      <w:proofErr w:type="spellEnd"/>
      <w:r>
        <w:t xml:space="preserve"> = '</w:t>
      </w:r>
      <w:r>
        <w:rPr>
          <w:rStyle w:val="EmojiChar"/>
          <w:rFonts w:ascii="Apple Color Emoji" w:hAnsi="Apple Color Emoji" w:cs="Apple Color Emoji"/>
        </w:rPr>
        <w:t>😻</w:t>
      </w:r>
      <w:proofErr w:type="gramStart"/>
      <w:r>
        <w:t>';</w:t>
      </w:r>
      <w:proofErr w:type="gramEnd"/>
    </w:p>
    <w:p w14:paraId="119B6E26" w14:textId="77777777" w:rsidR="00AE4407" w:rsidRDefault="00000000">
      <w:pPr>
        <w:pStyle w:val="Code"/>
      </w:pPr>
      <w:r>
        <w:t>}</w:t>
      </w:r>
    </w:p>
    <w:p w14:paraId="12DD6CBE" w14:textId="77777777" w:rsidR="00AE4407" w:rsidRDefault="00AE4407">
      <w:pPr>
        <w:pStyle w:val="CodeSpaceBelow"/>
      </w:pPr>
    </w:p>
    <w:p w14:paraId="53A16CB2" w14:textId="77777777" w:rsidR="00AE4407" w:rsidRDefault="00000000">
      <w:pPr>
        <w:pStyle w:val="Body"/>
      </w:pPr>
      <w:r>
        <w:t xml:space="preserve">Note that we specify </w:t>
      </w:r>
      <w:r>
        <w:rPr>
          <w:rStyle w:val="Literal"/>
        </w:rPr>
        <w:t>char</w:t>
      </w:r>
      <w:r>
        <w:t xml:space="preserve"> literals with single quotes, as </w:t>
      </w:r>
      <w:r>
        <w:fldChar w:fldCharType="begin"/>
      </w:r>
      <w:r>
        <w:instrText>xe "single quote ('):for characters"</w:instrText>
      </w:r>
      <w:r>
        <w:fldChar w:fldCharType="end"/>
      </w:r>
      <w:r>
        <w:fldChar w:fldCharType="begin"/>
      </w:r>
      <w:r>
        <w:instrText>xe "' (single quote):for characters"</w:instrText>
      </w:r>
      <w:r>
        <w:fldChar w:fldCharType="end"/>
      </w:r>
      <w:r>
        <w:t xml:space="preserve">opposed to string literals, which use double quotes. </w:t>
      </w:r>
      <w:r>
        <w:fldChar w:fldCharType="begin"/>
      </w:r>
      <w:r>
        <w:instrText>xe "double quote (\\")"</w:instrText>
      </w:r>
      <w:r>
        <w:fldChar w:fldCharType="end"/>
      </w:r>
      <w:r>
        <w:fldChar w:fldCharType="begin"/>
      </w:r>
      <w:r>
        <w:instrText>xe "\\" (double quote)"</w:instrText>
      </w:r>
      <w:r>
        <w:fldChar w:fldCharType="end"/>
      </w:r>
      <w:r>
        <w:t xml:space="preserve">Rust’s </w:t>
      </w:r>
      <w:r>
        <w:rPr>
          <w:rStyle w:val="Literal"/>
        </w:rPr>
        <w:t>char</w:t>
      </w:r>
      <w:r>
        <w:t xml:space="preserve"> type is four bytes in size and represents a Unicode scalar </w:t>
      </w:r>
      <w:r>
        <w:fldChar w:fldCharType="begin"/>
      </w:r>
      <w:r>
        <w:instrText>xe "Unicode Scalar Value"</w:instrText>
      </w:r>
      <w:r>
        <w:fldChar w:fldCharType="end"/>
      </w:r>
      <w:r>
        <w:t xml:space="preserve">value, which means it can represent a lot more </w:t>
      </w:r>
      <w:r>
        <w:rPr>
          <w:spacing w:val="2"/>
        </w:rPr>
        <w:t>than just ASCII. Accented letters; Chinese, Japanese, and Korean charac</w:t>
      </w:r>
      <w:r>
        <w:t xml:space="preserve">ters; emoji; and zero-width spaces are all valid </w:t>
      </w:r>
      <w:r>
        <w:rPr>
          <w:rStyle w:val="Literal"/>
        </w:rPr>
        <w:t>char</w:t>
      </w:r>
      <w:r>
        <w:t xml:space="preserve"> values in Rust. Unicode </w:t>
      </w:r>
      <w:r>
        <w:rPr>
          <w:spacing w:val="2"/>
        </w:rPr>
        <w:t xml:space="preserve">scalar values range from </w:t>
      </w:r>
      <w:r>
        <w:rPr>
          <w:rStyle w:val="Literal"/>
          <w:spacing w:val="2"/>
        </w:rPr>
        <w:t>U+0000</w:t>
      </w:r>
      <w:r>
        <w:rPr>
          <w:spacing w:val="2"/>
        </w:rPr>
        <w:t xml:space="preserve"> to </w:t>
      </w:r>
      <w:r>
        <w:rPr>
          <w:rStyle w:val="Literal"/>
          <w:spacing w:val="2"/>
        </w:rPr>
        <w:t>U+D7FF</w:t>
      </w:r>
      <w:r>
        <w:rPr>
          <w:spacing w:val="2"/>
        </w:rPr>
        <w:t xml:space="preserve"> and </w:t>
      </w:r>
      <w:r>
        <w:rPr>
          <w:rStyle w:val="Literal"/>
          <w:spacing w:val="2"/>
        </w:rPr>
        <w:t>U+E000</w:t>
      </w:r>
      <w:r>
        <w:rPr>
          <w:spacing w:val="2"/>
        </w:rPr>
        <w:t xml:space="preserve"> to </w:t>
      </w:r>
      <w:r>
        <w:rPr>
          <w:rStyle w:val="Literal"/>
          <w:spacing w:val="2"/>
        </w:rPr>
        <w:t>U+10FFFF</w:t>
      </w:r>
      <w:r>
        <w:rPr>
          <w:spacing w:val="2"/>
        </w:rPr>
        <w:t xml:space="preserve"> inclusive. However, a “character” isn’t really a concept in Unicode, so your human </w:t>
      </w:r>
      <w:r>
        <w:t xml:space="preserve">intuition for what a “character” is may </w:t>
      </w:r>
      <w:proofErr w:type="gramStart"/>
      <w:r>
        <w:t>not match</w:t>
      </w:r>
      <w:proofErr w:type="gramEnd"/>
      <w:r>
        <w:t xml:space="preserve"> up with what a </w:t>
      </w:r>
      <w:r>
        <w:rPr>
          <w:rStyle w:val="Literal"/>
        </w:rPr>
        <w:t>char</w:t>
      </w:r>
      <w:r>
        <w:t xml:space="preserve"> is in </w:t>
      </w:r>
      <w:r>
        <w:rPr>
          <w:spacing w:val="-2"/>
        </w:rPr>
        <w:t xml:space="preserve">Rust. We’ll discuss this topic in detail in </w:t>
      </w:r>
      <w:r>
        <w:rPr>
          <w:rStyle w:val="XrefRemoved"/>
          <w:spacing w:val="-2"/>
        </w:rPr>
        <w:t xml:space="preserve">“Storing UTF-8 Encoded Text with </w:t>
      </w:r>
      <w:r>
        <w:rPr>
          <w:rStyle w:val="XrefRemoved"/>
        </w:rPr>
        <w:t>Strings”</w:t>
      </w:r>
      <w:r>
        <w:t xml:space="preserve"> on </w:t>
      </w:r>
      <w:r>
        <w:rPr>
          <w:rStyle w:val="XrefRemoved"/>
        </w:rPr>
        <w:t>page 147</w:t>
      </w:r>
      <w:r>
        <w:t>.</w:t>
      </w:r>
    </w:p>
    <w:p w14:paraId="72D3C0ED" w14:textId="77777777" w:rsidR="00AE4407" w:rsidRDefault="00000000">
      <w:pPr>
        <w:pStyle w:val="HeadB"/>
        <w:spacing w:before="200"/>
      </w:pPr>
      <w:r>
        <w:fldChar w:fldCharType="begin"/>
      </w:r>
      <w:r>
        <w:instrText>xe "compound data types"</w:instrText>
      </w:r>
      <w:r>
        <w:fldChar w:fldCharType="end"/>
      </w:r>
      <w:r>
        <w:t>Compound</w:t>
      </w:r>
      <w:r>
        <w:fldChar w:fldCharType="begin"/>
      </w:r>
      <w:r>
        <w:instrText>xe "data types:compound"</w:instrText>
      </w:r>
      <w:r>
        <w:fldChar w:fldCharType="end"/>
      </w:r>
      <w:r>
        <w:t xml:space="preserve"> Types</w:t>
      </w:r>
    </w:p>
    <w:p w14:paraId="409D4340" w14:textId="77777777" w:rsidR="00AE4407" w:rsidRDefault="00000000">
      <w:pPr>
        <w:pStyle w:val="BodyFirst"/>
      </w:pPr>
      <w:r>
        <w:rPr>
          <w:rStyle w:val="Italic"/>
        </w:rPr>
        <w:t>Compound types</w:t>
      </w:r>
      <w:r>
        <w:t xml:space="preserve"> can group multiple values into one type. Rust has two primitive compound types: tuples and arrays.</w:t>
      </w:r>
    </w:p>
    <w:p w14:paraId="6C29D187" w14:textId="77777777" w:rsidR="00AE4407" w:rsidRDefault="00000000">
      <w:pPr>
        <w:pStyle w:val="HeadC"/>
        <w:spacing w:before="200"/>
      </w:pPr>
      <w:r>
        <w:t xml:space="preserve">The Tuple </w:t>
      </w:r>
      <w:r>
        <w:fldChar w:fldCharType="begin"/>
      </w:r>
      <w:r>
        <w:instrText>xe "tuple data type"</w:instrText>
      </w:r>
      <w:r>
        <w:fldChar w:fldCharType="end"/>
      </w:r>
      <w:r>
        <w:t>Type</w:t>
      </w:r>
    </w:p>
    <w:p w14:paraId="1B581BBC" w14:textId="77777777" w:rsidR="00AE4407" w:rsidRDefault="00000000">
      <w:pPr>
        <w:pStyle w:val="BodyFirst"/>
      </w:pPr>
      <w:r>
        <w:rPr>
          <w:spacing w:val="3"/>
        </w:rPr>
        <w:t xml:space="preserve">A </w:t>
      </w:r>
      <w:r>
        <w:rPr>
          <w:rStyle w:val="Italic"/>
          <w:spacing w:val="3"/>
        </w:rPr>
        <w:t>tuple</w:t>
      </w:r>
      <w:r>
        <w:rPr>
          <w:spacing w:val="3"/>
        </w:rPr>
        <w:t xml:space="preserve"> is a general way of grouping together </w:t>
      </w:r>
      <w:proofErr w:type="gramStart"/>
      <w:r>
        <w:rPr>
          <w:spacing w:val="3"/>
        </w:rPr>
        <w:t>a number of</w:t>
      </w:r>
      <w:proofErr w:type="gramEnd"/>
      <w:r>
        <w:rPr>
          <w:spacing w:val="3"/>
        </w:rPr>
        <w:t xml:space="preserve"> values with a </w:t>
      </w:r>
      <w:r>
        <w:t>variety of types into one compound type. Tuples have a fixed length: once declared, they cannot grow or shrink in size.</w:t>
      </w:r>
    </w:p>
    <w:p w14:paraId="1E2CC029" w14:textId="77777777" w:rsidR="00AE4407" w:rsidRDefault="00000000">
      <w:pPr>
        <w:pStyle w:val="Body"/>
      </w:pPr>
      <w:r>
        <w:rPr>
          <w:spacing w:val="3"/>
        </w:rPr>
        <w:t xml:space="preserve">We create </w:t>
      </w:r>
      <w:r>
        <w:rPr>
          <w:spacing w:val="3"/>
        </w:rPr>
        <w:fldChar w:fldCharType="begin"/>
      </w:r>
      <w:r>
        <w:rPr>
          <w:spacing w:val="3"/>
        </w:rPr>
        <w:instrText>xe "parentheses (()):for tuples"</w:instrText>
      </w:r>
      <w:r>
        <w:rPr>
          <w:spacing w:val="3"/>
        </w:rPr>
        <w:fldChar w:fldCharType="end"/>
      </w:r>
      <w:r>
        <w:rPr>
          <w:spacing w:val="3"/>
        </w:rPr>
        <w:t>a</w:t>
      </w:r>
      <w:r>
        <w:rPr>
          <w:spacing w:val="3"/>
        </w:rPr>
        <w:fldChar w:fldCharType="begin"/>
      </w:r>
      <w:r>
        <w:rPr>
          <w:spacing w:val="3"/>
        </w:rPr>
        <w:instrText>xe "() (parentheses):for tuples"</w:instrText>
      </w:r>
      <w:r>
        <w:rPr>
          <w:spacing w:val="3"/>
        </w:rPr>
        <w:fldChar w:fldCharType="end"/>
      </w:r>
      <w:r>
        <w:rPr>
          <w:spacing w:val="3"/>
        </w:rPr>
        <w:t xml:space="preserve"> tuple by writing a comma-separated list of values inside </w:t>
      </w:r>
      <w:r>
        <w:t>parentheses. Each position in the tuple has a type, and the types of the different values in the tuple don’t have to be the same. We’ve added optional type annotations in this example:</w:t>
      </w:r>
    </w:p>
    <w:p w14:paraId="35D49599" w14:textId="77777777" w:rsidR="00AE4407" w:rsidRDefault="00AE4407">
      <w:pPr>
        <w:pStyle w:val="CodeSpaceAbove"/>
      </w:pPr>
    </w:p>
    <w:p w14:paraId="377BEAF8" w14:textId="77777777" w:rsidR="00AE4407" w:rsidRDefault="00000000" w:rsidP="00FD7A7D">
      <w:pPr>
        <w:pStyle w:val="CodeLabel"/>
      </w:pPr>
      <w:r>
        <w:t>src/main.rs</w:t>
      </w:r>
    </w:p>
    <w:p w14:paraId="27F20483" w14:textId="77777777" w:rsidR="00AE4407" w:rsidRDefault="00000000">
      <w:pPr>
        <w:pStyle w:val="Code"/>
      </w:pPr>
      <w:r>
        <w:t>fn main() {</w:t>
      </w:r>
    </w:p>
    <w:p w14:paraId="0AA3D5F5" w14:textId="77777777" w:rsidR="00AE4407" w:rsidRDefault="00000000">
      <w:pPr>
        <w:pStyle w:val="Code"/>
      </w:pPr>
      <w:r>
        <w:t xml:space="preserve">    let tup: (i32, f64, u8) = (500, 6.4, 1</w:t>
      </w:r>
      <w:proofErr w:type="gramStart"/>
      <w:r>
        <w:t>);</w:t>
      </w:r>
      <w:proofErr w:type="gramEnd"/>
    </w:p>
    <w:p w14:paraId="4A53CC9A" w14:textId="77777777" w:rsidR="00AE4407" w:rsidRDefault="00000000">
      <w:pPr>
        <w:pStyle w:val="Code"/>
      </w:pPr>
      <w:r>
        <w:t>}</w:t>
      </w:r>
    </w:p>
    <w:p w14:paraId="0BDD1D6B" w14:textId="77777777" w:rsidR="00AE4407" w:rsidRDefault="00AE4407">
      <w:pPr>
        <w:pStyle w:val="CodeSpaceBelow"/>
      </w:pPr>
    </w:p>
    <w:p w14:paraId="3CBE53CF" w14:textId="77777777" w:rsidR="00AE4407" w:rsidRDefault="00000000">
      <w:pPr>
        <w:pStyle w:val="Body"/>
      </w:pPr>
      <w:r>
        <w:t xml:space="preserve">The variable </w:t>
      </w:r>
      <w:r>
        <w:rPr>
          <w:rStyle w:val="Literal"/>
        </w:rPr>
        <w:t>tup</w:t>
      </w:r>
      <w:r>
        <w:t xml:space="preserve"> binds to the entire tuple because a tuple is considered a single compound element. To get the </w:t>
      </w:r>
      <w:r>
        <w:fldChar w:fldCharType="begin"/>
      </w:r>
      <w:r>
        <w:instrText>xe "destructuring:of tuples"</w:instrText>
      </w:r>
      <w:r>
        <w:fldChar w:fldCharType="end"/>
      </w:r>
      <w:r>
        <w:t xml:space="preserve">individual values out of a tuple, we can use pattern matching to </w:t>
      </w:r>
      <w:proofErr w:type="spellStart"/>
      <w:r>
        <w:t>destructure</w:t>
      </w:r>
      <w:proofErr w:type="spellEnd"/>
      <w:r>
        <w:t xml:space="preserve"> a tuple value, like this:</w:t>
      </w:r>
    </w:p>
    <w:p w14:paraId="6CA2000B" w14:textId="77777777" w:rsidR="00AE4407" w:rsidRDefault="00AE4407">
      <w:pPr>
        <w:pStyle w:val="CodeSpaceAbove"/>
      </w:pPr>
    </w:p>
    <w:p w14:paraId="1DE889A7" w14:textId="77777777" w:rsidR="00AE4407" w:rsidRDefault="00000000" w:rsidP="00FD7A7D">
      <w:pPr>
        <w:pStyle w:val="CodeLabel"/>
      </w:pPr>
      <w:r>
        <w:t>src/main.rs</w:t>
      </w:r>
    </w:p>
    <w:p w14:paraId="7CF59578" w14:textId="77777777" w:rsidR="00AE4407" w:rsidRDefault="00000000">
      <w:pPr>
        <w:pStyle w:val="Code"/>
      </w:pPr>
      <w:r>
        <w:t>fn main() {</w:t>
      </w:r>
    </w:p>
    <w:p w14:paraId="74741992" w14:textId="77777777" w:rsidR="00AE4407" w:rsidRDefault="00000000">
      <w:pPr>
        <w:pStyle w:val="Code"/>
      </w:pPr>
      <w:r>
        <w:t xml:space="preserve">    let tup = (500, 6.4, 1</w:t>
      </w:r>
      <w:proofErr w:type="gramStart"/>
      <w:r>
        <w:t>);</w:t>
      </w:r>
      <w:proofErr w:type="gramEnd"/>
    </w:p>
    <w:p w14:paraId="2505F558" w14:textId="77777777" w:rsidR="00AE4407" w:rsidRDefault="00AE4407">
      <w:pPr>
        <w:pStyle w:val="Code"/>
      </w:pPr>
    </w:p>
    <w:p w14:paraId="70A1FBD2" w14:textId="77777777" w:rsidR="00AE4407" w:rsidRDefault="00000000">
      <w:pPr>
        <w:pStyle w:val="Code"/>
      </w:pPr>
      <w:r>
        <w:t xml:space="preserve">    let (x, y, z) = </w:t>
      </w:r>
      <w:proofErr w:type="gramStart"/>
      <w:r>
        <w:t>tup;</w:t>
      </w:r>
      <w:proofErr w:type="gramEnd"/>
    </w:p>
    <w:p w14:paraId="114692BD" w14:textId="77777777" w:rsidR="00AE4407" w:rsidRDefault="00AE4407">
      <w:pPr>
        <w:pStyle w:val="Code"/>
      </w:pPr>
    </w:p>
    <w:p w14:paraId="5B782244" w14:textId="77777777" w:rsidR="00AE4407" w:rsidRDefault="00000000">
      <w:pPr>
        <w:pStyle w:val="Code"/>
      </w:pPr>
      <w:r>
        <w:t xml:space="preserve">    println!("The value of y </w:t>
      </w:r>
      <w:proofErr w:type="gramStart"/>
      <w:r>
        <w:t>is:</w:t>
      </w:r>
      <w:proofErr w:type="gramEnd"/>
      <w:r>
        <w:t xml:space="preserve"> {y}");</w:t>
      </w:r>
    </w:p>
    <w:p w14:paraId="2AC78117" w14:textId="77777777" w:rsidR="00AE4407" w:rsidRDefault="00000000">
      <w:pPr>
        <w:pStyle w:val="Code"/>
      </w:pPr>
      <w:r>
        <w:t>}</w:t>
      </w:r>
    </w:p>
    <w:p w14:paraId="42B028E5" w14:textId="77777777" w:rsidR="00AE4407" w:rsidRDefault="00AE4407">
      <w:pPr>
        <w:pStyle w:val="CodeSpaceBelow"/>
      </w:pPr>
    </w:p>
    <w:p w14:paraId="7B1DB55A" w14:textId="77777777" w:rsidR="00AE4407" w:rsidRDefault="00000000">
      <w:pPr>
        <w:pStyle w:val="Body"/>
        <w:rPr>
          <w:spacing w:val="3"/>
        </w:rPr>
      </w:pPr>
      <w:r>
        <w:rPr>
          <w:spacing w:val="2"/>
        </w:rPr>
        <w:t xml:space="preserve">This program first creates a tuple and binds it to the variable </w:t>
      </w:r>
      <w:r>
        <w:rPr>
          <w:rStyle w:val="Literal"/>
          <w:spacing w:val="2"/>
        </w:rPr>
        <w:t>tup</w:t>
      </w:r>
      <w:r>
        <w:rPr>
          <w:spacing w:val="2"/>
        </w:rPr>
        <w:t xml:space="preserve">. It </w:t>
      </w:r>
      <w:r>
        <w:rPr>
          <w:spacing w:val="3"/>
        </w:rPr>
        <w:t xml:space="preserve">then uses a pattern with </w:t>
      </w:r>
      <w:proofErr w:type="spellStart"/>
      <w:r>
        <w:rPr>
          <w:rStyle w:val="Literal"/>
          <w:spacing w:val="3"/>
        </w:rPr>
        <w:t>let</w:t>
      </w:r>
      <w:proofErr w:type="spellEnd"/>
      <w:r>
        <w:rPr>
          <w:spacing w:val="3"/>
        </w:rPr>
        <w:t xml:space="preserve"> to take </w:t>
      </w:r>
      <w:r>
        <w:rPr>
          <w:rStyle w:val="Literal"/>
          <w:spacing w:val="3"/>
        </w:rPr>
        <w:t>tup</w:t>
      </w:r>
      <w:r>
        <w:rPr>
          <w:spacing w:val="3"/>
        </w:rPr>
        <w:t xml:space="preserve"> and turn it into three separate variables, </w:t>
      </w:r>
      <w:r>
        <w:rPr>
          <w:rStyle w:val="Literal"/>
          <w:spacing w:val="3"/>
        </w:rPr>
        <w:t>x</w:t>
      </w:r>
      <w:r>
        <w:rPr>
          <w:spacing w:val="3"/>
        </w:rPr>
        <w:t xml:space="preserve">, </w:t>
      </w:r>
      <w:r>
        <w:rPr>
          <w:rStyle w:val="Literal"/>
          <w:spacing w:val="3"/>
        </w:rPr>
        <w:t>y</w:t>
      </w:r>
      <w:r>
        <w:rPr>
          <w:spacing w:val="3"/>
        </w:rPr>
        <w:t xml:space="preserve">, and </w:t>
      </w:r>
      <w:r>
        <w:rPr>
          <w:rStyle w:val="Literal"/>
          <w:spacing w:val="3"/>
        </w:rPr>
        <w:t>z</w:t>
      </w:r>
      <w:r>
        <w:rPr>
          <w:spacing w:val="3"/>
        </w:rPr>
        <w:t xml:space="preserve">. This is called </w:t>
      </w:r>
      <w:proofErr w:type="spellStart"/>
      <w:r>
        <w:rPr>
          <w:rStyle w:val="Italic"/>
          <w:spacing w:val="3"/>
        </w:rPr>
        <w:t>destructuring</w:t>
      </w:r>
      <w:proofErr w:type="spellEnd"/>
      <w:r>
        <w:rPr>
          <w:spacing w:val="3"/>
        </w:rPr>
        <w:t xml:space="preserve"> because it breaks the single tuple into three parts. Finally, the program prints the value of </w:t>
      </w:r>
      <w:r>
        <w:rPr>
          <w:rStyle w:val="Literal"/>
          <w:spacing w:val="3"/>
        </w:rPr>
        <w:t>y</w:t>
      </w:r>
      <w:r>
        <w:rPr>
          <w:spacing w:val="3"/>
        </w:rPr>
        <w:t xml:space="preserve">, which is </w:t>
      </w:r>
      <w:r>
        <w:rPr>
          <w:rStyle w:val="Literal"/>
          <w:spacing w:val="3"/>
        </w:rPr>
        <w:t>6.4</w:t>
      </w:r>
      <w:r>
        <w:rPr>
          <w:spacing w:val="3"/>
        </w:rPr>
        <w:t xml:space="preserve">. </w:t>
      </w:r>
    </w:p>
    <w:p w14:paraId="3DC32792" w14:textId="77777777" w:rsidR="00AE4407" w:rsidRDefault="00000000">
      <w:pPr>
        <w:pStyle w:val="Body"/>
      </w:pPr>
      <w:r>
        <w:t xml:space="preserve">We can also </w:t>
      </w:r>
      <w:r>
        <w:fldChar w:fldCharType="begin"/>
      </w:r>
      <w:r>
        <w:instrText>xe "dot (.):for tuple element access"</w:instrText>
      </w:r>
      <w:r>
        <w:fldChar w:fldCharType="end"/>
      </w:r>
      <w:r>
        <w:fldChar w:fldCharType="begin"/>
      </w:r>
      <w:r>
        <w:instrText>xe ". (dot):for tuple element access"</w:instrText>
      </w:r>
      <w:r>
        <w:fldChar w:fldCharType="end"/>
      </w:r>
      <w:r>
        <w:t>access a tuple element directly by using a period (</w:t>
      </w:r>
      <w:r>
        <w:rPr>
          <w:rStyle w:val="Literal"/>
        </w:rPr>
        <w:t>.</w:t>
      </w:r>
      <w:r>
        <w:t>) followed by the index of the value we want to access. For example:</w:t>
      </w:r>
    </w:p>
    <w:p w14:paraId="02D1D8D8" w14:textId="77777777" w:rsidR="00AE4407" w:rsidRDefault="00AE4407">
      <w:pPr>
        <w:pStyle w:val="CodeSpaceAbove"/>
      </w:pPr>
    </w:p>
    <w:p w14:paraId="477890EA" w14:textId="77777777" w:rsidR="00AE4407" w:rsidRDefault="00000000" w:rsidP="00FD7A7D">
      <w:pPr>
        <w:pStyle w:val="CodeLabel"/>
      </w:pPr>
      <w:r>
        <w:t>src/main.rs</w:t>
      </w:r>
    </w:p>
    <w:p w14:paraId="775C2E8F" w14:textId="77777777" w:rsidR="00AE4407" w:rsidRDefault="00000000">
      <w:pPr>
        <w:pStyle w:val="Code"/>
      </w:pPr>
      <w:r>
        <w:t>fn main() {</w:t>
      </w:r>
    </w:p>
    <w:p w14:paraId="267314B8" w14:textId="77777777" w:rsidR="00AE4407" w:rsidRDefault="00000000">
      <w:pPr>
        <w:pStyle w:val="Code"/>
      </w:pPr>
      <w:r>
        <w:t xml:space="preserve">    let x: (i32, f64, u8) = (500, 6.4, 1</w:t>
      </w:r>
      <w:proofErr w:type="gramStart"/>
      <w:r>
        <w:t>);</w:t>
      </w:r>
      <w:proofErr w:type="gramEnd"/>
    </w:p>
    <w:p w14:paraId="27EE988F" w14:textId="77777777" w:rsidR="00AE4407" w:rsidRDefault="00AE4407">
      <w:pPr>
        <w:pStyle w:val="Code"/>
      </w:pPr>
    </w:p>
    <w:p w14:paraId="075F64E5" w14:textId="77777777" w:rsidR="00AE4407" w:rsidRDefault="00000000">
      <w:pPr>
        <w:pStyle w:val="Code"/>
      </w:pPr>
      <w:r>
        <w:t xml:space="preserve">    let </w:t>
      </w:r>
      <w:proofErr w:type="spellStart"/>
      <w:r>
        <w:t>five_hundred</w:t>
      </w:r>
      <w:proofErr w:type="spellEnd"/>
      <w:r>
        <w:t xml:space="preserve"> = x.</w:t>
      </w:r>
      <w:proofErr w:type="gramStart"/>
      <w:r>
        <w:t>0;</w:t>
      </w:r>
      <w:proofErr w:type="gramEnd"/>
    </w:p>
    <w:p w14:paraId="71AE487B" w14:textId="77777777" w:rsidR="00AE4407" w:rsidRDefault="00AE4407">
      <w:pPr>
        <w:pStyle w:val="Code"/>
      </w:pPr>
    </w:p>
    <w:p w14:paraId="461F85BA" w14:textId="77777777" w:rsidR="00AE4407" w:rsidRDefault="00000000">
      <w:pPr>
        <w:pStyle w:val="Code"/>
      </w:pPr>
      <w:r>
        <w:t xml:space="preserve">    let </w:t>
      </w:r>
      <w:proofErr w:type="spellStart"/>
      <w:r>
        <w:t>six_point_four</w:t>
      </w:r>
      <w:proofErr w:type="spellEnd"/>
      <w:r>
        <w:t xml:space="preserve"> = x.</w:t>
      </w:r>
      <w:proofErr w:type="gramStart"/>
      <w:r>
        <w:t>1;</w:t>
      </w:r>
      <w:proofErr w:type="gramEnd"/>
    </w:p>
    <w:p w14:paraId="425A11C1" w14:textId="77777777" w:rsidR="00AE4407" w:rsidRDefault="00AE4407">
      <w:pPr>
        <w:pStyle w:val="Code"/>
      </w:pPr>
    </w:p>
    <w:p w14:paraId="1467E325" w14:textId="77777777" w:rsidR="00AE4407" w:rsidRDefault="00000000">
      <w:pPr>
        <w:pStyle w:val="Code"/>
      </w:pPr>
      <w:r>
        <w:t xml:space="preserve">    let one = x.</w:t>
      </w:r>
      <w:proofErr w:type="gramStart"/>
      <w:r>
        <w:t>2;</w:t>
      </w:r>
      <w:proofErr w:type="gramEnd"/>
    </w:p>
    <w:p w14:paraId="7081C799" w14:textId="77777777" w:rsidR="00AE4407" w:rsidRDefault="00000000">
      <w:pPr>
        <w:pStyle w:val="Code"/>
      </w:pPr>
      <w:r>
        <w:t>}</w:t>
      </w:r>
    </w:p>
    <w:p w14:paraId="3DD32B86" w14:textId="77777777" w:rsidR="00AE4407" w:rsidRDefault="00AE4407">
      <w:pPr>
        <w:pStyle w:val="CodeSpaceBelow"/>
      </w:pPr>
    </w:p>
    <w:p w14:paraId="69397F94" w14:textId="77777777" w:rsidR="00AE4407" w:rsidRDefault="00000000">
      <w:pPr>
        <w:pStyle w:val="Body"/>
      </w:pPr>
      <w:r>
        <w:t xml:space="preserve">This program creates the tuple </w:t>
      </w:r>
      <w:r>
        <w:rPr>
          <w:rStyle w:val="Literal"/>
        </w:rPr>
        <w:t>x</w:t>
      </w:r>
      <w:r>
        <w:t xml:space="preserve"> and then accesses each element of the tuple using their respective indices. As with most programming languages, the first index in a tuple is 0. </w:t>
      </w:r>
    </w:p>
    <w:p w14:paraId="5DE0510B" w14:textId="77777777" w:rsidR="00AE4407" w:rsidRDefault="00000000">
      <w:pPr>
        <w:pStyle w:val="Body"/>
      </w:pPr>
      <w:r>
        <w:t xml:space="preserve">The tuple </w:t>
      </w:r>
      <w:r>
        <w:fldChar w:fldCharType="begin"/>
      </w:r>
      <w:r>
        <w:instrText>xe "unit type"</w:instrText>
      </w:r>
      <w:r>
        <w:fldChar w:fldCharType="end"/>
      </w:r>
      <w:r>
        <w:t xml:space="preserve">without any values has a special name, </w:t>
      </w:r>
      <w:r>
        <w:rPr>
          <w:rStyle w:val="Italic"/>
        </w:rPr>
        <w:t>unit</w:t>
      </w:r>
      <w:r>
        <w:t xml:space="preserve">. This value and its corresponding type are both written </w:t>
      </w:r>
      <w:r>
        <w:rPr>
          <w:rStyle w:val="Literal"/>
        </w:rPr>
        <w:t>()</w:t>
      </w:r>
      <w:r>
        <w:t xml:space="preserve"> and represent an empty value or an empty return type. Expressions implicitly return the unit value if they don’t return any other value.</w:t>
      </w:r>
    </w:p>
    <w:p w14:paraId="0191EBA4" w14:textId="77777777" w:rsidR="00AE4407" w:rsidRDefault="00000000">
      <w:pPr>
        <w:pStyle w:val="HeadC"/>
      </w:pPr>
      <w:r>
        <w:t xml:space="preserve">The Array </w:t>
      </w:r>
      <w:r>
        <w:fldChar w:fldCharType="begin"/>
      </w:r>
      <w:r>
        <w:instrText>xe "array data type"</w:instrText>
      </w:r>
      <w:r>
        <w:fldChar w:fldCharType="end"/>
      </w:r>
      <w:r>
        <w:t>Type</w:t>
      </w:r>
    </w:p>
    <w:p w14:paraId="5609A17B" w14:textId="77777777" w:rsidR="00AE4407" w:rsidRDefault="00000000">
      <w:pPr>
        <w:pStyle w:val="BodyFirst"/>
      </w:pPr>
      <w:r>
        <w:t xml:space="preserve">Another way to have a collection of multiple values is with an </w:t>
      </w:r>
      <w:r>
        <w:rPr>
          <w:rStyle w:val="Italic"/>
        </w:rPr>
        <w:t>array</w:t>
      </w:r>
      <w:r>
        <w:t>. Unlike a tuple, every element of an array must have the same type. Unlike arrays in some other languages, arrays in Rust have a fixed length.</w:t>
      </w:r>
    </w:p>
    <w:p w14:paraId="4A84E0A6" w14:textId="77777777" w:rsidR="00AE4407" w:rsidRDefault="00000000">
      <w:pPr>
        <w:pStyle w:val="Body"/>
      </w:pPr>
      <w:r>
        <w:t>We write the values in an array as a comma-separated list inside square brackets:</w:t>
      </w:r>
    </w:p>
    <w:p w14:paraId="66AB13FF" w14:textId="77777777" w:rsidR="00AE4407" w:rsidRDefault="00AE4407">
      <w:pPr>
        <w:pStyle w:val="CodeSpaceAbove"/>
      </w:pPr>
    </w:p>
    <w:p w14:paraId="4C2B19B8" w14:textId="77777777" w:rsidR="00AE4407" w:rsidRDefault="00000000" w:rsidP="00FD7A7D">
      <w:pPr>
        <w:pStyle w:val="CodeLabel"/>
      </w:pPr>
      <w:r>
        <w:fldChar w:fldCharType="begin"/>
      </w:r>
      <w:r>
        <w:instrText>xe "square brackets ([]):for array creation"</w:instrText>
      </w:r>
      <w:r>
        <w:fldChar w:fldCharType="end"/>
      </w:r>
      <w:r>
        <w:fldChar w:fldCharType="begin"/>
      </w:r>
      <w:r>
        <w:instrText>xe "[] (square brackets):for array creation"</w:instrText>
      </w:r>
      <w:r>
        <w:fldChar w:fldCharType="end"/>
      </w:r>
      <w:r>
        <w:t>src/main.rs</w:t>
      </w:r>
    </w:p>
    <w:p w14:paraId="2C8679E4" w14:textId="77777777" w:rsidR="00AE4407" w:rsidRDefault="00000000">
      <w:pPr>
        <w:pStyle w:val="Code"/>
      </w:pPr>
      <w:r>
        <w:lastRenderedPageBreak/>
        <w:t>fn main() {</w:t>
      </w:r>
    </w:p>
    <w:p w14:paraId="3DFEF5B2" w14:textId="77777777" w:rsidR="00AE4407" w:rsidRDefault="00000000">
      <w:pPr>
        <w:pStyle w:val="Code"/>
      </w:pPr>
      <w:r>
        <w:t xml:space="preserve">    let a = [1, 2, 3, 4, 5</w:t>
      </w:r>
      <w:proofErr w:type="gramStart"/>
      <w:r>
        <w:t>];</w:t>
      </w:r>
      <w:proofErr w:type="gramEnd"/>
    </w:p>
    <w:p w14:paraId="79248DA5" w14:textId="77777777" w:rsidR="00AE4407" w:rsidRDefault="00000000">
      <w:pPr>
        <w:pStyle w:val="Code"/>
      </w:pPr>
      <w:r>
        <w:t>}</w:t>
      </w:r>
    </w:p>
    <w:p w14:paraId="0A5AE6EF" w14:textId="77777777" w:rsidR="00AE4407" w:rsidRDefault="00AE4407">
      <w:pPr>
        <w:pStyle w:val="CodeSpaceBelow"/>
      </w:pPr>
    </w:p>
    <w:p w14:paraId="5C5A1931" w14:textId="0CC4ED70" w:rsidR="00AE4407" w:rsidRDefault="00000000">
      <w:pPr>
        <w:pStyle w:val="Body"/>
      </w:pPr>
      <w:r>
        <w:t>Arrays are useful when you want your data allocated on the stack</w:t>
      </w:r>
      <w:commentRangeStart w:id="10"/>
      <w:ins w:id="11" w:author="Chris Krycho" w:date="2025-02-26T08:03:00Z" w16du:dateUtc="2025-02-26T15:03:00Z">
        <w:r w:rsidR="002F4B58">
          <w:t>, the same as the other types we have seen so far,</w:t>
        </w:r>
        <w:commentRangeEnd w:id="10"/>
        <w:r w:rsidR="002F4B58">
          <w:rPr>
            <w:rStyle w:val="CommentReference"/>
            <w:rFonts w:ascii="Times New Roman" w:hAnsi="Times New Roman" w:cs="Times New Roman"/>
            <w:color w:val="auto"/>
            <w:lang w:val="en-CA"/>
          </w:rPr>
          <w:commentReference w:id="10"/>
        </w:r>
      </w:ins>
      <w:r>
        <w:t xml:space="preserve"> rather </w:t>
      </w:r>
      <w:r>
        <w:rPr>
          <w:spacing w:val="2"/>
        </w:rPr>
        <w:t xml:space="preserve">than the heap (we will discuss the stack and the heap more in </w:t>
      </w:r>
      <w:r>
        <w:rPr>
          <w:rStyle w:val="Xref"/>
          <w:spacing w:val="2"/>
        </w:rPr>
        <w:t>Chapter 4</w:t>
      </w:r>
      <w:r>
        <w:rPr>
          <w:spacing w:val="2"/>
        </w:rPr>
        <w:t xml:space="preserve">) </w:t>
      </w:r>
      <w:r>
        <w:t xml:space="preserve">or when you want to ensure you always have a fixed number of elements. An array isn’t as flexible as the vector type, though. A </w:t>
      </w:r>
      <w:r>
        <w:rPr>
          <w:rStyle w:val="Italic"/>
        </w:rPr>
        <w:t>vector</w:t>
      </w:r>
      <w:r>
        <w:t xml:space="preserve"> is a similar collection type provided by the standard library that </w:t>
      </w:r>
      <w:r>
        <w:rPr>
          <w:rStyle w:val="Italic"/>
        </w:rPr>
        <w:t>is</w:t>
      </w:r>
      <w:r>
        <w:t xml:space="preserve"> allowed to grow or shrink in size. If you’re unsure whether to use an array or a vector, chances are you should use a vector. </w:t>
      </w:r>
      <w:r>
        <w:rPr>
          <w:rStyle w:val="Xref"/>
        </w:rPr>
        <w:t>Chapter 8</w:t>
      </w:r>
      <w:r>
        <w:t xml:space="preserve"> discusses vectors in more detail.</w:t>
      </w:r>
    </w:p>
    <w:p w14:paraId="078559C0" w14:textId="77777777" w:rsidR="00AE4407" w:rsidRDefault="00000000">
      <w:pPr>
        <w:pStyle w:val="Body"/>
      </w:pPr>
      <w:r>
        <w:rPr>
          <w:spacing w:val="3"/>
        </w:rPr>
        <w:t>However, arrays are more useful when you know the number of ele</w:t>
      </w:r>
      <w:r>
        <w:t>ments will not need to change. For example, if you were using the names of the month in a program, you would probably use an array rather than a vector because you know it will always contain 12 elements:</w:t>
      </w:r>
    </w:p>
    <w:p w14:paraId="21D0D246" w14:textId="77777777" w:rsidR="00AE4407" w:rsidRDefault="00AE4407">
      <w:pPr>
        <w:pStyle w:val="CodeSpaceAbove"/>
      </w:pPr>
    </w:p>
    <w:p w14:paraId="631F91C2" w14:textId="77777777" w:rsidR="00AE4407" w:rsidRDefault="00000000">
      <w:pPr>
        <w:pStyle w:val="Code"/>
      </w:pPr>
      <w:r>
        <w:t>let months = ["January", "February", "March", "April", "May", "June", "July",</w:t>
      </w:r>
    </w:p>
    <w:p w14:paraId="4D27A082" w14:textId="77777777" w:rsidR="00AE4407" w:rsidRDefault="00000000">
      <w:pPr>
        <w:pStyle w:val="Code"/>
      </w:pPr>
      <w:r>
        <w:t xml:space="preserve">              "August", "September", "October", "November", "December"</w:t>
      </w:r>
      <w:proofErr w:type="gramStart"/>
      <w:r>
        <w:t>];</w:t>
      </w:r>
      <w:proofErr w:type="gramEnd"/>
    </w:p>
    <w:p w14:paraId="04457DB0" w14:textId="77777777" w:rsidR="00AE4407" w:rsidRDefault="00AE4407">
      <w:pPr>
        <w:pStyle w:val="CodeSpaceBelow"/>
      </w:pPr>
    </w:p>
    <w:p w14:paraId="78F36FF9" w14:textId="77777777" w:rsidR="00AE4407" w:rsidRDefault="00000000">
      <w:pPr>
        <w:pStyle w:val="Body"/>
        <w:rPr>
          <w:spacing w:val="-2"/>
        </w:rPr>
      </w:pPr>
      <w:r>
        <w:rPr>
          <w:spacing w:val="3"/>
        </w:rPr>
        <w:t xml:space="preserve">You write an array’s type using square brackets with </w:t>
      </w:r>
      <w:r>
        <w:rPr>
          <w:spacing w:val="3"/>
        </w:rPr>
        <w:fldChar w:fldCharType="begin"/>
      </w:r>
      <w:r>
        <w:rPr>
          <w:spacing w:val="3"/>
        </w:rPr>
        <w:instrText>xe "square brackets ([]):in the array type"</w:instrText>
      </w:r>
      <w:r>
        <w:rPr>
          <w:spacing w:val="3"/>
        </w:rPr>
        <w:fldChar w:fldCharType="end"/>
      </w:r>
      <w:r>
        <w:rPr>
          <w:spacing w:val="3"/>
        </w:rPr>
        <w:fldChar w:fldCharType="begin"/>
      </w:r>
      <w:r>
        <w:rPr>
          <w:spacing w:val="3"/>
        </w:rPr>
        <w:instrText>xe "[] (square brackets):in the array type"</w:instrText>
      </w:r>
      <w:r>
        <w:rPr>
          <w:spacing w:val="3"/>
        </w:rPr>
        <w:fldChar w:fldCharType="end"/>
      </w:r>
      <w:r>
        <w:rPr>
          <w:spacing w:val="3"/>
        </w:rPr>
        <w:t xml:space="preserve">the type of each </w:t>
      </w:r>
      <w:r>
        <w:rPr>
          <w:spacing w:val="-2"/>
        </w:rPr>
        <w:t xml:space="preserve">element, a semicolon, and </w:t>
      </w:r>
      <w:r>
        <w:rPr>
          <w:spacing w:val="-2"/>
        </w:rPr>
        <w:fldChar w:fldCharType="begin"/>
      </w:r>
      <w:r>
        <w:rPr>
          <w:spacing w:val="-2"/>
        </w:rPr>
        <w:instrText>xe "semicolon (;):in the array type"</w:instrText>
      </w:r>
      <w:r>
        <w:rPr>
          <w:spacing w:val="-2"/>
        </w:rPr>
        <w:fldChar w:fldCharType="end"/>
      </w:r>
      <w:r>
        <w:rPr>
          <w:spacing w:val="-2"/>
        </w:rPr>
        <w:fldChar w:fldCharType="begin"/>
      </w:r>
      <w:r>
        <w:rPr>
          <w:spacing w:val="-2"/>
        </w:rPr>
        <w:instrText>xe "; (semicolon):in the array type"</w:instrText>
      </w:r>
      <w:r>
        <w:rPr>
          <w:spacing w:val="-2"/>
        </w:rPr>
        <w:fldChar w:fldCharType="end"/>
      </w:r>
      <w:r>
        <w:rPr>
          <w:spacing w:val="-2"/>
        </w:rPr>
        <w:t>then the number of elements in the array, like so:</w:t>
      </w:r>
    </w:p>
    <w:p w14:paraId="2E1B95A6" w14:textId="77777777" w:rsidR="00AE4407" w:rsidRDefault="00AE4407">
      <w:pPr>
        <w:pStyle w:val="CodeSpaceAbove"/>
      </w:pPr>
    </w:p>
    <w:p w14:paraId="7348D43F" w14:textId="77777777" w:rsidR="00AE4407" w:rsidRDefault="00000000">
      <w:pPr>
        <w:pStyle w:val="Code"/>
      </w:pPr>
      <w:r>
        <w:t>let a: [i32; 5] = [1, 2, 3, 4, 5</w:t>
      </w:r>
      <w:proofErr w:type="gramStart"/>
      <w:r>
        <w:t>];</w:t>
      </w:r>
      <w:proofErr w:type="gramEnd"/>
    </w:p>
    <w:p w14:paraId="4C037803" w14:textId="77777777" w:rsidR="00AE4407" w:rsidRDefault="00AE4407">
      <w:pPr>
        <w:pStyle w:val="CodeSpaceBelow"/>
      </w:pPr>
    </w:p>
    <w:p w14:paraId="3C1FDFFC" w14:textId="77777777" w:rsidR="00AE4407" w:rsidRDefault="00000000">
      <w:pPr>
        <w:pStyle w:val="Body"/>
      </w:pPr>
      <w:r>
        <w:rPr>
          <w:spacing w:val="-2"/>
        </w:rPr>
        <w:t xml:space="preserve">Here, </w:t>
      </w:r>
      <w:r>
        <w:rPr>
          <w:rStyle w:val="Literal"/>
          <w:spacing w:val="-2"/>
        </w:rPr>
        <w:t>i32</w:t>
      </w:r>
      <w:r>
        <w:rPr>
          <w:spacing w:val="-2"/>
        </w:rPr>
        <w:t xml:space="preserve"> is the type of each element. After the semicolon, the number </w:t>
      </w:r>
      <w:r>
        <w:rPr>
          <w:rStyle w:val="Literal"/>
          <w:spacing w:val="-2"/>
        </w:rPr>
        <w:t>5</w:t>
      </w:r>
      <w:r>
        <w:rPr>
          <w:spacing w:val="-2"/>
        </w:rPr>
        <w:t xml:space="preserve"> </w:t>
      </w:r>
      <w:r>
        <w:rPr>
          <w:spacing w:val="-2"/>
        </w:rPr>
        <w:br/>
      </w:r>
      <w:r>
        <w:t>indicates the array contains five elements.</w:t>
      </w:r>
    </w:p>
    <w:p w14:paraId="2DE098AB" w14:textId="77777777" w:rsidR="00AE4407" w:rsidRDefault="00000000">
      <w:pPr>
        <w:pStyle w:val="Body"/>
      </w:pPr>
      <w:r>
        <w:t>You can also initialize an array to contain the same value for each element by specifying the initial value, followed by a semicolon, and then the length of the array in square brackets, as shown here:</w:t>
      </w:r>
    </w:p>
    <w:p w14:paraId="1C4DB4F6" w14:textId="77777777" w:rsidR="00AE4407" w:rsidRDefault="00AE4407">
      <w:pPr>
        <w:pStyle w:val="CodeSpaceAbove"/>
      </w:pPr>
    </w:p>
    <w:p w14:paraId="6C23F6DD" w14:textId="77777777" w:rsidR="00AE4407" w:rsidRDefault="00000000">
      <w:pPr>
        <w:pStyle w:val="Code"/>
      </w:pPr>
      <w:r>
        <w:t>let a = [3; 5</w:t>
      </w:r>
      <w:proofErr w:type="gramStart"/>
      <w:r>
        <w:t>];</w:t>
      </w:r>
      <w:proofErr w:type="gramEnd"/>
    </w:p>
    <w:p w14:paraId="3AC270A6" w14:textId="77777777" w:rsidR="00AE4407" w:rsidRDefault="00AE4407">
      <w:pPr>
        <w:pStyle w:val="CodeSpaceBelow"/>
      </w:pPr>
    </w:p>
    <w:p w14:paraId="50686D97" w14:textId="77777777" w:rsidR="00AE4407" w:rsidRDefault="00000000">
      <w:pPr>
        <w:pStyle w:val="Body"/>
      </w:pPr>
      <w:r>
        <w:rPr>
          <w:spacing w:val="3"/>
        </w:rPr>
        <w:t xml:space="preserve">The array named </w:t>
      </w:r>
      <w:r>
        <w:rPr>
          <w:rStyle w:val="Literal"/>
          <w:spacing w:val="3"/>
        </w:rPr>
        <w:t>a</w:t>
      </w:r>
      <w:r>
        <w:rPr>
          <w:spacing w:val="3"/>
        </w:rPr>
        <w:t xml:space="preserve"> will contain </w:t>
      </w:r>
      <w:r>
        <w:rPr>
          <w:rStyle w:val="Literal"/>
          <w:spacing w:val="3"/>
        </w:rPr>
        <w:t>5</w:t>
      </w:r>
      <w:r>
        <w:rPr>
          <w:spacing w:val="3"/>
        </w:rPr>
        <w:t xml:space="preserve"> elements that will all be set to the </w:t>
      </w:r>
      <w:r>
        <w:t xml:space="preserve">value </w:t>
      </w:r>
      <w:r>
        <w:rPr>
          <w:rStyle w:val="Literal"/>
        </w:rPr>
        <w:t>3</w:t>
      </w:r>
      <w:r>
        <w:t xml:space="preserve"> initially. This is the same as writing </w:t>
      </w:r>
      <w:r>
        <w:rPr>
          <w:rStyle w:val="Literal"/>
        </w:rPr>
        <w:t>let a = [3, 3, 3, 3, 3</w:t>
      </w:r>
      <w:proofErr w:type="gramStart"/>
      <w:r>
        <w:rPr>
          <w:rStyle w:val="Literal"/>
        </w:rPr>
        <w:t>];</w:t>
      </w:r>
      <w:proofErr w:type="gramEnd"/>
      <w:r>
        <w:t xml:space="preserve"> but in a more concise way.</w:t>
      </w:r>
    </w:p>
    <w:p w14:paraId="5141192A" w14:textId="77777777" w:rsidR="00AE4407" w:rsidRDefault="00000000">
      <w:pPr>
        <w:pStyle w:val="HeadC"/>
      </w:pPr>
      <w:r>
        <w:fldChar w:fldCharType="begin"/>
      </w:r>
      <w:r>
        <w:instrText>xe "array data type:accessing elements of"</w:instrText>
      </w:r>
      <w:r>
        <w:fldChar w:fldCharType="end"/>
      </w:r>
      <w:r>
        <w:fldChar w:fldCharType="begin"/>
      </w:r>
      <w:r>
        <w:instrText>xe "square brackets ([]):for element access"</w:instrText>
      </w:r>
      <w:r>
        <w:fldChar w:fldCharType="end"/>
      </w:r>
      <w:r>
        <w:fldChar w:fldCharType="begin"/>
      </w:r>
      <w:r>
        <w:instrText>xe "[] (square brackets):for element access"</w:instrText>
      </w:r>
      <w:r>
        <w:fldChar w:fldCharType="end"/>
      </w:r>
      <w:r>
        <w:t>Accessing Array Elements</w:t>
      </w:r>
    </w:p>
    <w:p w14:paraId="496F3BE5" w14:textId="77777777" w:rsidR="00AE4407" w:rsidRDefault="00000000">
      <w:pPr>
        <w:pStyle w:val="BodyFirst"/>
      </w:pPr>
      <w:r>
        <w:rPr>
          <w:spacing w:val="3"/>
        </w:rPr>
        <w:t xml:space="preserve">An array is a single chunk of memory of a known, fixed size </w:t>
      </w:r>
      <w:r>
        <w:rPr>
          <w:spacing w:val="3"/>
        </w:rPr>
        <w:lastRenderedPageBreak/>
        <w:t xml:space="preserve">that can be </w:t>
      </w:r>
      <w:r>
        <w:t>allocated on the stack. You can access elements of an array using indexing, like this:</w:t>
      </w:r>
    </w:p>
    <w:p w14:paraId="4B599FA6" w14:textId="77777777" w:rsidR="00AE4407" w:rsidRDefault="00AE4407">
      <w:pPr>
        <w:pStyle w:val="CodeSpaceAbove"/>
      </w:pPr>
    </w:p>
    <w:p w14:paraId="484E8CE1" w14:textId="77777777" w:rsidR="00AE4407" w:rsidRDefault="00000000" w:rsidP="00FD7A7D">
      <w:pPr>
        <w:pStyle w:val="CodeLabel"/>
      </w:pPr>
      <w:r>
        <w:t>src/main.rs</w:t>
      </w:r>
    </w:p>
    <w:p w14:paraId="087F6AF5" w14:textId="77777777" w:rsidR="00AE4407" w:rsidRDefault="00000000">
      <w:pPr>
        <w:pStyle w:val="Code"/>
      </w:pPr>
      <w:r>
        <w:t>fn main() {</w:t>
      </w:r>
    </w:p>
    <w:p w14:paraId="1B36FCF7" w14:textId="77777777" w:rsidR="00AE4407" w:rsidRDefault="00000000">
      <w:pPr>
        <w:pStyle w:val="Code"/>
      </w:pPr>
      <w:r>
        <w:t xml:space="preserve">    let a = [1, 2, 3, 4, 5</w:t>
      </w:r>
      <w:proofErr w:type="gramStart"/>
      <w:r>
        <w:t>];</w:t>
      </w:r>
      <w:proofErr w:type="gramEnd"/>
    </w:p>
    <w:p w14:paraId="27935FE8" w14:textId="77777777" w:rsidR="00AE4407" w:rsidRDefault="00AE4407">
      <w:pPr>
        <w:pStyle w:val="Code"/>
      </w:pPr>
    </w:p>
    <w:p w14:paraId="5BD30864" w14:textId="77777777" w:rsidR="00AE4407" w:rsidRDefault="00000000">
      <w:pPr>
        <w:pStyle w:val="Code"/>
      </w:pPr>
      <w:r>
        <w:t xml:space="preserve">    let first = a[0</w:t>
      </w:r>
      <w:proofErr w:type="gramStart"/>
      <w:r>
        <w:t>];</w:t>
      </w:r>
      <w:proofErr w:type="gramEnd"/>
    </w:p>
    <w:p w14:paraId="49F5DE9C" w14:textId="77777777" w:rsidR="00AE4407" w:rsidRDefault="00000000">
      <w:pPr>
        <w:pStyle w:val="Code"/>
      </w:pPr>
      <w:r>
        <w:t xml:space="preserve">    let second = a[1</w:t>
      </w:r>
      <w:proofErr w:type="gramStart"/>
      <w:r>
        <w:t>];</w:t>
      </w:r>
      <w:proofErr w:type="gramEnd"/>
    </w:p>
    <w:p w14:paraId="7869F14B" w14:textId="77777777" w:rsidR="00AE4407" w:rsidRDefault="00000000">
      <w:pPr>
        <w:pStyle w:val="Code"/>
      </w:pPr>
      <w:r>
        <w:t>}</w:t>
      </w:r>
    </w:p>
    <w:p w14:paraId="135AB64C" w14:textId="77777777" w:rsidR="00AE4407" w:rsidRDefault="00AE4407">
      <w:pPr>
        <w:pStyle w:val="CodeSpaceBelow"/>
      </w:pPr>
    </w:p>
    <w:p w14:paraId="1A10323E" w14:textId="77777777" w:rsidR="00AE4407" w:rsidRDefault="00000000">
      <w:pPr>
        <w:pStyle w:val="Body"/>
      </w:pPr>
      <w:r>
        <w:t xml:space="preserve">In this example, the variable named </w:t>
      </w:r>
      <w:r>
        <w:rPr>
          <w:rStyle w:val="Literal"/>
        </w:rPr>
        <w:t>first</w:t>
      </w:r>
      <w:r>
        <w:t xml:space="preserve"> will get the value </w:t>
      </w:r>
      <w:r>
        <w:rPr>
          <w:rStyle w:val="Literal"/>
        </w:rPr>
        <w:t>1</w:t>
      </w:r>
      <w:r>
        <w:t xml:space="preserve"> because that is the value at index </w:t>
      </w:r>
      <w:r>
        <w:rPr>
          <w:rStyle w:val="Literal"/>
        </w:rPr>
        <w:t>[0]</w:t>
      </w:r>
      <w:r>
        <w:t xml:space="preserve"> in the array. The variable named </w:t>
      </w:r>
      <w:r>
        <w:rPr>
          <w:rStyle w:val="Literal"/>
        </w:rPr>
        <w:t>second</w:t>
      </w:r>
      <w:r>
        <w:t xml:space="preserve"> will get the value </w:t>
      </w:r>
      <w:r>
        <w:rPr>
          <w:rStyle w:val="Literal"/>
        </w:rPr>
        <w:t>2</w:t>
      </w:r>
      <w:r>
        <w:t xml:space="preserve"> from index </w:t>
      </w:r>
      <w:r>
        <w:rPr>
          <w:rStyle w:val="Literal"/>
        </w:rPr>
        <w:t>[1]</w:t>
      </w:r>
      <w:r>
        <w:t xml:space="preserve"> in the array.</w:t>
      </w:r>
    </w:p>
    <w:p w14:paraId="7A642393" w14:textId="77777777" w:rsidR="00AE4407" w:rsidRDefault="00000000">
      <w:pPr>
        <w:pStyle w:val="HeadC"/>
      </w:pPr>
      <w:r>
        <w:t xml:space="preserve">Invalid Array </w:t>
      </w:r>
      <w:r>
        <w:fldChar w:fldCharType="begin"/>
      </w:r>
      <w:r>
        <w:instrText>xe "array data type:invalid element access"</w:instrText>
      </w:r>
      <w:r>
        <w:fldChar w:fldCharType="end"/>
      </w:r>
      <w:r>
        <w:t>Element Access</w:t>
      </w:r>
    </w:p>
    <w:p w14:paraId="6EB5C14D" w14:textId="77777777" w:rsidR="00AE4407" w:rsidRDefault="00000000">
      <w:pPr>
        <w:pStyle w:val="BodyFirst"/>
      </w:pPr>
      <w:r>
        <w:t xml:space="preserve">Let’s see what happens if you try to access an element of an array that is past the end of the array. Say you run this code, </w:t>
      </w:r>
      <w:proofErr w:type="gramStart"/>
      <w:r>
        <w:t>similar to</w:t>
      </w:r>
      <w:proofErr w:type="gramEnd"/>
      <w:r>
        <w:t xml:space="preserve"> the guessing game in </w:t>
      </w:r>
      <w:r>
        <w:rPr>
          <w:rStyle w:val="Xref"/>
        </w:rPr>
        <w:t>Chapter 2</w:t>
      </w:r>
      <w:r>
        <w:t>, to get an array index from the user:</w:t>
      </w:r>
    </w:p>
    <w:p w14:paraId="4DC58D66" w14:textId="77777777" w:rsidR="00AE4407" w:rsidRDefault="00AE4407">
      <w:pPr>
        <w:pStyle w:val="CodeSpaceAbove"/>
      </w:pPr>
    </w:p>
    <w:p w14:paraId="2ECE6795" w14:textId="77777777" w:rsidR="00AE4407" w:rsidRDefault="00000000" w:rsidP="00FD7A7D">
      <w:pPr>
        <w:pStyle w:val="CodeLabel"/>
      </w:pPr>
      <w:r>
        <w:t>src/main.rs</w:t>
      </w:r>
    </w:p>
    <w:p w14:paraId="3F689DB0" w14:textId="77777777" w:rsidR="00AE4407" w:rsidRDefault="00000000">
      <w:pPr>
        <w:pStyle w:val="Code"/>
      </w:pPr>
      <w:r>
        <w:t xml:space="preserve">use </w:t>
      </w:r>
      <w:proofErr w:type="gramStart"/>
      <w:r>
        <w:t>std::</w:t>
      </w:r>
      <w:proofErr w:type="gramEnd"/>
      <w:r>
        <w:t>io;</w:t>
      </w:r>
    </w:p>
    <w:p w14:paraId="2B764B9F" w14:textId="77777777" w:rsidR="00AE4407" w:rsidRDefault="00AE4407">
      <w:pPr>
        <w:pStyle w:val="Code"/>
      </w:pPr>
    </w:p>
    <w:p w14:paraId="743FCEB4" w14:textId="77777777" w:rsidR="00AE4407" w:rsidRDefault="00000000">
      <w:pPr>
        <w:pStyle w:val="Code"/>
      </w:pPr>
      <w:r>
        <w:t>fn main() {</w:t>
      </w:r>
    </w:p>
    <w:p w14:paraId="4EE9B538" w14:textId="77777777" w:rsidR="00AE4407" w:rsidRDefault="00000000">
      <w:pPr>
        <w:pStyle w:val="Code"/>
      </w:pPr>
      <w:r>
        <w:t xml:space="preserve">    let a = [1, 2, 3, 4, 5</w:t>
      </w:r>
      <w:proofErr w:type="gramStart"/>
      <w:r>
        <w:t>];</w:t>
      </w:r>
      <w:proofErr w:type="gramEnd"/>
    </w:p>
    <w:p w14:paraId="76D9F97C" w14:textId="77777777" w:rsidR="00AE4407" w:rsidRDefault="00AE4407">
      <w:pPr>
        <w:pStyle w:val="Code"/>
      </w:pPr>
    </w:p>
    <w:p w14:paraId="23450994" w14:textId="77777777" w:rsidR="00AE4407" w:rsidRDefault="00000000">
      <w:pPr>
        <w:pStyle w:val="Code"/>
      </w:pPr>
      <w:r>
        <w:t xml:space="preserve">    println!("Please enter an array index."</w:t>
      </w:r>
      <w:proofErr w:type="gramStart"/>
      <w:r>
        <w:t>);</w:t>
      </w:r>
      <w:proofErr w:type="gramEnd"/>
    </w:p>
    <w:p w14:paraId="2A8D2C16" w14:textId="77777777" w:rsidR="00AE4407" w:rsidRDefault="00AE4407">
      <w:pPr>
        <w:pStyle w:val="Code"/>
      </w:pPr>
    </w:p>
    <w:p w14:paraId="04E1201D" w14:textId="77777777" w:rsidR="00AE4407" w:rsidRDefault="00000000">
      <w:pPr>
        <w:pStyle w:val="Code"/>
      </w:pPr>
      <w:r>
        <w:t xml:space="preserve">    let mut index = </w:t>
      </w:r>
      <w:proofErr w:type="gramStart"/>
      <w:r>
        <w:t>String::</w:t>
      </w:r>
      <w:proofErr w:type="gramEnd"/>
      <w:r>
        <w:t>new();</w:t>
      </w:r>
    </w:p>
    <w:p w14:paraId="4B999D06" w14:textId="77777777" w:rsidR="00AE4407" w:rsidRDefault="00AE4407">
      <w:pPr>
        <w:pStyle w:val="Code"/>
      </w:pPr>
    </w:p>
    <w:p w14:paraId="5F29DAA0" w14:textId="77777777" w:rsidR="00AE4407" w:rsidRDefault="00000000">
      <w:pPr>
        <w:pStyle w:val="Code"/>
      </w:pPr>
      <w:r>
        <w:t xml:space="preserve">    </w:t>
      </w:r>
      <w:proofErr w:type="gramStart"/>
      <w:r>
        <w:t>io::</w:t>
      </w:r>
      <w:proofErr w:type="gramEnd"/>
      <w:r>
        <w:t>stdin()</w:t>
      </w:r>
    </w:p>
    <w:p w14:paraId="63B51818" w14:textId="77777777" w:rsidR="00AE4407" w:rsidRDefault="00000000">
      <w:pPr>
        <w:pStyle w:val="Code"/>
      </w:pPr>
      <w:r>
        <w:t xml:space="preserve">        .</w:t>
      </w:r>
      <w:proofErr w:type="spellStart"/>
      <w:r>
        <w:t>read_line</w:t>
      </w:r>
      <w:proofErr w:type="spellEnd"/>
      <w:r>
        <w:t>(&amp;mut index)</w:t>
      </w:r>
    </w:p>
    <w:p w14:paraId="356A471B" w14:textId="77777777" w:rsidR="00AE4407" w:rsidRDefault="00000000">
      <w:pPr>
        <w:pStyle w:val="Code"/>
      </w:pPr>
      <w:r>
        <w:t xml:space="preserve">        .expect("Failed to read line"</w:t>
      </w:r>
      <w:proofErr w:type="gramStart"/>
      <w:r>
        <w:t>);</w:t>
      </w:r>
      <w:proofErr w:type="gramEnd"/>
    </w:p>
    <w:p w14:paraId="4936B059" w14:textId="77777777" w:rsidR="00AE4407" w:rsidRDefault="00AE4407">
      <w:pPr>
        <w:pStyle w:val="Code"/>
      </w:pPr>
    </w:p>
    <w:p w14:paraId="5218227E" w14:textId="77777777" w:rsidR="00AE4407" w:rsidRDefault="00000000">
      <w:pPr>
        <w:pStyle w:val="Code"/>
      </w:pPr>
      <w:r>
        <w:t xml:space="preserve">    let index: usize = index</w:t>
      </w:r>
    </w:p>
    <w:p w14:paraId="02F025A7" w14:textId="77777777" w:rsidR="00AE4407" w:rsidRDefault="00000000">
      <w:pPr>
        <w:pStyle w:val="Code"/>
      </w:pPr>
      <w:r>
        <w:t xml:space="preserve">        .trim()</w:t>
      </w:r>
    </w:p>
    <w:p w14:paraId="51E11E08" w14:textId="77777777" w:rsidR="00AE4407" w:rsidRDefault="00000000">
      <w:pPr>
        <w:pStyle w:val="Code"/>
      </w:pPr>
      <w:r>
        <w:t xml:space="preserve">        .parse()</w:t>
      </w:r>
    </w:p>
    <w:p w14:paraId="4449F2BF" w14:textId="77777777" w:rsidR="00AE4407" w:rsidRDefault="00000000">
      <w:pPr>
        <w:pStyle w:val="Code"/>
      </w:pPr>
      <w:r>
        <w:t xml:space="preserve">        .expect("Index entered was not a number"</w:t>
      </w:r>
      <w:proofErr w:type="gramStart"/>
      <w:r>
        <w:t>);</w:t>
      </w:r>
      <w:proofErr w:type="gramEnd"/>
    </w:p>
    <w:p w14:paraId="63F2720F" w14:textId="77777777" w:rsidR="00AE4407" w:rsidRDefault="00AE4407">
      <w:pPr>
        <w:pStyle w:val="Code"/>
      </w:pPr>
    </w:p>
    <w:p w14:paraId="670EA022" w14:textId="77777777" w:rsidR="00AE4407" w:rsidRDefault="00000000">
      <w:pPr>
        <w:pStyle w:val="Code"/>
      </w:pPr>
      <w:r>
        <w:t xml:space="preserve">    let element = a[index</w:t>
      </w:r>
      <w:proofErr w:type="gramStart"/>
      <w:r>
        <w:t>];</w:t>
      </w:r>
      <w:proofErr w:type="gramEnd"/>
    </w:p>
    <w:p w14:paraId="37222DC4" w14:textId="77777777" w:rsidR="00AE4407" w:rsidRDefault="00AE4407">
      <w:pPr>
        <w:pStyle w:val="Code"/>
      </w:pPr>
    </w:p>
    <w:p w14:paraId="354283E2" w14:textId="77777777" w:rsidR="00AE4407" w:rsidRDefault="00000000">
      <w:pPr>
        <w:pStyle w:val="Code"/>
      </w:pPr>
      <w:r>
        <w:t xml:space="preserve">    println!(</w:t>
      </w:r>
    </w:p>
    <w:p w14:paraId="53CA3A1C" w14:textId="77777777" w:rsidR="00AE4407" w:rsidRDefault="00000000">
      <w:pPr>
        <w:pStyle w:val="Code"/>
      </w:pPr>
      <w:r>
        <w:t xml:space="preserve">        "The value of the element at index {index} </w:t>
      </w:r>
      <w:proofErr w:type="gramStart"/>
      <w:r>
        <w:t>is:</w:t>
      </w:r>
      <w:proofErr w:type="gramEnd"/>
      <w:r>
        <w:t xml:space="preserve"> {element}"</w:t>
      </w:r>
    </w:p>
    <w:p w14:paraId="1024292E" w14:textId="77777777" w:rsidR="00AE4407" w:rsidRDefault="00000000">
      <w:pPr>
        <w:pStyle w:val="Code"/>
      </w:pPr>
      <w:r>
        <w:t xml:space="preserve">    );</w:t>
      </w:r>
    </w:p>
    <w:p w14:paraId="564C777E" w14:textId="77777777" w:rsidR="00AE4407" w:rsidRDefault="00000000">
      <w:pPr>
        <w:pStyle w:val="Code"/>
      </w:pPr>
      <w:r>
        <w:t>}</w:t>
      </w:r>
    </w:p>
    <w:p w14:paraId="4E90F5F0" w14:textId="77777777" w:rsidR="00AE4407" w:rsidRDefault="00AE4407">
      <w:pPr>
        <w:pStyle w:val="CodeSpaceBelow"/>
      </w:pPr>
    </w:p>
    <w:p w14:paraId="2A37D7DF" w14:textId="77777777" w:rsidR="00AE4407" w:rsidRDefault="00000000">
      <w:pPr>
        <w:pStyle w:val="Body"/>
      </w:pPr>
      <w:r>
        <w:rPr>
          <w:spacing w:val="3"/>
        </w:rPr>
        <w:t xml:space="preserve">This code compiles successfully. If you run this code using </w:t>
      </w:r>
      <w:r>
        <w:rPr>
          <w:rStyle w:val="Literal"/>
          <w:spacing w:val="3"/>
        </w:rPr>
        <w:t>cargo run</w:t>
      </w:r>
      <w:r>
        <w:rPr>
          <w:spacing w:val="3"/>
        </w:rPr>
        <w:t xml:space="preserve"> </w:t>
      </w:r>
      <w:r>
        <w:t xml:space="preserve">and enter </w:t>
      </w:r>
      <w:r>
        <w:rPr>
          <w:rStyle w:val="Literal"/>
        </w:rPr>
        <w:t>0</w:t>
      </w:r>
      <w:r>
        <w:t xml:space="preserve">, </w:t>
      </w:r>
      <w:r>
        <w:rPr>
          <w:rStyle w:val="Literal"/>
        </w:rPr>
        <w:t>1</w:t>
      </w:r>
      <w:r>
        <w:t xml:space="preserve">, </w:t>
      </w:r>
      <w:r>
        <w:rPr>
          <w:rStyle w:val="Literal"/>
        </w:rPr>
        <w:t>2</w:t>
      </w:r>
      <w:r>
        <w:t xml:space="preserve">, </w:t>
      </w:r>
      <w:r>
        <w:rPr>
          <w:rStyle w:val="Literal"/>
        </w:rPr>
        <w:t>3</w:t>
      </w:r>
      <w:r>
        <w:t xml:space="preserve">, or </w:t>
      </w:r>
      <w:r>
        <w:rPr>
          <w:rStyle w:val="Literal"/>
        </w:rPr>
        <w:t>4</w:t>
      </w:r>
      <w:r>
        <w:t xml:space="preserve">, the program will print out the </w:t>
      </w:r>
      <w:r>
        <w:lastRenderedPageBreak/>
        <w:t xml:space="preserve">corresponding value at that index in the array. If you instead enter a number past the end of the array, such as </w:t>
      </w:r>
      <w:r>
        <w:rPr>
          <w:rStyle w:val="Literal"/>
        </w:rPr>
        <w:t>10</w:t>
      </w:r>
      <w:r>
        <w:t>, you’ll see output like this:</w:t>
      </w:r>
    </w:p>
    <w:p w14:paraId="3B615E21" w14:textId="77777777" w:rsidR="00AE4407" w:rsidRDefault="00AE4407">
      <w:pPr>
        <w:pStyle w:val="CodeSpaceAbove"/>
      </w:pPr>
    </w:p>
    <w:p w14:paraId="2164E2D8" w14:textId="77777777" w:rsidR="00AE4407" w:rsidRDefault="00000000">
      <w:pPr>
        <w:pStyle w:val="Code"/>
      </w:pPr>
      <w:r>
        <w:t xml:space="preserve">thread 'main' panicked at 'index out of bounds: the </w:t>
      </w:r>
      <w:proofErr w:type="spellStart"/>
      <w:r>
        <w:t>len</w:t>
      </w:r>
      <w:proofErr w:type="spellEnd"/>
      <w:r>
        <w:t xml:space="preserve"> is 5 but the index is 10', </w:t>
      </w:r>
      <w:proofErr w:type="spellStart"/>
      <w:r>
        <w:t>src</w:t>
      </w:r>
      <w:proofErr w:type="spellEnd"/>
      <w:r>
        <w:t>/main.rs:19:19</w:t>
      </w:r>
    </w:p>
    <w:p w14:paraId="365F3D8E" w14:textId="77777777" w:rsidR="00AE4407" w:rsidRDefault="00000000">
      <w:pPr>
        <w:pStyle w:val="Code"/>
      </w:pPr>
      <w:r>
        <w:t>note: run with `RUST_BACKTRACE=1` environment variable to display a backtrace</w:t>
      </w:r>
    </w:p>
    <w:p w14:paraId="7EC93631" w14:textId="77777777" w:rsidR="00AE4407" w:rsidRDefault="00AE4407">
      <w:pPr>
        <w:pStyle w:val="CodeSpaceBelow"/>
      </w:pPr>
    </w:p>
    <w:p w14:paraId="0830EC31" w14:textId="77777777" w:rsidR="00AE4407" w:rsidRDefault="00000000">
      <w:pPr>
        <w:pStyle w:val="Body"/>
      </w:pPr>
      <w:r>
        <w:t xml:space="preserve">The program resulted in a </w:t>
      </w:r>
      <w:r>
        <w:rPr>
          <w:rStyle w:val="Italic"/>
        </w:rPr>
        <w:t>runtime</w:t>
      </w:r>
      <w:r>
        <w:t xml:space="preserve"> error at the point of using an invalid value in the indexing operation. The program exited with an error message and didn’t execute the final </w:t>
      </w:r>
      <w:r>
        <w:rPr>
          <w:rStyle w:val="Literal"/>
        </w:rPr>
        <w:t>println!</w:t>
      </w:r>
      <w:r>
        <w:t xml:space="preserve"> statement. When you attempt to access an element using indexing, Rust will check that the index you’ve specified </w:t>
      </w:r>
      <w:r>
        <w:rPr>
          <w:spacing w:val="3"/>
        </w:rPr>
        <w:t xml:space="preserve">is less than the array length. If the index is greater than or equal to the </w:t>
      </w:r>
      <w:r>
        <w:t xml:space="preserve">length, Rust will panic. This check </w:t>
      </w:r>
      <w:proofErr w:type="gramStart"/>
      <w:r>
        <w:t>has to</w:t>
      </w:r>
      <w:proofErr w:type="gramEnd"/>
      <w:r>
        <w:t xml:space="preserve"> happen at runtime, especially in this case, because the compiler can’t possibly know what value a user will enter when they run the code later.</w:t>
      </w:r>
    </w:p>
    <w:p w14:paraId="57E1C6FA" w14:textId="77777777" w:rsidR="00AE4407" w:rsidRDefault="00000000">
      <w:pPr>
        <w:pStyle w:val="Body"/>
      </w:pPr>
      <w:r>
        <w:rPr>
          <w:spacing w:val="3"/>
        </w:rPr>
        <w:t xml:space="preserve">This is an example of Rust’s memory safety principles in action. In many low-level languages, this kind of check is not done, and when you </w:t>
      </w:r>
      <w:r>
        <w:t xml:space="preserve">provide an incorrect index, invalid memory can be accessed. Rust protects you against this kind of error by immediately exiting instead of allowing the </w:t>
      </w:r>
      <w:r>
        <w:rPr>
          <w:spacing w:val="2"/>
        </w:rPr>
        <w:t xml:space="preserve">memory access and continuing. </w:t>
      </w:r>
      <w:r>
        <w:rPr>
          <w:rStyle w:val="Xref"/>
          <w:spacing w:val="2"/>
        </w:rPr>
        <w:t>Chapter 9</w:t>
      </w:r>
      <w:r>
        <w:rPr>
          <w:spacing w:val="2"/>
        </w:rPr>
        <w:t xml:space="preserve"> discusses more of Rust’s error </w:t>
      </w:r>
      <w:r>
        <w:t xml:space="preserve">handling and how you can write readable, safe code that neither panics nor allows invalid memory access. </w:t>
      </w:r>
    </w:p>
    <w:p w14:paraId="0B9B40FC" w14:textId="77777777" w:rsidR="00AE4407" w:rsidRDefault="00000000">
      <w:pPr>
        <w:pStyle w:val="HeadA"/>
      </w:pPr>
      <w:r>
        <w:fldChar w:fldCharType="begin"/>
      </w:r>
      <w:r>
        <w:instrText>xe "functions"</w:instrText>
      </w:r>
      <w:r>
        <w:fldChar w:fldCharType="end"/>
      </w:r>
      <w:r>
        <w:t>Functions</w:t>
      </w:r>
    </w:p>
    <w:p w14:paraId="5E18C70E" w14:textId="77777777" w:rsidR="00AE4407" w:rsidRDefault="00000000">
      <w:pPr>
        <w:pStyle w:val="BodyFirst"/>
      </w:pPr>
      <w:r>
        <w:t xml:space="preserve">Functions are prevalent in Rust code. You’ve already seen one of the most important functions in the language: the </w:t>
      </w:r>
      <w:r>
        <w:rPr>
          <w:rStyle w:val="Literal"/>
        </w:rPr>
        <w:t>main</w:t>
      </w:r>
      <w:r>
        <w:t xml:space="preserve"> function, which is the entry point of many programs. You’ve also seen the </w:t>
      </w:r>
      <w:r>
        <w:rPr>
          <w:rStyle w:val="Literal"/>
        </w:rPr>
        <w:t>fn</w:t>
      </w:r>
      <w:r>
        <w:t xml:space="preserve"> keyword, which allows you to declare new functions.</w:t>
      </w:r>
    </w:p>
    <w:p w14:paraId="7799572C" w14:textId="77777777" w:rsidR="00AE4407" w:rsidRDefault="00000000">
      <w:pPr>
        <w:pStyle w:val="Body"/>
      </w:pPr>
      <w:r>
        <w:rPr>
          <w:spacing w:val="3"/>
        </w:rPr>
        <w:t xml:space="preserve">Rust code </w:t>
      </w:r>
      <w:r>
        <w:rPr>
          <w:spacing w:val="3"/>
        </w:rPr>
        <w:fldChar w:fldCharType="begin"/>
      </w:r>
      <w:r>
        <w:rPr>
          <w:spacing w:val="3"/>
        </w:rPr>
        <w:instrText>xe "conventions:naming"</w:instrText>
      </w:r>
      <w:r>
        <w:rPr>
          <w:spacing w:val="3"/>
        </w:rPr>
        <w:fldChar w:fldCharType="end"/>
      </w:r>
      <w:r>
        <w:rPr>
          <w:spacing w:val="3"/>
        </w:rPr>
        <w:t xml:space="preserve">uses </w:t>
      </w:r>
      <w:r>
        <w:rPr>
          <w:rStyle w:val="Italic"/>
          <w:spacing w:val="3"/>
        </w:rPr>
        <w:t>snake case</w:t>
      </w:r>
      <w:r>
        <w:rPr>
          <w:spacing w:val="3"/>
        </w:rPr>
        <w:t xml:space="preserve"> as the </w:t>
      </w:r>
      <w:r>
        <w:rPr>
          <w:spacing w:val="3"/>
        </w:rPr>
        <w:fldChar w:fldCharType="begin"/>
      </w:r>
      <w:r>
        <w:rPr>
          <w:spacing w:val="3"/>
        </w:rPr>
        <w:instrText>xe "snake case"</w:instrText>
      </w:r>
      <w:r>
        <w:rPr>
          <w:spacing w:val="3"/>
        </w:rPr>
        <w:fldChar w:fldCharType="end"/>
      </w:r>
      <w:r>
        <w:rPr>
          <w:spacing w:val="3"/>
        </w:rPr>
        <w:t xml:space="preserve">conventional style for function and </w:t>
      </w:r>
      <w:r>
        <w:t>variable names, in which all letters are lowercase and underscores separate words. Here’s a program that contains an example function definition:</w:t>
      </w:r>
    </w:p>
    <w:p w14:paraId="50B23330" w14:textId="77777777" w:rsidR="00AE4407" w:rsidRDefault="00AE4407">
      <w:pPr>
        <w:pStyle w:val="CodeSpaceAbove"/>
      </w:pPr>
    </w:p>
    <w:p w14:paraId="5F628A2F" w14:textId="77777777" w:rsidR="00AE4407" w:rsidRDefault="00000000" w:rsidP="00FD7A7D">
      <w:pPr>
        <w:pStyle w:val="CodeLabel"/>
      </w:pPr>
      <w:r>
        <w:t>src/main.rs</w:t>
      </w:r>
    </w:p>
    <w:p w14:paraId="625C0D6E" w14:textId="77777777" w:rsidR="00AE4407" w:rsidRDefault="00000000">
      <w:pPr>
        <w:pStyle w:val="Code"/>
      </w:pPr>
      <w:r>
        <w:t>fn main() {</w:t>
      </w:r>
    </w:p>
    <w:p w14:paraId="007C256F" w14:textId="77777777" w:rsidR="00AE4407" w:rsidRDefault="00000000">
      <w:pPr>
        <w:pStyle w:val="Code"/>
      </w:pPr>
      <w:r>
        <w:t xml:space="preserve">    println!("Hello, world!"</w:t>
      </w:r>
      <w:proofErr w:type="gramStart"/>
      <w:r>
        <w:t>);</w:t>
      </w:r>
      <w:proofErr w:type="gramEnd"/>
    </w:p>
    <w:p w14:paraId="35B4B917" w14:textId="77777777" w:rsidR="00AE4407" w:rsidRDefault="00AE4407">
      <w:pPr>
        <w:pStyle w:val="Code"/>
      </w:pPr>
    </w:p>
    <w:p w14:paraId="712D6FCF" w14:textId="77777777" w:rsidR="00AE4407" w:rsidRDefault="00000000">
      <w:pPr>
        <w:pStyle w:val="Code"/>
      </w:pPr>
      <w:r>
        <w:t xml:space="preserve">    </w:t>
      </w:r>
      <w:proofErr w:type="spellStart"/>
      <w:r>
        <w:t>another_function</w:t>
      </w:r>
      <w:proofErr w:type="spellEnd"/>
      <w:r>
        <w:t>(</w:t>
      </w:r>
      <w:proofErr w:type="gramStart"/>
      <w:r>
        <w:t>);</w:t>
      </w:r>
      <w:proofErr w:type="gramEnd"/>
    </w:p>
    <w:p w14:paraId="7727564D" w14:textId="77777777" w:rsidR="00AE4407" w:rsidRDefault="00000000">
      <w:pPr>
        <w:pStyle w:val="Code"/>
      </w:pPr>
      <w:r>
        <w:t>}</w:t>
      </w:r>
    </w:p>
    <w:p w14:paraId="3B26BCC9" w14:textId="77777777" w:rsidR="00AE4407" w:rsidRDefault="00AE4407">
      <w:pPr>
        <w:pStyle w:val="Code"/>
      </w:pPr>
    </w:p>
    <w:p w14:paraId="58254BC0" w14:textId="77777777" w:rsidR="00AE4407" w:rsidRDefault="00000000">
      <w:pPr>
        <w:pStyle w:val="Code"/>
      </w:pPr>
      <w:r>
        <w:t xml:space="preserve">fn </w:t>
      </w:r>
      <w:proofErr w:type="spellStart"/>
      <w:r>
        <w:t>another_function</w:t>
      </w:r>
      <w:proofErr w:type="spellEnd"/>
      <w:r>
        <w:t>() {</w:t>
      </w:r>
    </w:p>
    <w:p w14:paraId="29D7F1B3" w14:textId="77777777" w:rsidR="00AE4407" w:rsidRDefault="00000000">
      <w:pPr>
        <w:pStyle w:val="Code"/>
      </w:pPr>
      <w:r>
        <w:t xml:space="preserve">    println!("Another function."</w:t>
      </w:r>
      <w:proofErr w:type="gramStart"/>
      <w:r>
        <w:t>);</w:t>
      </w:r>
      <w:proofErr w:type="gramEnd"/>
    </w:p>
    <w:p w14:paraId="5C60178C" w14:textId="77777777" w:rsidR="00AE4407" w:rsidRDefault="00000000">
      <w:pPr>
        <w:pStyle w:val="Code"/>
      </w:pPr>
      <w:r>
        <w:lastRenderedPageBreak/>
        <w:t>}</w:t>
      </w:r>
    </w:p>
    <w:p w14:paraId="6D74468D" w14:textId="77777777" w:rsidR="00AE4407" w:rsidRDefault="00AE4407">
      <w:pPr>
        <w:pStyle w:val="CodeSpaceBelow"/>
      </w:pPr>
    </w:p>
    <w:p w14:paraId="20C37042" w14:textId="77777777" w:rsidR="00AE4407" w:rsidRDefault="00000000">
      <w:pPr>
        <w:pStyle w:val="Body"/>
      </w:pPr>
      <w:r>
        <w:rPr>
          <w:spacing w:val="3"/>
        </w:rPr>
        <w:t xml:space="preserve">We define a function in Rust by entering </w:t>
      </w:r>
      <w:r>
        <w:rPr>
          <w:rStyle w:val="Literal"/>
          <w:spacing w:val="3"/>
        </w:rPr>
        <w:t>fn</w:t>
      </w:r>
      <w:r>
        <w:rPr>
          <w:spacing w:val="3"/>
        </w:rPr>
        <w:t xml:space="preserve"> followed by a function </w:t>
      </w:r>
      <w:r>
        <w:t>name and a set of parentheses. The curly brackets tell the compiler where the function body begins and ends.</w:t>
      </w:r>
    </w:p>
    <w:p w14:paraId="04B65026" w14:textId="77777777" w:rsidR="00AE4407" w:rsidRDefault="00000000">
      <w:pPr>
        <w:pStyle w:val="Body"/>
      </w:pPr>
      <w:r>
        <w:t xml:space="preserve">We can call any function we’ve defined by entering its name followed </w:t>
      </w:r>
      <w:r>
        <w:rPr>
          <w:spacing w:val="1"/>
        </w:rPr>
        <w:t xml:space="preserve">by a set of parentheses. Because </w:t>
      </w:r>
      <w:proofErr w:type="spellStart"/>
      <w:r>
        <w:rPr>
          <w:rStyle w:val="Literal"/>
          <w:spacing w:val="1"/>
        </w:rPr>
        <w:t>another_function</w:t>
      </w:r>
      <w:proofErr w:type="spellEnd"/>
      <w:r>
        <w:rPr>
          <w:spacing w:val="1"/>
        </w:rPr>
        <w:t xml:space="preserve"> is defined in the program, </w:t>
      </w:r>
      <w:r>
        <w:t xml:space="preserve">it </w:t>
      </w:r>
      <w:r>
        <w:rPr>
          <w:spacing w:val="2"/>
        </w:rPr>
        <w:t xml:space="preserve">can be called from inside the </w:t>
      </w:r>
      <w:r>
        <w:rPr>
          <w:rStyle w:val="Literal"/>
          <w:spacing w:val="2"/>
        </w:rPr>
        <w:t>main</w:t>
      </w:r>
      <w:r>
        <w:rPr>
          <w:spacing w:val="2"/>
        </w:rPr>
        <w:t xml:space="preserve"> function. Note that we defined </w:t>
      </w:r>
      <w:r>
        <w:rPr>
          <w:rStyle w:val="Literal"/>
          <w:spacing w:val="2"/>
        </w:rPr>
        <w:t>another</w:t>
      </w:r>
      <w:r>
        <w:rPr>
          <w:rStyle w:val="Literal"/>
          <w:spacing w:val="2"/>
        </w:rPr>
        <w:br/>
      </w:r>
      <w:r>
        <w:rPr>
          <w:rStyle w:val="Literal"/>
        </w:rPr>
        <w:t>_function</w:t>
      </w:r>
      <w:r>
        <w:t xml:space="preserve"> </w:t>
      </w:r>
      <w:r>
        <w:rPr>
          <w:rStyle w:val="Italic"/>
        </w:rPr>
        <w:t>after</w:t>
      </w:r>
      <w:r>
        <w:t xml:space="preserve"> the </w:t>
      </w:r>
      <w:r>
        <w:rPr>
          <w:rStyle w:val="Literal"/>
        </w:rPr>
        <w:t>main</w:t>
      </w:r>
      <w:r>
        <w:t xml:space="preserve"> function in the source code; we could have defined it before as well. Rust doesn’t care where you define your functions, only that they’re defined somewhere in a scope that can be seen by the caller.</w:t>
      </w:r>
    </w:p>
    <w:p w14:paraId="612D6FCF" w14:textId="77777777" w:rsidR="00AE4407" w:rsidRDefault="00000000">
      <w:pPr>
        <w:pStyle w:val="Body"/>
      </w:pPr>
      <w:r>
        <w:t xml:space="preserve">Let’s start a new binary project named </w:t>
      </w:r>
      <w:r>
        <w:rPr>
          <w:rStyle w:val="Italic"/>
        </w:rPr>
        <w:t>functions</w:t>
      </w:r>
      <w:r>
        <w:t xml:space="preserve"> to explore functions further. Place the </w:t>
      </w:r>
      <w:proofErr w:type="spellStart"/>
      <w:r>
        <w:rPr>
          <w:rStyle w:val="Literal"/>
        </w:rPr>
        <w:t>another_function</w:t>
      </w:r>
      <w:proofErr w:type="spellEnd"/>
      <w:r>
        <w:t xml:space="preserve"> example in </w:t>
      </w:r>
      <w:r>
        <w:rPr>
          <w:rStyle w:val="Italic"/>
        </w:rPr>
        <w:t>src/main.rs</w:t>
      </w:r>
      <w:r>
        <w:t xml:space="preserve"> and run it. You should see the following output:</w:t>
      </w:r>
    </w:p>
    <w:p w14:paraId="27274645" w14:textId="77777777" w:rsidR="00AE4407" w:rsidRDefault="00AE4407">
      <w:pPr>
        <w:pStyle w:val="CodeSpaceAbove"/>
      </w:pPr>
    </w:p>
    <w:p w14:paraId="28BF9863"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5945E734" w14:textId="77777777" w:rsidR="00AE4407" w:rsidRDefault="00000000">
      <w:pPr>
        <w:pStyle w:val="Code"/>
      </w:pPr>
      <w:r>
        <w:t xml:space="preserve">   Compiling functions v0.1.0 (file:///projects/functions)</w:t>
      </w:r>
    </w:p>
    <w:p w14:paraId="69C39C8A" w14:textId="503D800D" w:rsidR="00AE4407" w:rsidRDefault="00000000">
      <w:pPr>
        <w:pStyle w:val="Code"/>
      </w:pPr>
      <w:r>
        <w:t xml:space="preserve">    Finished </w:t>
      </w:r>
      <w:ins w:id="12" w:author="Chris Krycho" w:date="2025-02-26T08:03:00Z" w16du:dateUtc="2025-02-26T15:03:00Z">
        <w:r w:rsidR="002F4B58">
          <w:t>`</w:t>
        </w:r>
      </w:ins>
      <w:r>
        <w:t>dev</w:t>
      </w:r>
      <w:ins w:id="13" w:author="Chris Krycho" w:date="2025-02-26T08:03:00Z" w16du:dateUtc="2025-02-26T15:03:00Z">
        <w:r w:rsidR="002F4B58">
          <w:t>` profile</w:t>
        </w:r>
      </w:ins>
      <w:r>
        <w:t xml:space="preserve"> [unoptimized + </w:t>
      </w:r>
      <w:proofErr w:type="spellStart"/>
      <w:r>
        <w:t>debuginfo</w:t>
      </w:r>
      <w:proofErr w:type="spellEnd"/>
      <w:r>
        <w:t>] target(s) in 0.28s</w:t>
      </w:r>
    </w:p>
    <w:p w14:paraId="1059547E" w14:textId="77777777" w:rsidR="00AE4407" w:rsidRDefault="00000000">
      <w:pPr>
        <w:pStyle w:val="Code"/>
      </w:pPr>
      <w:r>
        <w:t xml:space="preserve">     Running `target/debug/functions`</w:t>
      </w:r>
    </w:p>
    <w:p w14:paraId="4E0B3100" w14:textId="77777777" w:rsidR="00AE4407" w:rsidRDefault="00000000">
      <w:pPr>
        <w:pStyle w:val="Code"/>
      </w:pPr>
      <w:r>
        <w:t>Hello, world!</w:t>
      </w:r>
    </w:p>
    <w:p w14:paraId="1E63B4EE" w14:textId="77777777" w:rsidR="00AE4407" w:rsidRDefault="00000000">
      <w:pPr>
        <w:pStyle w:val="Code"/>
      </w:pPr>
      <w:r>
        <w:t>Another function.</w:t>
      </w:r>
    </w:p>
    <w:p w14:paraId="7220BF76" w14:textId="77777777" w:rsidR="00AE4407" w:rsidRDefault="00AE4407">
      <w:pPr>
        <w:pStyle w:val="CodeSpaceBelow"/>
      </w:pPr>
    </w:p>
    <w:p w14:paraId="6D5E0A20" w14:textId="77777777" w:rsidR="00AE4407" w:rsidRDefault="00000000">
      <w:pPr>
        <w:pStyle w:val="Body"/>
      </w:pPr>
      <w:r>
        <w:t xml:space="preserve">The lines execute in the order in which they appear in the </w:t>
      </w:r>
      <w:r>
        <w:rPr>
          <w:rStyle w:val="Literal"/>
        </w:rPr>
        <w:t>main</w:t>
      </w:r>
      <w:r>
        <w:t xml:space="preserve"> function. First the “Hello, world!” message prints, and then </w:t>
      </w:r>
      <w:proofErr w:type="spellStart"/>
      <w:r>
        <w:rPr>
          <w:rStyle w:val="Literal"/>
        </w:rPr>
        <w:t>another_function</w:t>
      </w:r>
      <w:proofErr w:type="spellEnd"/>
      <w:r>
        <w:t xml:space="preserve"> is </w:t>
      </w:r>
      <w:proofErr w:type="gramStart"/>
      <w:r>
        <w:t>called</w:t>
      </w:r>
      <w:proofErr w:type="gramEnd"/>
      <w:r>
        <w:t xml:space="preserve"> and its message is printed.</w:t>
      </w:r>
    </w:p>
    <w:p w14:paraId="4BB75BFE" w14:textId="77777777" w:rsidR="00AE4407" w:rsidRDefault="00000000">
      <w:pPr>
        <w:pStyle w:val="HeadB"/>
      </w:pPr>
      <w:r>
        <w:fldChar w:fldCharType="begin"/>
      </w:r>
      <w:r>
        <w:instrText>xe "functions:parameters of"</w:instrText>
      </w:r>
      <w:r>
        <w:fldChar w:fldCharType="end"/>
      </w:r>
      <w:r>
        <w:fldChar w:fldCharType="begin"/>
      </w:r>
      <w:r>
        <w:instrText>xe "parameters"</w:instrText>
      </w:r>
      <w:r>
        <w:fldChar w:fldCharType="end"/>
      </w:r>
      <w:r>
        <w:t>Parameters</w:t>
      </w:r>
    </w:p>
    <w:p w14:paraId="54510E8B" w14:textId="77777777" w:rsidR="00AE4407" w:rsidRDefault="00000000">
      <w:pPr>
        <w:pStyle w:val="BodyFirst"/>
      </w:pPr>
      <w:r>
        <w:t xml:space="preserve">We can define functions to have </w:t>
      </w:r>
      <w:r>
        <w:rPr>
          <w:rStyle w:val="Italic"/>
        </w:rPr>
        <w:t>parameters</w:t>
      </w:r>
      <w:r>
        <w:t xml:space="preserve">, which are special variables that are part of a function’s signature. When a function has parameters, you can provide it with concrete values for those parameters. Technically, the concrete values are called </w:t>
      </w:r>
      <w:r>
        <w:rPr>
          <w:rStyle w:val="Italic"/>
        </w:rPr>
        <w:t>arguments</w:t>
      </w:r>
      <w:r>
        <w:t xml:space="preserve">, but </w:t>
      </w:r>
      <w:r>
        <w:fldChar w:fldCharType="begin"/>
      </w:r>
      <w:r>
        <w:instrText>xe "functions:arguments to"</w:instrText>
      </w:r>
      <w:r>
        <w:fldChar w:fldCharType="end"/>
      </w:r>
      <w:r>
        <w:fldChar w:fldCharType="begin"/>
      </w:r>
      <w:r>
        <w:instrText>xe "arguments"</w:instrText>
      </w:r>
      <w:r>
        <w:fldChar w:fldCharType="end"/>
      </w:r>
      <w:r>
        <w:t xml:space="preserve">in casual conversation, people tend to use the words </w:t>
      </w:r>
      <w:r>
        <w:rPr>
          <w:rStyle w:val="Italic"/>
        </w:rPr>
        <w:t>parameter</w:t>
      </w:r>
      <w:r>
        <w:t xml:space="preserve"> and </w:t>
      </w:r>
      <w:r>
        <w:rPr>
          <w:rStyle w:val="Italic"/>
        </w:rPr>
        <w:t>argument</w:t>
      </w:r>
      <w:r>
        <w:t xml:space="preserve"> interchangeably for either the vari</w:t>
      </w:r>
      <w:r>
        <w:rPr>
          <w:spacing w:val="2"/>
        </w:rPr>
        <w:t xml:space="preserve">ables in a function’s definition or the concrete values passed in when you </w:t>
      </w:r>
      <w:r>
        <w:t>call a function.</w:t>
      </w:r>
    </w:p>
    <w:p w14:paraId="44A7BA38" w14:textId="77777777" w:rsidR="00AE4407" w:rsidRDefault="00000000">
      <w:pPr>
        <w:pStyle w:val="Body"/>
      </w:pPr>
      <w:r>
        <w:t xml:space="preserve">In this version of </w:t>
      </w:r>
      <w:proofErr w:type="spellStart"/>
      <w:r>
        <w:rPr>
          <w:rStyle w:val="Literal"/>
        </w:rPr>
        <w:t>another_function</w:t>
      </w:r>
      <w:proofErr w:type="spellEnd"/>
      <w:r>
        <w:t xml:space="preserve"> we add a parameter:</w:t>
      </w:r>
    </w:p>
    <w:p w14:paraId="719FDA5F" w14:textId="77777777" w:rsidR="00AE4407" w:rsidRDefault="00AE4407">
      <w:pPr>
        <w:pStyle w:val="CodeSpaceAbove"/>
      </w:pPr>
    </w:p>
    <w:p w14:paraId="1C895B29" w14:textId="77777777" w:rsidR="00AE4407" w:rsidRDefault="00000000" w:rsidP="00FD7A7D">
      <w:pPr>
        <w:pStyle w:val="CodeLabel"/>
      </w:pPr>
      <w:r>
        <w:t>src/main.rs</w:t>
      </w:r>
    </w:p>
    <w:p w14:paraId="5C7AF5E8" w14:textId="77777777" w:rsidR="00AE4407" w:rsidRDefault="00000000">
      <w:pPr>
        <w:pStyle w:val="Code"/>
      </w:pPr>
      <w:r>
        <w:t>fn main() {</w:t>
      </w:r>
    </w:p>
    <w:p w14:paraId="7438A017" w14:textId="77777777" w:rsidR="00AE4407" w:rsidRDefault="00000000">
      <w:pPr>
        <w:pStyle w:val="Code"/>
      </w:pPr>
      <w:r>
        <w:t xml:space="preserve">    </w:t>
      </w:r>
      <w:proofErr w:type="spellStart"/>
      <w:r>
        <w:t>another_function</w:t>
      </w:r>
      <w:proofErr w:type="spellEnd"/>
      <w:r>
        <w:t>(5</w:t>
      </w:r>
      <w:proofErr w:type="gramStart"/>
      <w:r>
        <w:t>);</w:t>
      </w:r>
      <w:proofErr w:type="gramEnd"/>
    </w:p>
    <w:p w14:paraId="3B629841" w14:textId="77777777" w:rsidR="00AE4407" w:rsidRDefault="00000000">
      <w:pPr>
        <w:pStyle w:val="Code"/>
      </w:pPr>
      <w:r>
        <w:t>}</w:t>
      </w:r>
    </w:p>
    <w:p w14:paraId="5077BFDE" w14:textId="77777777" w:rsidR="00AE4407" w:rsidRDefault="00AE4407">
      <w:pPr>
        <w:pStyle w:val="Code"/>
      </w:pPr>
    </w:p>
    <w:p w14:paraId="1D0881B7" w14:textId="77777777" w:rsidR="00AE4407" w:rsidRDefault="00000000">
      <w:pPr>
        <w:pStyle w:val="Code"/>
      </w:pPr>
      <w:r>
        <w:t xml:space="preserve">fn </w:t>
      </w:r>
      <w:proofErr w:type="spellStart"/>
      <w:r>
        <w:t>another_function</w:t>
      </w:r>
      <w:proofErr w:type="spellEnd"/>
      <w:r>
        <w:t>(x: i32) {</w:t>
      </w:r>
    </w:p>
    <w:p w14:paraId="6A6509B1" w14:textId="77777777" w:rsidR="00AE4407" w:rsidRDefault="00000000">
      <w:pPr>
        <w:pStyle w:val="Code"/>
      </w:pPr>
      <w:r>
        <w:t xml:space="preserve">    println!("The value of x </w:t>
      </w:r>
      <w:proofErr w:type="gramStart"/>
      <w:r>
        <w:t>is:</w:t>
      </w:r>
      <w:proofErr w:type="gramEnd"/>
      <w:r>
        <w:t xml:space="preserve"> {x}");</w:t>
      </w:r>
    </w:p>
    <w:p w14:paraId="4131BEB1" w14:textId="77777777" w:rsidR="00AE4407" w:rsidRDefault="00000000">
      <w:pPr>
        <w:pStyle w:val="Code"/>
      </w:pPr>
      <w:r>
        <w:lastRenderedPageBreak/>
        <w:t>}</w:t>
      </w:r>
    </w:p>
    <w:p w14:paraId="2C6D5BA7" w14:textId="77777777" w:rsidR="00AE4407" w:rsidRDefault="00AE4407">
      <w:pPr>
        <w:pStyle w:val="CodeSpaceBelow"/>
        <w:spacing w:after="160"/>
      </w:pPr>
    </w:p>
    <w:p w14:paraId="7A61D6DA" w14:textId="77777777" w:rsidR="00AE4407" w:rsidRDefault="00000000">
      <w:pPr>
        <w:pStyle w:val="Body"/>
      </w:pPr>
      <w:r>
        <w:t>Try running this program; you should get the following output:</w:t>
      </w:r>
    </w:p>
    <w:p w14:paraId="167C6A73" w14:textId="77777777" w:rsidR="00AE4407" w:rsidRDefault="00AE4407">
      <w:pPr>
        <w:pStyle w:val="CodeSpaceAbove"/>
      </w:pPr>
    </w:p>
    <w:p w14:paraId="3E0C7DFE"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004A464E" w14:textId="77777777" w:rsidR="00AE4407" w:rsidRDefault="00000000">
      <w:pPr>
        <w:pStyle w:val="Code"/>
      </w:pPr>
      <w:r>
        <w:t xml:space="preserve">   Compiling functions v0.1.0 (file:///projects/functions)</w:t>
      </w:r>
    </w:p>
    <w:p w14:paraId="3C77C752" w14:textId="547F3E0C" w:rsidR="00AE4407" w:rsidRDefault="00000000">
      <w:pPr>
        <w:pStyle w:val="Code"/>
      </w:pPr>
      <w:r>
        <w:t xml:space="preserve">    Finished </w:t>
      </w:r>
      <w:ins w:id="14" w:author="Chris Krycho" w:date="2025-02-26T08:04:00Z" w16du:dateUtc="2025-02-26T15:04:00Z">
        <w:r w:rsidR="00916AC0">
          <w:t>`</w:t>
        </w:r>
      </w:ins>
      <w:r>
        <w:t>dev</w:t>
      </w:r>
      <w:ins w:id="15" w:author="Chris Krycho" w:date="2025-02-26T08:04:00Z" w16du:dateUtc="2025-02-26T15:04:00Z">
        <w:r w:rsidR="00916AC0">
          <w:t>` profile</w:t>
        </w:r>
      </w:ins>
      <w:r>
        <w:t xml:space="preserve"> [unoptimized + </w:t>
      </w:r>
      <w:proofErr w:type="spellStart"/>
      <w:r>
        <w:t>debuginfo</w:t>
      </w:r>
      <w:proofErr w:type="spellEnd"/>
      <w:r>
        <w:t>] target(s) in 1.21s</w:t>
      </w:r>
    </w:p>
    <w:p w14:paraId="5A267C57" w14:textId="77777777" w:rsidR="00AE4407" w:rsidRDefault="00000000">
      <w:pPr>
        <w:pStyle w:val="Code"/>
      </w:pPr>
      <w:r>
        <w:t xml:space="preserve">     Running `target/debug/functions`</w:t>
      </w:r>
    </w:p>
    <w:p w14:paraId="117CFEE2" w14:textId="77777777" w:rsidR="00AE4407" w:rsidRDefault="00000000">
      <w:pPr>
        <w:pStyle w:val="Code"/>
      </w:pPr>
      <w:r>
        <w:t>The value of x is: 5</w:t>
      </w:r>
    </w:p>
    <w:p w14:paraId="034ADF73" w14:textId="77777777" w:rsidR="00AE4407" w:rsidRDefault="00AE4407">
      <w:pPr>
        <w:pStyle w:val="CodeSpaceBelow"/>
        <w:spacing w:after="160"/>
      </w:pPr>
    </w:p>
    <w:p w14:paraId="6A6AECDB" w14:textId="77777777" w:rsidR="00AE4407" w:rsidRDefault="00000000">
      <w:pPr>
        <w:pStyle w:val="Body"/>
      </w:pPr>
      <w:r>
        <w:t xml:space="preserve">The declaration of </w:t>
      </w:r>
      <w:proofErr w:type="spellStart"/>
      <w:r>
        <w:rPr>
          <w:rStyle w:val="Literal"/>
        </w:rPr>
        <w:t>another_function</w:t>
      </w:r>
      <w:proofErr w:type="spellEnd"/>
      <w:r>
        <w:t xml:space="preserve"> has one parameter named </w:t>
      </w:r>
      <w:r>
        <w:rPr>
          <w:rStyle w:val="Literal"/>
        </w:rPr>
        <w:t>x</w:t>
      </w:r>
      <w:r>
        <w:t xml:space="preserve">. The </w:t>
      </w:r>
      <w:r>
        <w:rPr>
          <w:spacing w:val="3"/>
        </w:rPr>
        <w:t xml:space="preserve">type of </w:t>
      </w:r>
      <w:r>
        <w:rPr>
          <w:rStyle w:val="Literal"/>
          <w:spacing w:val="3"/>
        </w:rPr>
        <w:t>x</w:t>
      </w:r>
      <w:r>
        <w:rPr>
          <w:spacing w:val="3"/>
        </w:rPr>
        <w:t xml:space="preserve"> is specified as </w:t>
      </w:r>
      <w:r>
        <w:rPr>
          <w:rStyle w:val="Literal"/>
          <w:spacing w:val="3"/>
        </w:rPr>
        <w:t>i32</w:t>
      </w:r>
      <w:r>
        <w:rPr>
          <w:spacing w:val="3"/>
        </w:rPr>
        <w:t xml:space="preserve">. When we pass </w:t>
      </w:r>
      <w:r>
        <w:rPr>
          <w:rStyle w:val="Literal"/>
          <w:spacing w:val="3"/>
        </w:rPr>
        <w:t>5</w:t>
      </w:r>
      <w:r>
        <w:rPr>
          <w:spacing w:val="3"/>
        </w:rPr>
        <w:t xml:space="preserve"> </w:t>
      </w:r>
      <w:proofErr w:type="gramStart"/>
      <w:r>
        <w:rPr>
          <w:spacing w:val="3"/>
        </w:rPr>
        <w:t>in to</w:t>
      </w:r>
      <w:proofErr w:type="gramEnd"/>
      <w:r>
        <w:rPr>
          <w:spacing w:val="3"/>
        </w:rPr>
        <w:t xml:space="preserve"> </w:t>
      </w:r>
      <w:proofErr w:type="spellStart"/>
      <w:r>
        <w:rPr>
          <w:rStyle w:val="Literal"/>
          <w:spacing w:val="3"/>
        </w:rPr>
        <w:t>another_function</w:t>
      </w:r>
      <w:proofErr w:type="spellEnd"/>
      <w:r>
        <w:rPr>
          <w:spacing w:val="3"/>
        </w:rPr>
        <w:t xml:space="preserve">, the </w:t>
      </w:r>
      <w:r>
        <w:rPr>
          <w:rStyle w:val="Literal"/>
        </w:rPr>
        <w:t>println!</w:t>
      </w:r>
      <w:r>
        <w:t xml:space="preserve"> macro puts </w:t>
      </w:r>
      <w:r>
        <w:rPr>
          <w:rStyle w:val="Literal"/>
        </w:rPr>
        <w:t>5</w:t>
      </w:r>
      <w:r>
        <w:t xml:space="preserve"> where the pair of curly brackets containing </w:t>
      </w:r>
      <w:r>
        <w:rPr>
          <w:rStyle w:val="Literal"/>
        </w:rPr>
        <w:t>x</w:t>
      </w:r>
      <w:r>
        <w:t xml:space="preserve"> was in the format string.</w:t>
      </w:r>
    </w:p>
    <w:p w14:paraId="230D829A" w14:textId="77777777" w:rsidR="00AE4407" w:rsidRDefault="00000000">
      <w:pPr>
        <w:pStyle w:val="Body"/>
      </w:pPr>
      <w:r>
        <w:rPr>
          <w:spacing w:val="2"/>
        </w:rPr>
        <w:t xml:space="preserve">In function signatures, you </w:t>
      </w:r>
      <w:r>
        <w:rPr>
          <w:rStyle w:val="Italic"/>
          <w:spacing w:val="2"/>
        </w:rPr>
        <w:t>must</w:t>
      </w:r>
      <w:r>
        <w:rPr>
          <w:spacing w:val="2"/>
        </w:rPr>
        <w:t xml:space="preserve"> declare the type of each parameter. This is a deliberate decision in Rust’s design: requiring type annotations </w:t>
      </w:r>
      <w:r>
        <w:t xml:space="preserve">in function definitions means the compiler almost never needs you to use </w:t>
      </w:r>
      <w:r>
        <w:rPr>
          <w:spacing w:val="-2"/>
        </w:rPr>
        <w:t xml:space="preserve">them elsewhere in the code to figure out what type you mean. The compiler </w:t>
      </w:r>
      <w:r>
        <w:t xml:space="preserve">is also able to give more helpful error messages if it knows what </w:t>
      </w:r>
      <w:proofErr w:type="gramStart"/>
      <w:r>
        <w:t>types</w:t>
      </w:r>
      <w:proofErr w:type="gramEnd"/>
      <w:r>
        <w:t xml:space="preserve"> the function expects.</w:t>
      </w:r>
    </w:p>
    <w:p w14:paraId="58580DC8" w14:textId="77777777" w:rsidR="00AE4407" w:rsidRDefault="00000000">
      <w:pPr>
        <w:pStyle w:val="Body"/>
      </w:pPr>
      <w:r>
        <w:t>When defining multiple parameters, separate the parameter declarations with commas, like this:</w:t>
      </w:r>
    </w:p>
    <w:p w14:paraId="4515A891" w14:textId="77777777" w:rsidR="00AE4407" w:rsidRDefault="00AE4407">
      <w:pPr>
        <w:pStyle w:val="CodeSpaceAbove"/>
      </w:pPr>
    </w:p>
    <w:p w14:paraId="6AF0A6A1" w14:textId="77777777" w:rsidR="00AE4407" w:rsidRDefault="00000000" w:rsidP="00FD7A7D">
      <w:pPr>
        <w:pStyle w:val="CodeLabel"/>
      </w:pPr>
      <w:r>
        <w:t>src/main.rs</w:t>
      </w:r>
    </w:p>
    <w:p w14:paraId="2D35542B" w14:textId="77777777" w:rsidR="00AE4407" w:rsidRDefault="00000000">
      <w:pPr>
        <w:pStyle w:val="Code"/>
      </w:pPr>
      <w:r>
        <w:t>fn main() {</w:t>
      </w:r>
    </w:p>
    <w:p w14:paraId="71EABBD4" w14:textId="77777777" w:rsidR="00AE4407" w:rsidRDefault="00000000">
      <w:pPr>
        <w:pStyle w:val="Code"/>
      </w:pPr>
      <w:r>
        <w:t xml:space="preserve">    </w:t>
      </w:r>
      <w:proofErr w:type="spellStart"/>
      <w:r>
        <w:t>print_labeled_measurement</w:t>
      </w:r>
      <w:proofErr w:type="spellEnd"/>
      <w:r>
        <w:t>(5, 'h'</w:t>
      </w:r>
      <w:proofErr w:type="gramStart"/>
      <w:r>
        <w:t>);</w:t>
      </w:r>
      <w:proofErr w:type="gramEnd"/>
    </w:p>
    <w:p w14:paraId="5534956C" w14:textId="77777777" w:rsidR="00AE4407" w:rsidRDefault="00000000">
      <w:pPr>
        <w:pStyle w:val="Code"/>
      </w:pPr>
      <w:r>
        <w:t>}</w:t>
      </w:r>
    </w:p>
    <w:p w14:paraId="5D552F2B" w14:textId="77777777" w:rsidR="00AE4407" w:rsidRDefault="00AE4407">
      <w:pPr>
        <w:pStyle w:val="Code"/>
      </w:pPr>
    </w:p>
    <w:p w14:paraId="27FF63C8" w14:textId="77777777" w:rsidR="00AE4407" w:rsidRDefault="00000000">
      <w:pPr>
        <w:pStyle w:val="Code"/>
      </w:pPr>
      <w:r>
        <w:t xml:space="preserve">fn </w:t>
      </w:r>
      <w:proofErr w:type="spellStart"/>
      <w:r>
        <w:t>print_labeled_measurement</w:t>
      </w:r>
      <w:proofErr w:type="spellEnd"/>
      <w:r>
        <w:t xml:space="preserve">(value: i32, </w:t>
      </w:r>
      <w:proofErr w:type="spellStart"/>
      <w:r>
        <w:t>unit_label</w:t>
      </w:r>
      <w:proofErr w:type="spellEnd"/>
      <w:r>
        <w:t>: char) {</w:t>
      </w:r>
    </w:p>
    <w:p w14:paraId="0BA3BD5C" w14:textId="77777777" w:rsidR="00AE4407" w:rsidRDefault="00000000">
      <w:pPr>
        <w:pStyle w:val="Code"/>
      </w:pPr>
      <w:r>
        <w:t xml:space="preserve">    println!("The measurement is: {value}{</w:t>
      </w:r>
      <w:proofErr w:type="spellStart"/>
      <w:r>
        <w:t>unit_label</w:t>
      </w:r>
      <w:proofErr w:type="spellEnd"/>
      <w:r>
        <w:t>}"</w:t>
      </w:r>
      <w:proofErr w:type="gramStart"/>
      <w:r>
        <w:t>);</w:t>
      </w:r>
      <w:proofErr w:type="gramEnd"/>
    </w:p>
    <w:p w14:paraId="23A433C3" w14:textId="77777777" w:rsidR="00AE4407" w:rsidRDefault="00000000">
      <w:pPr>
        <w:pStyle w:val="Code"/>
      </w:pPr>
      <w:r>
        <w:t>}</w:t>
      </w:r>
    </w:p>
    <w:p w14:paraId="6D62824C" w14:textId="77777777" w:rsidR="00AE4407" w:rsidRDefault="00AE4407">
      <w:pPr>
        <w:pStyle w:val="CodeSpaceBelow"/>
        <w:spacing w:after="160"/>
      </w:pPr>
    </w:p>
    <w:p w14:paraId="772DA23B" w14:textId="77777777" w:rsidR="00AE4407" w:rsidRDefault="00000000">
      <w:pPr>
        <w:pStyle w:val="Body"/>
        <w:rPr>
          <w:spacing w:val="-2"/>
        </w:rPr>
      </w:pPr>
      <w:r>
        <w:rPr>
          <w:spacing w:val="2"/>
        </w:rPr>
        <w:t xml:space="preserve">This example creates a function named </w:t>
      </w:r>
      <w:proofErr w:type="spellStart"/>
      <w:r>
        <w:rPr>
          <w:rStyle w:val="Literal"/>
          <w:spacing w:val="2"/>
        </w:rPr>
        <w:t>print_labeled_measurement</w:t>
      </w:r>
      <w:proofErr w:type="spellEnd"/>
      <w:r>
        <w:rPr>
          <w:spacing w:val="2"/>
        </w:rPr>
        <w:t xml:space="preserve"> with </w:t>
      </w:r>
      <w:r>
        <w:rPr>
          <w:spacing w:val="-2"/>
        </w:rPr>
        <w:t xml:space="preserve">two parameters. The first parameter is named </w:t>
      </w:r>
      <w:r>
        <w:rPr>
          <w:rStyle w:val="Literal"/>
          <w:spacing w:val="-2"/>
        </w:rPr>
        <w:t>value</w:t>
      </w:r>
      <w:r>
        <w:rPr>
          <w:spacing w:val="-2"/>
        </w:rPr>
        <w:t xml:space="preserve"> and is an </w:t>
      </w:r>
      <w:r>
        <w:rPr>
          <w:rStyle w:val="Literal"/>
          <w:spacing w:val="-2"/>
        </w:rPr>
        <w:t>i32</w:t>
      </w:r>
      <w:r>
        <w:rPr>
          <w:spacing w:val="-2"/>
        </w:rPr>
        <w:t xml:space="preserve">. The second is named </w:t>
      </w:r>
      <w:proofErr w:type="spellStart"/>
      <w:r>
        <w:rPr>
          <w:rStyle w:val="Literal"/>
          <w:spacing w:val="-2"/>
        </w:rPr>
        <w:t>unit_label</w:t>
      </w:r>
      <w:proofErr w:type="spellEnd"/>
      <w:r>
        <w:rPr>
          <w:spacing w:val="-2"/>
        </w:rPr>
        <w:t xml:space="preserve"> and is type </w:t>
      </w:r>
      <w:r>
        <w:rPr>
          <w:rStyle w:val="Literal"/>
          <w:spacing w:val="-2"/>
        </w:rPr>
        <w:t>char</w:t>
      </w:r>
      <w:r>
        <w:rPr>
          <w:spacing w:val="-2"/>
        </w:rPr>
        <w:t xml:space="preserve">. The function then prints text containing both the </w:t>
      </w:r>
      <w:r>
        <w:rPr>
          <w:rStyle w:val="Literal"/>
          <w:spacing w:val="-2"/>
        </w:rPr>
        <w:t>value</w:t>
      </w:r>
      <w:r>
        <w:rPr>
          <w:spacing w:val="-2"/>
        </w:rPr>
        <w:t xml:space="preserve"> and the </w:t>
      </w:r>
      <w:proofErr w:type="spellStart"/>
      <w:r>
        <w:rPr>
          <w:rStyle w:val="Literal"/>
          <w:spacing w:val="-2"/>
        </w:rPr>
        <w:t>unit_label</w:t>
      </w:r>
      <w:proofErr w:type="spellEnd"/>
      <w:r>
        <w:rPr>
          <w:spacing w:val="-2"/>
        </w:rPr>
        <w:t>.</w:t>
      </w:r>
    </w:p>
    <w:p w14:paraId="2CB59E9B" w14:textId="77777777" w:rsidR="00AE4407" w:rsidRDefault="00000000">
      <w:pPr>
        <w:pStyle w:val="Body"/>
        <w:rPr>
          <w:spacing w:val="3"/>
        </w:rPr>
      </w:pPr>
      <w:r>
        <w:rPr>
          <w:spacing w:val="3"/>
        </w:rPr>
        <w:t xml:space="preserve">Let’s try running this code. Replace the program currently in your </w:t>
      </w:r>
      <w:r>
        <w:rPr>
          <w:rStyle w:val="Italic"/>
          <w:spacing w:val="3"/>
        </w:rPr>
        <w:t>functions</w:t>
      </w:r>
      <w:r>
        <w:rPr>
          <w:spacing w:val="3"/>
        </w:rPr>
        <w:t xml:space="preserve"> project’s </w:t>
      </w:r>
      <w:r>
        <w:rPr>
          <w:rStyle w:val="Italic"/>
          <w:spacing w:val="3"/>
        </w:rPr>
        <w:t>src/main.rs</w:t>
      </w:r>
      <w:r>
        <w:rPr>
          <w:spacing w:val="3"/>
        </w:rPr>
        <w:t xml:space="preserve"> file with the preceding example and run it using </w:t>
      </w:r>
      <w:r>
        <w:rPr>
          <w:rStyle w:val="Literal"/>
          <w:spacing w:val="3"/>
        </w:rPr>
        <w:t>cargo run</w:t>
      </w:r>
      <w:r>
        <w:rPr>
          <w:spacing w:val="3"/>
        </w:rPr>
        <w:t>:</w:t>
      </w:r>
    </w:p>
    <w:p w14:paraId="4E926CCF" w14:textId="77777777" w:rsidR="00AE4407" w:rsidRDefault="00AE4407">
      <w:pPr>
        <w:pStyle w:val="CodeSpaceAbove"/>
      </w:pPr>
    </w:p>
    <w:p w14:paraId="62652C7F"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5E68E22C" w14:textId="77777777" w:rsidR="00AE4407" w:rsidRDefault="00000000">
      <w:pPr>
        <w:pStyle w:val="Code"/>
      </w:pPr>
      <w:r>
        <w:t xml:space="preserve">   Compiling functions v0.1.0 (file:///projects/functions)</w:t>
      </w:r>
    </w:p>
    <w:p w14:paraId="78B98A3F" w14:textId="37787D6E" w:rsidR="00AE4407" w:rsidRDefault="00000000">
      <w:pPr>
        <w:pStyle w:val="Code"/>
      </w:pPr>
      <w:r>
        <w:t xml:space="preserve">    Finished </w:t>
      </w:r>
      <w:ins w:id="16" w:author="Chris Krycho" w:date="2025-02-26T08:04:00Z" w16du:dateUtc="2025-02-26T15:04:00Z">
        <w:r w:rsidR="00B91128">
          <w:t>`</w:t>
        </w:r>
      </w:ins>
      <w:r>
        <w:t>dev</w:t>
      </w:r>
      <w:ins w:id="17" w:author="Chris Krycho" w:date="2025-02-26T08:04:00Z" w16du:dateUtc="2025-02-26T15:04:00Z">
        <w:r w:rsidR="00B91128">
          <w:t>` profile</w:t>
        </w:r>
      </w:ins>
      <w:r>
        <w:t xml:space="preserve"> [unoptimized + </w:t>
      </w:r>
      <w:proofErr w:type="spellStart"/>
      <w:r>
        <w:t>debuginfo</w:t>
      </w:r>
      <w:proofErr w:type="spellEnd"/>
      <w:r>
        <w:t>] target(s) in 0.31s</w:t>
      </w:r>
    </w:p>
    <w:p w14:paraId="00F9920B" w14:textId="77777777" w:rsidR="00AE4407" w:rsidRDefault="00000000">
      <w:pPr>
        <w:pStyle w:val="Code"/>
      </w:pPr>
      <w:r>
        <w:lastRenderedPageBreak/>
        <w:t xml:space="preserve">     Running `target/debug/functions`</w:t>
      </w:r>
    </w:p>
    <w:p w14:paraId="01646CEB" w14:textId="77777777" w:rsidR="00AE4407" w:rsidRDefault="00000000">
      <w:pPr>
        <w:pStyle w:val="Code"/>
      </w:pPr>
      <w:r>
        <w:t>The measurement is: 5h</w:t>
      </w:r>
    </w:p>
    <w:p w14:paraId="04B31A57" w14:textId="77777777" w:rsidR="00AE4407" w:rsidRDefault="00AE4407">
      <w:pPr>
        <w:pStyle w:val="CodeSpaceBelow"/>
      </w:pPr>
    </w:p>
    <w:p w14:paraId="66062599" w14:textId="77777777" w:rsidR="00AE4407" w:rsidRDefault="00000000">
      <w:pPr>
        <w:pStyle w:val="Body"/>
      </w:pPr>
      <w:r>
        <w:t xml:space="preserve">Because we called the function with </w:t>
      </w:r>
      <w:r>
        <w:rPr>
          <w:rStyle w:val="Literal"/>
        </w:rPr>
        <w:t>5</w:t>
      </w:r>
      <w:r>
        <w:t xml:space="preserve"> as the value for </w:t>
      </w:r>
      <w:r>
        <w:rPr>
          <w:rStyle w:val="Literal"/>
        </w:rPr>
        <w:t>value</w:t>
      </w:r>
      <w:r>
        <w:t xml:space="preserve"> and </w:t>
      </w:r>
      <w:r>
        <w:rPr>
          <w:rStyle w:val="Literal"/>
        </w:rPr>
        <w:t>'h'</w:t>
      </w:r>
      <w:r>
        <w:t xml:space="preserve"> as the value for </w:t>
      </w:r>
      <w:proofErr w:type="spellStart"/>
      <w:r>
        <w:rPr>
          <w:rStyle w:val="Literal"/>
        </w:rPr>
        <w:t>unit_label</w:t>
      </w:r>
      <w:proofErr w:type="spellEnd"/>
      <w:r>
        <w:t xml:space="preserve">, the program output contains those values. </w:t>
      </w:r>
    </w:p>
    <w:p w14:paraId="14DD53AB" w14:textId="77777777" w:rsidR="00AE4407" w:rsidRDefault="00000000">
      <w:pPr>
        <w:pStyle w:val="HeadB"/>
      </w:pPr>
      <w:r>
        <w:fldChar w:fldCharType="begin"/>
      </w:r>
      <w:r>
        <w:instrText>xe "functions:bodies, statements and expressions in"</w:instrText>
      </w:r>
      <w:r>
        <w:fldChar w:fldCharType="end"/>
      </w:r>
      <w:r>
        <w:fldChar w:fldCharType="begin"/>
      </w:r>
      <w:r>
        <w:instrText>xe "statements"</w:instrText>
      </w:r>
      <w:r>
        <w:fldChar w:fldCharType="end"/>
      </w:r>
      <w:r>
        <w:fldChar w:fldCharType="begin"/>
      </w:r>
      <w:r>
        <w:instrText>xe "expressions"</w:instrText>
      </w:r>
      <w:r>
        <w:fldChar w:fldCharType="end"/>
      </w:r>
      <w:r>
        <w:t>Statements and Expressions</w:t>
      </w:r>
    </w:p>
    <w:p w14:paraId="09DF95E0" w14:textId="77777777" w:rsidR="00AE4407" w:rsidRDefault="00000000">
      <w:pPr>
        <w:pStyle w:val="BodyFirst"/>
      </w:pPr>
      <w:r>
        <w:rPr>
          <w:spacing w:val="3"/>
        </w:rPr>
        <w:t xml:space="preserve">Function bodies are made up of a series of statements optionally ending in an expression. So far, the functions we’ve covered haven’t included an </w:t>
      </w:r>
      <w:r>
        <w:t>ending expression, but you have seen an expression as part of a statement. Because Rust is an expression-based language, this is an important distinc</w:t>
      </w:r>
      <w:r>
        <w:rPr>
          <w:spacing w:val="1"/>
        </w:rPr>
        <w:t xml:space="preserve">tion to understand. Other languages don’t have the same distinctions, so </w:t>
      </w:r>
      <w:r>
        <w:t>let’s look at what statements and expressions are and how their differences affect the bodies of functions.</w:t>
      </w:r>
    </w:p>
    <w:p w14:paraId="6185622D" w14:textId="77777777" w:rsidR="00AE4407" w:rsidRDefault="00000000">
      <w:pPr>
        <w:pStyle w:val="ListBullet"/>
        <w:rPr>
          <w:spacing w:val="-1"/>
        </w:rPr>
      </w:pPr>
      <w:r>
        <w:rPr>
          <w:spacing w:val="-1"/>
        </w:rPr>
        <w:t>Statements are instructions that perform some action and do not return a value.</w:t>
      </w:r>
    </w:p>
    <w:p w14:paraId="55145434" w14:textId="77777777" w:rsidR="00AE4407" w:rsidRDefault="00000000">
      <w:pPr>
        <w:pStyle w:val="ListBullet"/>
      </w:pPr>
      <w:r>
        <w:t>Expressions evaluate to a resultant value.</w:t>
      </w:r>
    </w:p>
    <w:p w14:paraId="07EF3266" w14:textId="77777777" w:rsidR="00AE4407" w:rsidRDefault="00000000">
      <w:pPr>
        <w:pStyle w:val="Body"/>
      </w:pPr>
      <w:r>
        <w:t>Let’s look at some examples.</w:t>
      </w:r>
    </w:p>
    <w:p w14:paraId="7E6D2EEB" w14:textId="77777777" w:rsidR="00AE4407" w:rsidRDefault="00000000">
      <w:pPr>
        <w:pStyle w:val="Body"/>
      </w:pPr>
      <w:r>
        <w:rPr>
          <w:spacing w:val="2"/>
        </w:rPr>
        <w:t xml:space="preserve">We’ve </w:t>
      </w:r>
      <w:proofErr w:type="gramStart"/>
      <w:r>
        <w:rPr>
          <w:spacing w:val="2"/>
        </w:rPr>
        <w:t>actually already</w:t>
      </w:r>
      <w:proofErr w:type="gramEnd"/>
      <w:r>
        <w:rPr>
          <w:spacing w:val="2"/>
        </w:rPr>
        <w:t xml:space="preserve"> used statements and expressions. Creating a </w:t>
      </w:r>
      <w:r>
        <w:t xml:space="preserve">variable and assigning a value to it with the </w:t>
      </w:r>
      <w:r>
        <w:rPr>
          <w:rStyle w:val="Literal"/>
        </w:rPr>
        <w:t>let</w:t>
      </w:r>
      <w:r>
        <w:t xml:space="preserve"> keyword is a statement. In Listing 3-1, </w:t>
      </w:r>
      <w:r>
        <w:rPr>
          <w:rStyle w:val="Literal"/>
        </w:rPr>
        <w:t>let y = 6;</w:t>
      </w:r>
      <w:r>
        <w:t xml:space="preserve"> is a statement.</w:t>
      </w:r>
    </w:p>
    <w:p w14:paraId="3DADF298" w14:textId="77777777" w:rsidR="00AE4407" w:rsidRDefault="00AE4407">
      <w:pPr>
        <w:pStyle w:val="CodeSpaceAbove"/>
      </w:pPr>
    </w:p>
    <w:p w14:paraId="55408969" w14:textId="77777777" w:rsidR="00AE4407" w:rsidRDefault="00000000" w:rsidP="00FD7A7D">
      <w:pPr>
        <w:pStyle w:val="CodeLabel"/>
      </w:pPr>
      <w:r>
        <w:t>src/main.rs</w:t>
      </w:r>
    </w:p>
    <w:p w14:paraId="27E452F8" w14:textId="77777777" w:rsidR="00AE4407" w:rsidRDefault="00000000">
      <w:pPr>
        <w:pStyle w:val="Code"/>
      </w:pPr>
      <w:r>
        <w:t>fn main() {</w:t>
      </w:r>
    </w:p>
    <w:p w14:paraId="7D4FB50E" w14:textId="77777777" w:rsidR="00AE4407" w:rsidRDefault="00000000">
      <w:pPr>
        <w:pStyle w:val="Code"/>
      </w:pPr>
      <w:r>
        <w:t xml:space="preserve">    let y = </w:t>
      </w:r>
      <w:proofErr w:type="gramStart"/>
      <w:r>
        <w:t>6;</w:t>
      </w:r>
      <w:proofErr w:type="gramEnd"/>
    </w:p>
    <w:p w14:paraId="75E1C66E" w14:textId="77777777" w:rsidR="00AE4407" w:rsidRDefault="00000000">
      <w:pPr>
        <w:pStyle w:val="Code"/>
      </w:pPr>
      <w:r>
        <w:t>}</w:t>
      </w:r>
    </w:p>
    <w:p w14:paraId="71865CD3" w14:textId="77777777" w:rsidR="00AE4407" w:rsidRDefault="00AE4407">
      <w:pPr>
        <w:pStyle w:val="CodeSpaceBelow"/>
      </w:pPr>
    </w:p>
    <w:p w14:paraId="4AA3F606" w14:textId="77777777" w:rsidR="00AE4407" w:rsidRDefault="00000000">
      <w:pPr>
        <w:pStyle w:val="CodeListingCaption"/>
      </w:pPr>
      <w:r>
        <w:t xml:space="preserve">Listing 3-1: A </w:t>
      </w:r>
      <w:r>
        <w:rPr>
          <w:rStyle w:val="LiteralCaption"/>
          <w:i/>
          <w:iCs/>
        </w:rPr>
        <w:t>main</w:t>
      </w:r>
      <w:r>
        <w:t xml:space="preserve"> function declaration containing one statement</w:t>
      </w:r>
    </w:p>
    <w:p w14:paraId="0F222943" w14:textId="21731D96" w:rsidR="00AE4407" w:rsidRDefault="00000000">
      <w:pPr>
        <w:pStyle w:val="Body"/>
      </w:pPr>
      <w:r>
        <w:t xml:space="preserve">Function definitions are also statements; the entire preceding example is a </w:t>
      </w:r>
      <w:proofErr w:type="gramStart"/>
      <w:r>
        <w:t>statement in itself</w:t>
      </w:r>
      <w:proofErr w:type="gramEnd"/>
      <w:r>
        <w:t>.</w:t>
      </w:r>
      <w:ins w:id="18" w:author="Chris Krycho" w:date="2025-02-26T08:04:00Z" w16du:dateUtc="2025-02-26T15:04:00Z">
        <w:r w:rsidR="00671D54">
          <w:t xml:space="preserve"> (As we’ll see below, calling a function is not a statement, though.)</w:t>
        </w:r>
      </w:ins>
    </w:p>
    <w:p w14:paraId="2C95A417" w14:textId="77777777" w:rsidR="00AE4407" w:rsidRDefault="00000000">
      <w:pPr>
        <w:pStyle w:val="Body"/>
        <w:rPr>
          <w:spacing w:val="3"/>
        </w:rPr>
      </w:pPr>
      <w:r>
        <w:rPr>
          <w:spacing w:val="3"/>
        </w:rPr>
        <w:t xml:space="preserve">Statements do not return values. Therefore, you can’t assign a </w:t>
      </w:r>
      <w:r>
        <w:rPr>
          <w:rStyle w:val="Literal"/>
          <w:spacing w:val="3"/>
        </w:rPr>
        <w:t>let</w:t>
      </w:r>
      <w:r>
        <w:rPr>
          <w:spacing w:val="3"/>
        </w:rPr>
        <w:t xml:space="preserve"> statement to another variable, as the following code tries to do; you’ll </w:t>
      </w:r>
      <w:r>
        <w:rPr>
          <w:spacing w:val="3"/>
        </w:rPr>
        <w:br/>
        <w:t>get an error:</w:t>
      </w:r>
    </w:p>
    <w:p w14:paraId="03C4DB67" w14:textId="77777777" w:rsidR="00AE4407" w:rsidRDefault="00AE4407">
      <w:pPr>
        <w:pStyle w:val="CodeSpaceAbove"/>
      </w:pPr>
    </w:p>
    <w:p w14:paraId="3221B81D" w14:textId="77777777" w:rsidR="00AE4407" w:rsidRDefault="00000000" w:rsidP="00FD7A7D">
      <w:pPr>
        <w:pStyle w:val="CodeLabel"/>
      </w:pPr>
      <w:r>
        <w:t>src/main.rs</w:t>
      </w:r>
    </w:p>
    <w:p w14:paraId="52A10521" w14:textId="77777777" w:rsidR="00AE4407" w:rsidRDefault="00000000">
      <w:pPr>
        <w:pStyle w:val="Code"/>
      </w:pPr>
      <w:r>
        <w:t>fn main() {</w:t>
      </w:r>
    </w:p>
    <w:p w14:paraId="064E9F9A" w14:textId="77777777" w:rsidR="00AE4407" w:rsidRDefault="00000000">
      <w:pPr>
        <w:pStyle w:val="Code"/>
      </w:pPr>
      <w:r>
        <w:t xml:space="preserve">    let x = (let y = 6</w:t>
      </w:r>
      <w:proofErr w:type="gramStart"/>
      <w:r>
        <w:t>);</w:t>
      </w:r>
      <w:proofErr w:type="gramEnd"/>
    </w:p>
    <w:p w14:paraId="114D9DE8" w14:textId="77777777" w:rsidR="00AE4407" w:rsidRDefault="00000000">
      <w:pPr>
        <w:pStyle w:val="Code"/>
      </w:pPr>
      <w:r>
        <w:t>}</w:t>
      </w:r>
    </w:p>
    <w:p w14:paraId="69AF8147" w14:textId="77777777" w:rsidR="00AE4407" w:rsidRDefault="00AE4407">
      <w:pPr>
        <w:pStyle w:val="CodeSpaceBelow"/>
      </w:pPr>
    </w:p>
    <w:p w14:paraId="0CFF833F" w14:textId="77777777" w:rsidR="00AE4407" w:rsidRDefault="00000000">
      <w:pPr>
        <w:pStyle w:val="Body"/>
      </w:pPr>
      <w:r>
        <w:lastRenderedPageBreak/>
        <w:t>When you run this program, the error you’ll get looks like this:</w:t>
      </w:r>
    </w:p>
    <w:p w14:paraId="415AC46E" w14:textId="77777777" w:rsidR="00AE4407" w:rsidRDefault="00AE4407">
      <w:pPr>
        <w:pStyle w:val="CodeSpaceAboveWide"/>
      </w:pPr>
    </w:p>
    <w:p w14:paraId="522E80CF" w14:textId="77777777" w:rsidR="00AE4407" w:rsidRDefault="00000000">
      <w:pPr>
        <w:pStyle w:val="CodeWide"/>
      </w:pPr>
      <w:r>
        <w:t xml:space="preserve">$ </w:t>
      </w:r>
      <w:r>
        <w:rPr>
          <w:rStyle w:val="LiteralBold"/>
        </w:rPr>
        <w:t xml:space="preserve">cargo </w:t>
      </w:r>
      <w:proofErr w:type="gramStart"/>
      <w:r>
        <w:rPr>
          <w:rStyle w:val="LiteralBold"/>
        </w:rPr>
        <w:t>run</w:t>
      </w:r>
      <w:proofErr w:type="gramEnd"/>
    </w:p>
    <w:p w14:paraId="5D105EAA" w14:textId="77777777" w:rsidR="00AE4407" w:rsidRDefault="00000000">
      <w:pPr>
        <w:pStyle w:val="CodeWide"/>
      </w:pPr>
      <w:r>
        <w:t xml:space="preserve">   Compiling functions v0.1.0 (file:///projects/functions)</w:t>
      </w:r>
    </w:p>
    <w:p w14:paraId="580C74F3" w14:textId="77777777" w:rsidR="00AE4407" w:rsidRDefault="00000000">
      <w:pPr>
        <w:pStyle w:val="CodeWide"/>
      </w:pPr>
      <w:r>
        <w:t>error: expected expression, found statement (`let`)</w:t>
      </w:r>
    </w:p>
    <w:p w14:paraId="70EF7C45" w14:textId="77777777" w:rsidR="00AE4407" w:rsidRDefault="00000000">
      <w:pPr>
        <w:pStyle w:val="CodeWide"/>
      </w:pPr>
      <w:r>
        <w:t xml:space="preserve"> --&gt; </w:t>
      </w:r>
      <w:proofErr w:type="spellStart"/>
      <w:r>
        <w:t>src</w:t>
      </w:r>
      <w:proofErr w:type="spellEnd"/>
      <w:r>
        <w:t>/main.rs:2:14</w:t>
      </w:r>
    </w:p>
    <w:p w14:paraId="2E7F55C8" w14:textId="77777777" w:rsidR="00AE4407" w:rsidRDefault="00000000">
      <w:pPr>
        <w:pStyle w:val="CodeWide"/>
      </w:pPr>
      <w:r>
        <w:t xml:space="preserve">  |</w:t>
      </w:r>
    </w:p>
    <w:p w14:paraId="660AB717" w14:textId="77777777" w:rsidR="00AE4407" w:rsidRDefault="00000000">
      <w:pPr>
        <w:pStyle w:val="CodeWide"/>
      </w:pPr>
      <w:r>
        <w:t>2 |     let x = (let y = 6</w:t>
      </w:r>
      <w:proofErr w:type="gramStart"/>
      <w:r>
        <w:t>);</w:t>
      </w:r>
      <w:proofErr w:type="gramEnd"/>
    </w:p>
    <w:p w14:paraId="441EDA9A" w14:textId="77777777" w:rsidR="00AE4407" w:rsidRDefault="00000000">
      <w:pPr>
        <w:pStyle w:val="CodeWide"/>
      </w:pPr>
      <w:r>
        <w:t xml:space="preserve">  |              ^^^^^^^^^</w:t>
      </w:r>
    </w:p>
    <w:p w14:paraId="6EB51957" w14:textId="77777777" w:rsidR="00AE4407" w:rsidRDefault="00000000">
      <w:pPr>
        <w:pStyle w:val="CodeWide"/>
      </w:pPr>
      <w:r>
        <w:t xml:space="preserve">  |</w:t>
      </w:r>
    </w:p>
    <w:p w14:paraId="3499FED0" w14:textId="77777777" w:rsidR="00AE4407" w:rsidRDefault="00000000">
      <w:pPr>
        <w:pStyle w:val="CodeWide"/>
      </w:pPr>
      <w:r>
        <w:t xml:space="preserve">  = note: variable declaration using `let` is a statement</w:t>
      </w:r>
    </w:p>
    <w:p w14:paraId="12D15419" w14:textId="77777777" w:rsidR="00AE4407" w:rsidRDefault="00AE4407">
      <w:pPr>
        <w:pStyle w:val="CodeWide"/>
      </w:pPr>
    </w:p>
    <w:p w14:paraId="0393F118" w14:textId="77777777" w:rsidR="00AE4407" w:rsidRDefault="00000000">
      <w:pPr>
        <w:pStyle w:val="CodeWide"/>
      </w:pPr>
      <w:r>
        <w:t>error[E0658]: `let` expressions in this position are unstable</w:t>
      </w:r>
    </w:p>
    <w:p w14:paraId="5D94C70F" w14:textId="77777777" w:rsidR="00AE4407" w:rsidRDefault="00000000">
      <w:pPr>
        <w:pStyle w:val="CodeWide"/>
      </w:pPr>
      <w:r>
        <w:t xml:space="preserve"> --&gt; </w:t>
      </w:r>
      <w:proofErr w:type="spellStart"/>
      <w:r>
        <w:t>src</w:t>
      </w:r>
      <w:proofErr w:type="spellEnd"/>
      <w:r>
        <w:t>/main.rs:2:14</w:t>
      </w:r>
    </w:p>
    <w:p w14:paraId="2FA58422" w14:textId="77777777" w:rsidR="00AE4407" w:rsidRDefault="00000000">
      <w:pPr>
        <w:pStyle w:val="CodeWide"/>
      </w:pPr>
      <w:r>
        <w:t xml:space="preserve">  |</w:t>
      </w:r>
    </w:p>
    <w:p w14:paraId="7BCAE596" w14:textId="77777777" w:rsidR="00AE4407" w:rsidRDefault="00000000">
      <w:pPr>
        <w:pStyle w:val="CodeWide"/>
      </w:pPr>
      <w:r>
        <w:t>2 |     let x = (let y = 6</w:t>
      </w:r>
      <w:proofErr w:type="gramStart"/>
      <w:r>
        <w:t>);</w:t>
      </w:r>
      <w:proofErr w:type="gramEnd"/>
    </w:p>
    <w:p w14:paraId="31D6B882" w14:textId="77777777" w:rsidR="00AE4407" w:rsidRDefault="00000000">
      <w:pPr>
        <w:pStyle w:val="CodeWide"/>
      </w:pPr>
      <w:r>
        <w:t xml:space="preserve">  |              ^^^^^^^^^</w:t>
      </w:r>
    </w:p>
    <w:p w14:paraId="15712739" w14:textId="77777777" w:rsidR="00AE4407" w:rsidRDefault="00000000">
      <w:pPr>
        <w:pStyle w:val="CodeWide"/>
      </w:pPr>
      <w:r>
        <w:t xml:space="preserve">  |</w:t>
      </w:r>
    </w:p>
    <w:p w14:paraId="30FA80F0" w14:textId="77777777" w:rsidR="00AE4407" w:rsidRDefault="00000000">
      <w:pPr>
        <w:pStyle w:val="CodeWide"/>
      </w:pPr>
      <w:r>
        <w:t xml:space="preserve">  = note: see issue #53667 &lt;https://github.com/rust-lang/rust/issues/53667&gt; for</w:t>
      </w:r>
    </w:p>
    <w:p w14:paraId="153138C1" w14:textId="77777777" w:rsidR="00AE4407" w:rsidRDefault="00000000">
      <w:pPr>
        <w:pStyle w:val="CodeWide"/>
      </w:pPr>
      <w:r>
        <w:t>more information</w:t>
      </w:r>
    </w:p>
    <w:p w14:paraId="1C5AF51E" w14:textId="77777777" w:rsidR="00AE4407" w:rsidRDefault="00AE4407">
      <w:pPr>
        <w:pStyle w:val="CodeSpaceBelowWide"/>
      </w:pPr>
    </w:p>
    <w:p w14:paraId="687A51CB" w14:textId="77777777" w:rsidR="00AE4407" w:rsidRDefault="00000000">
      <w:pPr>
        <w:pStyle w:val="Body"/>
      </w:pPr>
      <w:r>
        <w:t xml:space="preserve">The </w:t>
      </w:r>
      <w:r>
        <w:rPr>
          <w:rStyle w:val="Literal"/>
        </w:rPr>
        <w:t>let y = 6</w:t>
      </w:r>
      <w:r>
        <w:t xml:space="preserve"> statement does not return a value, so there isn’t anything </w:t>
      </w:r>
      <w:r>
        <w:rPr>
          <w:spacing w:val="2"/>
        </w:rPr>
        <w:t xml:space="preserve">for </w:t>
      </w:r>
      <w:r>
        <w:rPr>
          <w:rStyle w:val="Literal"/>
          <w:spacing w:val="2"/>
        </w:rPr>
        <w:t>x</w:t>
      </w:r>
      <w:r>
        <w:rPr>
          <w:spacing w:val="2"/>
        </w:rPr>
        <w:t xml:space="preserve"> to bind to. This is different from what happens in other languages, </w:t>
      </w:r>
      <w:r>
        <w:t xml:space="preserve">such as C and Ruby, where the assignment returns the value of the assignment. In those languages, you can write </w:t>
      </w:r>
      <w:r>
        <w:rPr>
          <w:rStyle w:val="Literal"/>
        </w:rPr>
        <w:t>x = y = 6</w:t>
      </w:r>
      <w:r>
        <w:t xml:space="preserve"> and have both </w:t>
      </w:r>
      <w:r>
        <w:rPr>
          <w:rStyle w:val="Literal"/>
        </w:rPr>
        <w:t>x</w:t>
      </w:r>
      <w:r>
        <w:t xml:space="preserve"> and </w:t>
      </w:r>
      <w:r>
        <w:rPr>
          <w:rStyle w:val="Literal"/>
        </w:rPr>
        <w:t>y</w:t>
      </w:r>
      <w:r>
        <w:t xml:space="preserve"> have the value </w:t>
      </w:r>
      <w:r>
        <w:rPr>
          <w:rStyle w:val="Literal"/>
        </w:rPr>
        <w:t>6</w:t>
      </w:r>
      <w:r>
        <w:t>; that is not the case in Rust.</w:t>
      </w:r>
    </w:p>
    <w:p w14:paraId="37A0C70B" w14:textId="77777777" w:rsidR="00AE4407" w:rsidRDefault="00000000">
      <w:pPr>
        <w:pStyle w:val="Body"/>
        <w:rPr>
          <w:spacing w:val="3"/>
        </w:rPr>
      </w:pPr>
      <w:r>
        <w:rPr>
          <w:spacing w:val="3"/>
        </w:rPr>
        <w:t xml:space="preserve">Expressions evaluate to a value and make up most of the rest of the code that you’ll write in Rust. Consider a math operation, such as </w:t>
      </w:r>
      <w:r>
        <w:rPr>
          <w:rStyle w:val="Literal"/>
          <w:spacing w:val="3"/>
        </w:rPr>
        <w:t>5 + 6</w:t>
      </w:r>
      <w:r>
        <w:rPr>
          <w:spacing w:val="3"/>
        </w:rPr>
        <w:t xml:space="preserve">, which is an expression that evaluates to the value </w:t>
      </w:r>
      <w:r>
        <w:rPr>
          <w:rStyle w:val="Literal"/>
          <w:spacing w:val="3"/>
        </w:rPr>
        <w:t>11</w:t>
      </w:r>
      <w:r>
        <w:rPr>
          <w:spacing w:val="3"/>
        </w:rPr>
        <w:t xml:space="preserve">. Expressions can be part of statements: in Listing 3-1, the </w:t>
      </w:r>
      <w:r>
        <w:rPr>
          <w:rStyle w:val="Literal"/>
          <w:spacing w:val="3"/>
        </w:rPr>
        <w:t>6</w:t>
      </w:r>
      <w:r>
        <w:rPr>
          <w:spacing w:val="3"/>
        </w:rPr>
        <w:t xml:space="preserve"> in the statement </w:t>
      </w:r>
      <w:r>
        <w:rPr>
          <w:rStyle w:val="Literal"/>
          <w:spacing w:val="3"/>
        </w:rPr>
        <w:t>let y = 6;</w:t>
      </w:r>
      <w:r>
        <w:rPr>
          <w:spacing w:val="3"/>
        </w:rPr>
        <w:t xml:space="preserve"> is an expression that evaluates to the value </w:t>
      </w:r>
      <w:r>
        <w:rPr>
          <w:rStyle w:val="Literal"/>
          <w:spacing w:val="3"/>
        </w:rPr>
        <w:t>6</w:t>
      </w:r>
      <w:r>
        <w:rPr>
          <w:spacing w:val="3"/>
        </w:rPr>
        <w:t xml:space="preserve">. Calling a function is an expression. Calling a macro is an expression. A new scope </w:t>
      </w:r>
      <w:r>
        <w:rPr>
          <w:spacing w:val="3"/>
        </w:rPr>
        <w:fldChar w:fldCharType="begin"/>
      </w:r>
      <w:r>
        <w:rPr>
          <w:spacing w:val="3"/>
        </w:rPr>
        <w:instrText>xe "curly brackets ({}):scope creation"</w:instrText>
      </w:r>
      <w:r>
        <w:rPr>
          <w:spacing w:val="3"/>
        </w:rPr>
        <w:fldChar w:fldCharType="end"/>
      </w:r>
      <w:r>
        <w:rPr>
          <w:spacing w:val="3"/>
        </w:rPr>
        <w:fldChar w:fldCharType="begin"/>
      </w:r>
      <w:r>
        <w:rPr>
          <w:spacing w:val="3"/>
        </w:rPr>
        <w:instrText>xe "{} (curly brackets):scope creation"</w:instrText>
      </w:r>
      <w:r>
        <w:rPr>
          <w:spacing w:val="3"/>
        </w:rPr>
        <w:fldChar w:fldCharType="end"/>
      </w:r>
      <w:r>
        <w:rPr>
          <w:spacing w:val="3"/>
        </w:rPr>
        <w:t>block created with curly brackets is an expression, for example:</w:t>
      </w:r>
    </w:p>
    <w:p w14:paraId="2E00B2DC" w14:textId="77777777" w:rsidR="00AE4407" w:rsidRDefault="00AE4407">
      <w:pPr>
        <w:pStyle w:val="CodeSpaceAbove"/>
      </w:pPr>
    </w:p>
    <w:p w14:paraId="6BDA6ECC" w14:textId="77777777" w:rsidR="00AE4407" w:rsidRDefault="00000000" w:rsidP="00FD7A7D">
      <w:pPr>
        <w:pStyle w:val="CodeLabel"/>
      </w:pPr>
      <w:r>
        <w:t>src/main.rs</w:t>
      </w:r>
    </w:p>
    <w:p w14:paraId="35D96FE3" w14:textId="77777777" w:rsidR="00AE4407" w:rsidRDefault="00000000">
      <w:pPr>
        <w:pStyle w:val="Code"/>
      </w:pPr>
      <w:r>
        <w:t>fn main() {</w:t>
      </w:r>
    </w:p>
    <w:p w14:paraId="71A620F7" w14:textId="77777777" w:rsidR="00AE4407" w:rsidRDefault="00000000">
      <w:pPr>
        <w:pStyle w:val="Code"/>
      </w:pPr>
      <w:r>
        <w:t xml:space="preserve">  </w:t>
      </w:r>
      <w:r>
        <w:rPr>
          <w:rStyle w:val="CodeAnnotationCode"/>
        </w:rPr>
        <w:t>1</w:t>
      </w:r>
      <w:r>
        <w:t xml:space="preserve"> let y = {</w:t>
      </w:r>
      <w:r>
        <w:rPr>
          <w:rStyle w:val="CodeAnnotation"/>
        </w:rPr>
        <w:t>2</w:t>
      </w:r>
    </w:p>
    <w:p w14:paraId="0D4BAB34" w14:textId="77777777" w:rsidR="00AE4407" w:rsidRDefault="00000000">
      <w:pPr>
        <w:pStyle w:val="Code"/>
      </w:pPr>
      <w:r>
        <w:t xml:space="preserve">        let x = </w:t>
      </w:r>
      <w:proofErr w:type="gramStart"/>
      <w:r>
        <w:t>3;</w:t>
      </w:r>
      <w:proofErr w:type="gramEnd"/>
    </w:p>
    <w:p w14:paraId="2AF3ACF4" w14:textId="77777777" w:rsidR="00AE4407" w:rsidRDefault="00000000">
      <w:pPr>
        <w:pStyle w:val="Code"/>
      </w:pPr>
      <w:r>
        <w:t xml:space="preserve">      </w:t>
      </w:r>
      <w:r>
        <w:rPr>
          <w:rStyle w:val="CodeAnnotationCode"/>
        </w:rPr>
        <w:t>3</w:t>
      </w:r>
      <w:r>
        <w:t xml:space="preserve"> x + 1</w:t>
      </w:r>
    </w:p>
    <w:p w14:paraId="613ED5EB" w14:textId="77777777" w:rsidR="00AE4407" w:rsidRDefault="00000000">
      <w:pPr>
        <w:pStyle w:val="Code"/>
      </w:pPr>
      <w:r>
        <w:t xml:space="preserve">    };</w:t>
      </w:r>
    </w:p>
    <w:p w14:paraId="42A18AF0" w14:textId="77777777" w:rsidR="00AE4407" w:rsidRDefault="00AE4407">
      <w:pPr>
        <w:pStyle w:val="Code"/>
      </w:pPr>
    </w:p>
    <w:p w14:paraId="4A5BE89C" w14:textId="77777777" w:rsidR="00AE4407" w:rsidRDefault="00000000">
      <w:pPr>
        <w:pStyle w:val="Code"/>
      </w:pPr>
      <w:r>
        <w:t xml:space="preserve">    println!("The value of y </w:t>
      </w:r>
      <w:proofErr w:type="gramStart"/>
      <w:r>
        <w:t>is:</w:t>
      </w:r>
      <w:proofErr w:type="gramEnd"/>
      <w:r>
        <w:t xml:space="preserve"> {y}");</w:t>
      </w:r>
    </w:p>
    <w:p w14:paraId="42F79731" w14:textId="77777777" w:rsidR="00AE4407" w:rsidRDefault="00000000">
      <w:pPr>
        <w:pStyle w:val="Code"/>
      </w:pPr>
      <w:r>
        <w:t>}</w:t>
      </w:r>
    </w:p>
    <w:p w14:paraId="2F700992" w14:textId="77777777" w:rsidR="00AE4407" w:rsidRDefault="00AE4407">
      <w:pPr>
        <w:pStyle w:val="CodeSpaceBelow"/>
      </w:pPr>
    </w:p>
    <w:p w14:paraId="782BE68D" w14:textId="77777777" w:rsidR="00AE4407" w:rsidRDefault="00000000">
      <w:pPr>
        <w:pStyle w:val="Body"/>
      </w:pPr>
      <w:r>
        <w:rPr>
          <w:spacing w:val="-2"/>
        </w:rPr>
        <w:t>The expression </w:t>
      </w:r>
      <w:r>
        <w:rPr>
          <w:rStyle w:val="CodeAnnotation"/>
          <w:spacing w:val="-2"/>
        </w:rPr>
        <w:t>2</w:t>
      </w:r>
      <w:r>
        <w:rPr>
          <w:spacing w:val="-2"/>
        </w:rPr>
        <w:t xml:space="preserve"> is a block that, in this case, evaluates to </w:t>
      </w:r>
      <w:r>
        <w:rPr>
          <w:rStyle w:val="Literal"/>
          <w:spacing w:val="-2"/>
        </w:rPr>
        <w:t>4</w:t>
      </w:r>
      <w:r>
        <w:rPr>
          <w:spacing w:val="-2"/>
        </w:rPr>
        <w:t xml:space="preserve">. That value </w:t>
      </w:r>
      <w:r>
        <w:rPr>
          <w:spacing w:val="3"/>
        </w:rPr>
        <w:t xml:space="preserve">gets bound to </w:t>
      </w:r>
      <w:r>
        <w:rPr>
          <w:rStyle w:val="Literal"/>
          <w:spacing w:val="3"/>
        </w:rPr>
        <w:t>y</w:t>
      </w:r>
      <w:r>
        <w:rPr>
          <w:spacing w:val="3"/>
        </w:rPr>
        <w:t xml:space="preserve"> as part of the </w:t>
      </w:r>
      <w:r>
        <w:rPr>
          <w:rStyle w:val="Literal"/>
          <w:spacing w:val="3"/>
        </w:rPr>
        <w:t>let</w:t>
      </w:r>
      <w:r>
        <w:rPr>
          <w:spacing w:val="3"/>
        </w:rPr>
        <w:t xml:space="preserve"> statement </w:t>
      </w:r>
      <w:r>
        <w:rPr>
          <w:rStyle w:val="CodeAnnotation"/>
          <w:spacing w:val="3"/>
        </w:rPr>
        <w:t>1</w:t>
      </w:r>
      <w:r>
        <w:rPr>
          <w:spacing w:val="3"/>
        </w:rPr>
        <w:t xml:space="preserve">. Note </w:t>
      </w:r>
      <w:r>
        <w:rPr>
          <w:spacing w:val="3"/>
        </w:rPr>
        <w:lastRenderedPageBreak/>
        <w:t xml:space="preserve">the line without a </w:t>
      </w:r>
      <w:r>
        <w:t>semicolon at the end </w:t>
      </w:r>
      <w:r>
        <w:rPr>
          <w:rStyle w:val="CodeAnnotation"/>
        </w:rPr>
        <w:t>3</w:t>
      </w:r>
      <w:r>
        <w:t xml:space="preserve">, which is unlike most of the lines you’ve seen so far. Expressions do not include ending semicolons. If you add a </w:t>
      </w:r>
      <w:r>
        <w:fldChar w:fldCharType="begin"/>
      </w:r>
      <w:r>
        <w:instrText>xe "semicolon (;):to end statements"</w:instrText>
      </w:r>
      <w:r>
        <w:fldChar w:fldCharType="end"/>
      </w:r>
      <w:r>
        <w:fldChar w:fldCharType="begin"/>
      </w:r>
      <w:r>
        <w:instrText>xe "; (semicolon):to end statements"</w:instrText>
      </w:r>
      <w:r>
        <w:fldChar w:fldCharType="end"/>
      </w:r>
      <w:r>
        <w:t xml:space="preserve">semicolon to the end of an expression, you turn it into a statement, and it will then not </w:t>
      </w:r>
      <w:r>
        <w:rPr>
          <w:spacing w:val="-2"/>
        </w:rPr>
        <w:t xml:space="preserve">return a value. Keep this in mind as you explore function return values and </w:t>
      </w:r>
      <w:r>
        <w:t>expressions next.</w:t>
      </w:r>
    </w:p>
    <w:p w14:paraId="4738981F" w14:textId="77777777" w:rsidR="00AE4407" w:rsidRDefault="00000000">
      <w:pPr>
        <w:pStyle w:val="HeadB"/>
      </w:pPr>
      <w:r>
        <w:fldChar w:fldCharType="begin"/>
      </w:r>
      <w:r>
        <w:instrText>xe "functions:with return values"</w:instrText>
      </w:r>
      <w:r>
        <w:fldChar w:fldCharType="end"/>
      </w:r>
      <w:r>
        <w:fldChar w:fldCharType="begin"/>
      </w:r>
      <w:r>
        <w:instrText>xe "return values:of functions"</w:instrText>
      </w:r>
      <w:r>
        <w:fldChar w:fldCharType="end"/>
      </w:r>
      <w:r>
        <w:t>Functions with Return Values</w:t>
      </w:r>
    </w:p>
    <w:p w14:paraId="6130C27D" w14:textId="77777777" w:rsidR="00AE4407" w:rsidRDefault="00000000">
      <w:pPr>
        <w:pStyle w:val="BodyFirst"/>
      </w:pPr>
      <w:r>
        <w:rPr>
          <w:spacing w:val="1"/>
        </w:rPr>
        <w:t>Functions can return values to the code that calls them. We don’t name return values, but we must declare their type after an arrow (</w:t>
      </w:r>
      <w:r>
        <w:rPr>
          <w:rStyle w:val="Literal"/>
          <w:spacing w:val="1"/>
        </w:rPr>
        <w:t>-&gt;</w:t>
      </w:r>
      <w:r>
        <w:rPr>
          <w:spacing w:val="1"/>
        </w:rPr>
        <w:t xml:space="preserve">). In </w:t>
      </w:r>
      <w:r>
        <w:rPr>
          <w:spacing w:val="1"/>
        </w:rPr>
        <w:fldChar w:fldCharType="begin"/>
      </w:r>
      <w:r>
        <w:rPr>
          <w:spacing w:val="1"/>
        </w:rPr>
        <w:instrText>xe "(-&gt;) arrow"</w:instrText>
      </w:r>
      <w:r>
        <w:rPr>
          <w:spacing w:val="1"/>
        </w:rPr>
        <w:fldChar w:fldCharType="end"/>
      </w:r>
      <w:r>
        <w:rPr>
          <w:spacing w:val="1"/>
        </w:rPr>
        <w:fldChar w:fldCharType="begin"/>
      </w:r>
      <w:r>
        <w:rPr>
          <w:spacing w:val="1"/>
        </w:rPr>
        <w:instrText>xe "arrow (-&gt;)"</w:instrText>
      </w:r>
      <w:r>
        <w:rPr>
          <w:spacing w:val="1"/>
        </w:rPr>
        <w:fldChar w:fldCharType="end"/>
      </w:r>
      <w:r>
        <w:rPr>
          <w:spacing w:val="1"/>
        </w:rPr>
        <w:t>Rust,</w:t>
      </w:r>
      <w:r>
        <w:t xml:space="preserve"> the return value of the function is synonymous with the value of the final </w:t>
      </w:r>
      <w:r>
        <w:rPr>
          <w:spacing w:val="-3"/>
        </w:rPr>
        <w:t xml:space="preserve">expression in the block of the body of a function. You can return early from </w:t>
      </w:r>
      <w:r>
        <w:t xml:space="preserve">a function by using the </w:t>
      </w:r>
      <w:r>
        <w:rPr>
          <w:rStyle w:val="Literal"/>
        </w:rPr>
        <w:t>return</w:t>
      </w:r>
      <w:r>
        <w:t xml:space="preserve"> keyword and </w:t>
      </w:r>
      <w:r>
        <w:fldChar w:fldCharType="begin"/>
      </w:r>
      <w:r>
        <w:instrText>xe "return keyword"</w:instrText>
      </w:r>
      <w:r>
        <w:fldChar w:fldCharType="end"/>
      </w:r>
      <w:r>
        <w:t xml:space="preserve">specifying a value, but </w:t>
      </w:r>
      <w:r>
        <w:fldChar w:fldCharType="begin"/>
      </w:r>
      <w:r>
        <w:instrText>xe "functions:returning early from"</w:instrText>
      </w:r>
      <w:r>
        <w:fldChar w:fldCharType="end"/>
      </w:r>
      <w:r>
        <w:t>most functions return the last expression implicitly. Here’s an example of a function that returns a value:</w:t>
      </w:r>
    </w:p>
    <w:p w14:paraId="26A21E76" w14:textId="77777777" w:rsidR="00AE4407" w:rsidRDefault="00AE4407">
      <w:pPr>
        <w:pStyle w:val="CodeSpaceAbove"/>
      </w:pPr>
    </w:p>
    <w:p w14:paraId="347761AB" w14:textId="77777777" w:rsidR="00AE4407" w:rsidRDefault="00000000" w:rsidP="00FD7A7D">
      <w:pPr>
        <w:pStyle w:val="CodeLabel"/>
      </w:pPr>
      <w:r>
        <w:t>src/main.</w:t>
      </w:r>
      <w:r w:rsidRPr="00FD7A7D">
        <w:t>rs</w:t>
      </w:r>
    </w:p>
    <w:p w14:paraId="62EABDED" w14:textId="77777777" w:rsidR="00AE4407" w:rsidRDefault="00000000">
      <w:pPr>
        <w:pStyle w:val="Code"/>
      </w:pPr>
      <w:r>
        <w:t>fn five() -&gt; i32 {</w:t>
      </w:r>
    </w:p>
    <w:p w14:paraId="62852103" w14:textId="77777777" w:rsidR="00AE4407" w:rsidRDefault="00000000">
      <w:pPr>
        <w:pStyle w:val="Code"/>
      </w:pPr>
      <w:r>
        <w:t xml:space="preserve">    5</w:t>
      </w:r>
    </w:p>
    <w:p w14:paraId="285049DB" w14:textId="77777777" w:rsidR="00AE4407" w:rsidRDefault="00000000">
      <w:pPr>
        <w:pStyle w:val="Code"/>
      </w:pPr>
      <w:r>
        <w:t>}</w:t>
      </w:r>
    </w:p>
    <w:p w14:paraId="2B2E2144" w14:textId="77777777" w:rsidR="00AE4407" w:rsidRDefault="00AE4407">
      <w:pPr>
        <w:pStyle w:val="Code"/>
      </w:pPr>
    </w:p>
    <w:p w14:paraId="23BEE4DA" w14:textId="77777777" w:rsidR="00AE4407" w:rsidRDefault="00000000">
      <w:pPr>
        <w:pStyle w:val="Code"/>
      </w:pPr>
      <w:r>
        <w:t>fn main() {</w:t>
      </w:r>
    </w:p>
    <w:p w14:paraId="6D5E4D0B" w14:textId="77777777" w:rsidR="00AE4407" w:rsidRDefault="00000000">
      <w:pPr>
        <w:pStyle w:val="Code"/>
      </w:pPr>
      <w:r>
        <w:t xml:space="preserve">    let x = five(</w:t>
      </w:r>
      <w:proofErr w:type="gramStart"/>
      <w:r>
        <w:t>);</w:t>
      </w:r>
      <w:proofErr w:type="gramEnd"/>
    </w:p>
    <w:p w14:paraId="55BE94A2" w14:textId="77777777" w:rsidR="00AE4407" w:rsidRDefault="00AE4407">
      <w:pPr>
        <w:pStyle w:val="Code"/>
      </w:pPr>
    </w:p>
    <w:p w14:paraId="0B58EB70" w14:textId="77777777" w:rsidR="00AE4407" w:rsidRDefault="00000000">
      <w:pPr>
        <w:pStyle w:val="Code"/>
      </w:pPr>
      <w:r>
        <w:t xml:space="preserve">    println!("The value of x </w:t>
      </w:r>
      <w:proofErr w:type="gramStart"/>
      <w:r>
        <w:t>is:</w:t>
      </w:r>
      <w:proofErr w:type="gramEnd"/>
      <w:r>
        <w:t xml:space="preserve"> {x}");</w:t>
      </w:r>
    </w:p>
    <w:p w14:paraId="6D4CE055" w14:textId="77777777" w:rsidR="00AE4407" w:rsidRDefault="00000000">
      <w:pPr>
        <w:pStyle w:val="Code"/>
      </w:pPr>
      <w:r>
        <w:t>}</w:t>
      </w:r>
    </w:p>
    <w:p w14:paraId="39470302" w14:textId="77777777" w:rsidR="00AE4407" w:rsidRDefault="00AE4407">
      <w:pPr>
        <w:pStyle w:val="CodeSpaceBelow"/>
      </w:pPr>
    </w:p>
    <w:p w14:paraId="744B2D61" w14:textId="77777777" w:rsidR="00AE4407" w:rsidRDefault="00000000">
      <w:pPr>
        <w:pStyle w:val="Body"/>
      </w:pPr>
      <w:r>
        <w:t xml:space="preserve">There are no function calls, macros, or even </w:t>
      </w:r>
      <w:r>
        <w:rPr>
          <w:rStyle w:val="Literal"/>
        </w:rPr>
        <w:t>let</w:t>
      </w:r>
      <w:r>
        <w:t xml:space="preserve"> statements in the </w:t>
      </w:r>
      <w:r>
        <w:rPr>
          <w:rStyle w:val="Literal"/>
        </w:rPr>
        <w:t>five</w:t>
      </w:r>
      <w:r>
        <w:t xml:space="preserve"> </w:t>
      </w:r>
      <w:proofErr w:type="gramStart"/>
      <w:r>
        <w:rPr>
          <w:spacing w:val="2"/>
        </w:rPr>
        <w:t>function</w:t>
      </w:r>
      <w:proofErr w:type="gramEnd"/>
      <w:r>
        <w:rPr>
          <w:spacing w:val="2"/>
        </w:rPr>
        <w:t xml:space="preserve">—just the number </w:t>
      </w:r>
      <w:r>
        <w:rPr>
          <w:rStyle w:val="Literal"/>
          <w:spacing w:val="2"/>
        </w:rPr>
        <w:t>5</w:t>
      </w:r>
      <w:r>
        <w:rPr>
          <w:spacing w:val="2"/>
        </w:rPr>
        <w:t xml:space="preserve"> by itself. That’s a perfectly valid function in Rust. Note that the function’s return type is specified too, as </w:t>
      </w:r>
      <w:r>
        <w:rPr>
          <w:rStyle w:val="Literal"/>
          <w:spacing w:val="2"/>
        </w:rPr>
        <w:t>-&gt; i32</w:t>
      </w:r>
      <w:r>
        <w:rPr>
          <w:spacing w:val="2"/>
        </w:rPr>
        <w:t xml:space="preserve">. Try </w:t>
      </w:r>
      <w:r>
        <w:t>running this code; the output should look like this:</w:t>
      </w:r>
    </w:p>
    <w:p w14:paraId="0318D149" w14:textId="77777777" w:rsidR="00AE4407" w:rsidRDefault="00AE4407">
      <w:pPr>
        <w:pStyle w:val="CodeSpaceAbove"/>
      </w:pPr>
    </w:p>
    <w:p w14:paraId="6A219856"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25DE0BA4" w14:textId="77777777" w:rsidR="00AE4407" w:rsidRDefault="00000000">
      <w:pPr>
        <w:pStyle w:val="Code"/>
      </w:pPr>
      <w:r>
        <w:t xml:space="preserve">   Compiling functions v0.1.0 (file:///projects/functions)</w:t>
      </w:r>
    </w:p>
    <w:p w14:paraId="52714860" w14:textId="025F0C8B" w:rsidR="00AE4407" w:rsidRDefault="00000000">
      <w:pPr>
        <w:pStyle w:val="Code"/>
      </w:pPr>
      <w:r>
        <w:t xml:space="preserve">    Finished </w:t>
      </w:r>
      <w:ins w:id="19" w:author="Chris Krycho" w:date="2025-02-26T08:07:00Z" w16du:dateUtc="2025-02-26T15:07:00Z">
        <w:r w:rsidR="00FF31DD">
          <w:t>`</w:t>
        </w:r>
      </w:ins>
      <w:r>
        <w:t>dev</w:t>
      </w:r>
      <w:ins w:id="20" w:author="Chris Krycho" w:date="2025-02-26T08:07:00Z" w16du:dateUtc="2025-02-26T15:07:00Z">
        <w:r w:rsidR="00FF31DD">
          <w:t>` prof</w:t>
        </w:r>
      </w:ins>
      <w:ins w:id="21" w:author="Chris Krycho" w:date="2025-02-26T08:08:00Z" w16du:dateUtc="2025-02-26T15:08:00Z">
        <w:r w:rsidR="00FF31DD">
          <w:t>ile</w:t>
        </w:r>
      </w:ins>
      <w:r>
        <w:t xml:space="preserve"> [unoptimized + </w:t>
      </w:r>
      <w:proofErr w:type="spellStart"/>
      <w:r>
        <w:t>debuginfo</w:t>
      </w:r>
      <w:proofErr w:type="spellEnd"/>
      <w:r>
        <w:t>] target(s) in 0.30s</w:t>
      </w:r>
    </w:p>
    <w:p w14:paraId="5EF274BF" w14:textId="77777777" w:rsidR="00AE4407" w:rsidRDefault="00000000">
      <w:pPr>
        <w:pStyle w:val="Code"/>
      </w:pPr>
      <w:r>
        <w:t xml:space="preserve">     Running `target/debug/functions`</w:t>
      </w:r>
    </w:p>
    <w:p w14:paraId="1675B67B" w14:textId="77777777" w:rsidR="00AE4407" w:rsidRDefault="00000000">
      <w:pPr>
        <w:pStyle w:val="Code"/>
      </w:pPr>
      <w:r>
        <w:t>The value of x is: 5</w:t>
      </w:r>
    </w:p>
    <w:p w14:paraId="3CE64029" w14:textId="77777777" w:rsidR="00AE4407" w:rsidRDefault="00AE4407">
      <w:pPr>
        <w:pStyle w:val="CodeSpaceBelow"/>
      </w:pPr>
    </w:p>
    <w:p w14:paraId="68383690" w14:textId="77777777" w:rsidR="00AE4407" w:rsidRDefault="00000000">
      <w:pPr>
        <w:pStyle w:val="Body"/>
      </w:pPr>
      <w:r>
        <w:t xml:space="preserve">The </w:t>
      </w:r>
      <w:r>
        <w:rPr>
          <w:rStyle w:val="Literal"/>
        </w:rPr>
        <w:t>5</w:t>
      </w:r>
      <w:r>
        <w:t xml:space="preserve"> in </w:t>
      </w:r>
      <w:r>
        <w:rPr>
          <w:rStyle w:val="Literal"/>
        </w:rPr>
        <w:t>five</w:t>
      </w:r>
      <w:r>
        <w:t xml:space="preserve"> is the function’s return value, which is why the return type is </w:t>
      </w:r>
      <w:r>
        <w:rPr>
          <w:rStyle w:val="Literal"/>
        </w:rPr>
        <w:t>i32</w:t>
      </w:r>
      <w:r>
        <w:t xml:space="preserve">. Let’s examine this in more detail. There are two important bits: first, the line </w:t>
      </w:r>
      <w:r>
        <w:rPr>
          <w:rStyle w:val="Literal"/>
        </w:rPr>
        <w:t>let x = five();</w:t>
      </w:r>
      <w:r>
        <w:t xml:space="preserve"> shows that we’re using the return value of a function to initialize a variable. Because the function </w:t>
      </w:r>
      <w:r>
        <w:rPr>
          <w:rStyle w:val="Literal"/>
        </w:rPr>
        <w:t>five</w:t>
      </w:r>
      <w:r>
        <w:t xml:space="preserve"> returns a </w:t>
      </w:r>
      <w:r>
        <w:rPr>
          <w:rStyle w:val="Literal"/>
        </w:rPr>
        <w:t>5</w:t>
      </w:r>
      <w:r>
        <w:t>, that line is the same as the following:</w:t>
      </w:r>
    </w:p>
    <w:p w14:paraId="4F923211" w14:textId="77777777" w:rsidR="00AE4407" w:rsidRDefault="00AE4407">
      <w:pPr>
        <w:pStyle w:val="CodeSpaceAbove"/>
      </w:pPr>
    </w:p>
    <w:p w14:paraId="36978467" w14:textId="77777777" w:rsidR="00AE4407" w:rsidRDefault="00000000">
      <w:pPr>
        <w:pStyle w:val="Code"/>
      </w:pPr>
      <w:r>
        <w:t xml:space="preserve">let x = </w:t>
      </w:r>
      <w:proofErr w:type="gramStart"/>
      <w:r>
        <w:t>5;</w:t>
      </w:r>
      <w:proofErr w:type="gramEnd"/>
    </w:p>
    <w:p w14:paraId="6DBF2F2B" w14:textId="77777777" w:rsidR="00AE4407" w:rsidRDefault="00AE4407">
      <w:pPr>
        <w:pStyle w:val="CodeSpaceBelow"/>
      </w:pPr>
    </w:p>
    <w:p w14:paraId="5A8176F6" w14:textId="77777777" w:rsidR="00AE4407" w:rsidRDefault="00000000">
      <w:pPr>
        <w:pStyle w:val="Body"/>
        <w:rPr>
          <w:spacing w:val="-1"/>
        </w:rPr>
      </w:pPr>
      <w:r>
        <w:rPr>
          <w:spacing w:val="-1"/>
        </w:rPr>
        <w:t xml:space="preserve">Second, the </w:t>
      </w:r>
      <w:r>
        <w:rPr>
          <w:rStyle w:val="Literal"/>
          <w:spacing w:val="-1"/>
        </w:rPr>
        <w:t>five</w:t>
      </w:r>
      <w:r>
        <w:rPr>
          <w:spacing w:val="-1"/>
        </w:rPr>
        <w:t xml:space="preserve"> function has no parameters and defines the type of the </w:t>
      </w:r>
      <w:r>
        <w:rPr>
          <w:spacing w:val="2"/>
        </w:rPr>
        <w:t xml:space="preserve">return value, but the body of the function is a lonely </w:t>
      </w:r>
      <w:r>
        <w:rPr>
          <w:rStyle w:val="Literal"/>
          <w:spacing w:val="2"/>
        </w:rPr>
        <w:t>5</w:t>
      </w:r>
      <w:r>
        <w:rPr>
          <w:spacing w:val="2"/>
        </w:rPr>
        <w:t xml:space="preserve"> with no semicolon </w:t>
      </w:r>
      <w:r>
        <w:rPr>
          <w:spacing w:val="-1"/>
        </w:rPr>
        <w:t>because it’s an expression whose value we want to return.</w:t>
      </w:r>
    </w:p>
    <w:p w14:paraId="33BD9C40" w14:textId="77777777" w:rsidR="00AE4407" w:rsidRDefault="00000000">
      <w:pPr>
        <w:pStyle w:val="Body"/>
      </w:pPr>
      <w:r>
        <w:t>Let’s look at another example:</w:t>
      </w:r>
    </w:p>
    <w:p w14:paraId="0C2017C6" w14:textId="77777777" w:rsidR="00AE4407" w:rsidRDefault="00AE4407">
      <w:pPr>
        <w:pStyle w:val="CodeSpaceAbove"/>
      </w:pPr>
    </w:p>
    <w:p w14:paraId="463CB636" w14:textId="77777777" w:rsidR="00AE4407" w:rsidRDefault="00000000" w:rsidP="00FD7A7D">
      <w:pPr>
        <w:pStyle w:val="CodeLabel"/>
      </w:pPr>
      <w:r>
        <w:t>src/main.rs</w:t>
      </w:r>
    </w:p>
    <w:p w14:paraId="222700B3" w14:textId="77777777" w:rsidR="00AE4407" w:rsidRDefault="00000000">
      <w:pPr>
        <w:pStyle w:val="Code"/>
      </w:pPr>
      <w:r>
        <w:t>fn main() {</w:t>
      </w:r>
    </w:p>
    <w:p w14:paraId="4D5286A7" w14:textId="77777777" w:rsidR="00AE4407" w:rsidRDefault="00000000">
      <w:pPr>
        <w:pStyle w:val="Code"/>
      </w:pPr>
      <w:r>
        <w:t xml:space="preserve">    let x = </w:t>
      </w:r>
      <w:proofErr w:type="spellStart"/>
      <w:r>
        <w:t>plus_one</w:t>
      </w:r>
      <w:proofErr w:type="spellEnd"/>
      <w:r>
        <w:t>(5</w:t>
      </w:r>
      <w:proofErr w:type="gramStart"/>
      <w:r>
        <w:t>);</w:t>
      </w:r>
      <w:proofErr w:type="gramEnd"/>
    </w:p>
    <w:p w14:paraId="72049446" w14:textId="77777777" w:rsidR="00AE4407" w:rsidRDefault="00AE4407">
      <w:pPr>
        <w:pStyle w:val="Code"/>
      </w:pPr>
    </w:p>
    <w:p w14:paraId="34B938F1" w14:textId="77777777" w:rsidR="00AE4407" w:rsidRDefault="00000000">
      <w:pPr>
        <w:pStyle w:val="Code"/>
      </w:pPr>
      <w:r>
        <w:t xml:space="preserve">    println!("The value of x </w:t>
      </w:r>
      <w:proofErr w:type="gramStart"/>
      <w:r>
        <w:t>is:</w:t>
      </w:r>
      <w:proofErr w:type="gramEnd"/>
      <w:r>
        <w:t xml:space="preserve"> {x}");</w:t>
      </w:r>
    </w:p>
    <w:p w14:paraId="40CA449A" w14:textId="77777777" w:rsidR="00AE4407" w:rsidRDefault="00000000">
      <w:pPr>
        <w:pStyle w:val="Code"/>
      </w:pPr>
      <w:r>
        <w:t>}</w:t>
      </w:r>
    </w:p>
    <w:p w14:paraId="2AB693A0" w14:textId="77777777" w:rsidR="00AE4407" w:rsidRDefault="00AE4407">
      <w:pPr>
        <w:pStyle w:val="Code"/>
      </w:pPr>
    </w:p>
    <w:p w14:paraId="394A2622" w14:textId="77777777" w:rsidR="00AE4407" w:rsidRDefault="00000000">
      <w:pPr>
        <w:pStyle w:val="Code"/>
      </w:pPr>
      <w:r>
        <w:t xml:space="preserve">fn </w:t>
      </w:r>
      <w:proofErr w:type="spellStart"/>
      <w:r>
        <w:t>plus_one</w:t>
      </w:r>
      <w:proofErr w:type="spellEnd"/>
      <w:r>
        <w:t>(x: i32) -&gt; i32 {</w:t>
      </w:r>
    </w:p>
    <w:p w14:paraId="6CA5CB5A" w14:textId="77777777" w:rsidR="00AE4407" w:rsidRDefault="00000000">
      <w:pPr>
        <w:pStyle w:val="Code"/>
      </w:pPr>
      <w:r>
        <w:t xml:space="preserve">    x + 1</w:t>
      </w:r>
    </w:p>
    <w:p w14:paraId="2F773634" w14:textId="77777777" w:rsidR="00AE4407" w:rsidRDefault="00000000">
      <w:pPr>
        <w:pStyle w:val="Code"/>
      </w:pPr>
      <w:r>
        <w:t>}</w:t>
      </w:r>
    </w:p>
    <w:p w14:paraId="0B674222" w14:textId="77777777" w:rsidR="00AE4407" w:rsidRDefault="00AE4407">
      <w:pPr>
        <w:pStyle w:val="CodeSpaceBelow"/>
      </w:pPr>
    </w:p>
    <w:p w14:paraId="1360D2A5" w14:textId="77777777" w:rsidR="00AE4407" w:rsidRDefault="00000000">
      <w:pPr>
        <w:pStyle w:val="Body"/>
        <w:rPr>
          <w:spacing w:val="3"/>
        </w:rPr>
      </w:pPr>
      <w:r>
        <w:rPr>
          <w:spacing w:val="3"/>
        </w:rPr>
        <w:t xml:space="preserve">Running this code will print </w:t>
      </w:r>
      <w:proofErr w:type="gramStart"/>
      <w:r>
        <w:rPr>
          <w:rStyle w:val="Literal"/>
          <w:spacing w:val="3"/>
        </w:rPr>
        <w:t>The</w:t>
      </w:r>
      <w:proofErr w:type="gramEnd"/>
      <w:r>
        <w:rPr>
          <w:rStyle w:val="Literal"/>
          <w:spacing w:val="3"/>
        </w:rPr>
        <w:t xml:space="preserve"> value of x is: 6</w:t>
      </w:r>
      <w:r>
        <w:rPr>
          <w:spacing w:val="3"/>
        </w:rPr>
        <w:t xml:space="preserve">. But if we place a semicolon at the end of the line containing </w:t>
      </w:r>
      <w:r>
        <w:rPr>
          <w:rStyle w:val="Literal"/>
          <w:spacing w:val="3"/>
        </w:rPr>
        <w:t>x + 1</w:t>
      </w:r>
      <w:r>
        <w:rPr>
          <w:spacing w:val="3"/>
        </w:rPr>
        <w:t>, changing it from an expression to a statement, we’ll get an error:</w:t>
      </w:r>
    </w:p>
    <w:p w14:paraId="047DB194" w14:textId="77777777" w:rsidR="00AE4407" w:rsidRDefault="00AE4407">
      <w:pPr>
        <w:pStyle w:val="CodeSpaceAbove"/>
      </w:pPr>
    </w:p>
    <w:p w14:paraId="65121FA1" w14:textId="77777777" w:rsidR="00AE4407" w:rsidRDefault="00000000" w:rsidP="00FD7A7D">
      <w:pPr>
        <w:pStyle w:val="CodeLabel"/>
      </w:pPr>
      <w:r>
        <w:t>src/main.rs</w:t>
      </w:r>
    </w:p>
    <w:p w14:paraId="03544B6B" w14:textId="77777777" w:rsidR="00AE4407" w:rsidRDefault="00000000">
      <w:pPr>
        <w:pStyle w:val="Code"/>
      </w:pPr>
      <w:r>
        <w:t>fn main() {</w:t>
      </w:r>
    </w:p>
    <w:p w14:paraId="53DDF8E0" w14:textId="77777777" w:rsidR="00AE4407" w:rsidRDefault="00000000">
      <w:pPr>
        <w:pStyle w:val="Code"/>
      </w:pPr>
      <w:r>
        <w:t xml:space="preserve">    let x = </w:t>
      </w:r>
      <w:proofErr w:type="spellStart"/>
      <w:r>
        <w:t>plus_one</w:t>
      </w:r>
      <w:proofErr w:type="spellEnd"/>
      <w:r>
        <w:t>(5</w:t>
      </w:r>
      <w:proofErr w:type="gramStart"/>
      <w:r>
        <w:t>);</w:t>
      </w:r>
      <w:proofErr w:type="gramEnd"/>
    </w:p>
    <w:p w14:paraId="05A17B47" w14:textId="77777777" w:rsidR="00AE4407" w:rsidRDefault="00AE4407">
      <w:pPr>
        <w:pStyle w:val="Code"/>
      </w:pPr>
    </w:p>
    <w:p w14:paraId="1F030B5E" w14:textId="77777777" w:rsidR="00AE4407" w:rsidRDefault="00000000">
      <w:pPr>
        <w:pStyle w:val="Code"/>
      </w:pPr>
      <w:r>
        <w:t xml:space="preserve">    println!("The value of x </w:t>
      </w:r>
      <w:proofErr w:type="gramStart"/>
      <w:r>
        <w:t>is:</w:t>
      </w:r>
      <w:proofErr w:type="gramEnd"/>
      <w:r>
        <w:t xml:space="preserve"> {x}");</w:t>
      </w:r>
    </w:p>
    <w:p w14:paraId="52D7CDF1" w14:textId="77777777" w:rsidR="00AE4407" w:rsidRDefault="00000000">
      <w:pPr>
        <w:pStyle w:val="Code"/>
      </w:pPr>
      <w:r>
        <w:t>}</w:t>
      </w:r>
    </w:p>
    <w:p w14:paraId="3C048A9E" w14:textId="77777777" w:rsidR="00AE4407" w:rsidRDefault="00AE4407">
      <w:pPr>
        <w:pStyle w:val="Code"/>
      </w:pPr>
    </w:p>
    <w:p w14:paraId="154690BD" w14:textId="77777777" w:rsidR="00AE4407" w:rsidRDefault="00000000">
      <w:pPr>
        <w:pStyle w:val="Code"/>
      </w:pPr>
      <w:r>
        <w:t xml:space="preserve">fn </w:t>
      </w:r>
      <w:proofErr w:type="spellStart"/>
      <w:r>
        <w:t>plus_one</w:t>
      </w:r>
      <w:proofErr w:type="spellEnd"/>
      <w:r>
        <w:t>(x: i32) -&gt; i32 {</w:t>
      </w:r>
    </w:p>
    <w:p w14:paraId="4F2B651F" w14:textId="77777777" w:rsidR="00AE4407" w:rsidRDefault="00000000">
      <w:pPr>
        <w:pStyle w:val="Code"/>
      </w:pPr>
      <w:r>
        <w:t xml:space="preserve">    x + </w:t>
      </w:r>
      <w:proofErr w:type="gramStart"/>
      <w:r>
        <w:t>1;</w:t>
      </w:r>
      <w:proofErr w:type="gramEnd"/>
    </w:p>
    <w:p w14:paraId="4ED33485" w14:textId="77777777" w:rsidR="00AE4407" w:rsidRDefault="00000000">
      <w:pPr>
        <w:pStyle w:val="Code"/>
      </w:pPr>
      <w:r>
        <w:t>}</w:t>
      </w:r>
    </w:p>
    <w:p w14:paraId="1792BF7D" w14:textId="77777777" w:rsidR="00AE4407" w:rsidRDefault="00AE4407">
      <w:pPr>
        <w:pStyle w:val="CodeSpaceBelow"/>
      </w:pPr>
    </w:p>
    <w:p w14:paraId="73C8EAD6" w14:textId="77777777" w:rsidR="00AE4407" w:rsidRDefault="00000000">
      <w:pPr>
        <w:pStyle w:val="Body"/>
      </w:pPr>
      <w:r>
        <w:t>Compiling this code produces an error, as follows:</w:t>
      </w:r>
    </w:p>
    <w:p w14:paraId="7DE5F811" w14:textId="77777777" w:rsidR="00AE4407" w:rsidRDefault="00AE4407">
      <w:pPr>
        <w:pStyle w:val="CodeSpaceAbove"/>
      </w:pPr>
    </w:p>
    <w:p w14:paraId="7A6AACC4"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6972E080" w14:textId="77777777" w:rsidR="00AE4407" w:rsidRDefault="00000000">
      <w:pPr>
        <w:pStyle w:val="Code"/>
      </w:pPr>
      <w:r>
        <w:t xml:space="preserve">   Compiling functions v0.1.0 (file:///projects/functions)</w:t>
      </w:r>
    </w:p>
    <w:p w14:paraId="771B6DBB" w14:textId="77777777" w:rsidR="00AE4407" w:rsidRDefault="00000000">
      <w:pPr>
        <w:pStyle w:val="Code"/>
      </w:pPr>
      <w:r>
        <w:t>error[E0308]: mismatched types</w:t>
      </w:r>
    </w:p>
    <w:p w14:paraId="724D99F7" w14:textId="77777777" w:rsidR="00AE4407" w:rsidRDefault="00000000">
      <w:pPr>
        <w:pStyle w:val="Code"/>
      </w:pPr>
      <w:r>
        <w:t xml:space="preserve"> --&gt; </w:t>
      </w:r>
      <w:proofErr w:type="spellStart"/>
      <w:r>
        <w:t>src</w:t>
      </w:r>
      <w:proofErr w:type="spellEnd"/>
      <w:r>
        <w:t>/main.rs:7:24</w:t>
      </w:r>
    </w:p>
    <w:p w14:paraId="26187C50" w14:textId="77777777" w:rsidR="00AE4407" w:rsidRDefault="00000000">
      <w:pPr>
        <w:pStyle w:val="Code"/>
      </w:pPr>
      <w:r>
        <w:t xml:space="preserve">  |</w:t>
      </w:r>
    </w:p>
    <w:p w14:paraId="1465CBFA" w14:textId="77777777" w:rsidR="00AE4407" w:rsidRDefault="00000000">
      <w:pPr>
        <w:pStyle w:val="Code"/>
      </w:pPr>
      <w:r>
        <w:t xml:space="preserve">7 | fn </w:t>
      </w:r>
      <w:proofErr w:type="spellStart"/>
      <w:r>
        <w:t>plus_one</w:t>
      </w:r>
      <w:proofErr w:type="spellEnd"/>
      <w:r>
        <w:t>(x: i32) -&gt; i32 {</w:t>
      </w:r>
    </w:p>
    <w:p w14:paraId="204EF12A" w14:textId="77777777" w:rsidR="00AE4407" w:rsidRDefault="00000000">
      <w:pPr>
        <w:pStyle w:val="Code"/>
      </w:pPr>
      <w:r>
        <w:t xml:space="preserve">  |    --------            ^^^ expected `i32`, found `()`</w:t>
      </w:r>
    </w:p>
    <w:p w14:paraId="0F86ACB5" w14:textId="77777777" w:rsidR="00AE4407" w:rsidRDefault="00000000">
      <w:pPr>
        <w:pStyle w:val="Code"/>
      </w:pPr>
      <w:r>
        <w:t xml:space="preserve">  |    |</w:t>
      </w:r>
    </w:p>
    <w:p w14:paraId="3C9C4411" w14:textId="77777777" w:rsidR="00AE4407" w:rsidRDefault="00000000">
      <w:pPr>
        <w:pStyle w:val="Code"/>
      </w:pPr>
      <w:r>
        <w:t xml:space="preserve">  |    implicitly returns `()` as its body has no tail or `return` expression</w:t>
      </w:r>
    </w:p>
    <w:p w14:paraId="51EC0F60" w14:textId="77777777" w:rsidR="00AE4407" w:rsidRDefault="00000000">
      <w:pPr>
        <w:pStyle w:val="Code"/>
      </w:pPr>
      <w:r>
        <w:t xml:space="preserve">8 |     x + </w:t>
      </w:r>
      <w:proofErr w:type="gramStart"/>
      <w:r>
        <w:t>1;</w:t>
      </w:r>
      <w:proofErr w:type="gramEnd"/>
    </w:p>
    <w:p w14:paraId="6816AF7D" w14:textId="77777777" w:rsidR="00AE4407" w:rsidRDefault="00000000">
      <w:pPr>
        <w:pStyle w:val="Code"/>
      </w:pPr>
      <w:r>
        <w:t xml:space="preserve">  |          - help: remove this semicolon</w:t>
      </w:r>
    </w:p>
    <w:p w14:paraId="4957318A" w14:textId="77777777" w:rsidR="00AE4407" w:rsidRDefault="00AE4407">
      <w:pPr>
        <w:pStyle w:val="CodeSpaceBelow"/>
      </w:pPr>
    </w:p>
    <w:p w14:paraId="311460E3" w14:textId="77777777" w:rsidR="00AE4407" w:rsidRDefault="00000000">
      <w:pPr>
        <w:pStyle w:val="Body"/>
      </w:pPr>
      <w:r>
        <w:lastRenderedPageBreak/>
        <w:t xml:space="preserve">The main error message, </w:t>
      </w:r>
      <w:r>
        <w:rPr>
          <w:rStyle w:val="Literal"/>
        </w:rPr>
        <w:t>mismatched types</w:t>
      </w:r>
      <w:r>
        <w:t xml:space="preserve">, reveals the core issue with this code. The definition of the function </w:t>
      </w:r>
      <w:proofErr w:type="spellStart"/>
      <w:r>
        <w:rPr>
          <w:rStyle w:val="Literal"/>
        </w:rPr>
        <w:t>plus_one</w:t>
      </w:r>
      <w:proofErr w:type="spellEnd"/>
      <w:r>
        <w:t xml:space="preserve"> says that it will return an </w:t>
      </w:r>
      <w:r>
        <w:rPr>
          <w:rStyle w:val="Literal"/>
        </w:rPr>
        <w:t>i32</w:t>
      </w:r>
      <w:r>
        <w:t xml:space="preserve">, but statements don’t evaluate to a value, which is expressed by </w:t>
      </w:r>
      <w:r>
        <w:rPr>
          <w:rStyle w:val="Literal"/>
        </w:rPr>
        <w:t>()</w:t>
      </w:r>
      <w:r>
        <w:t>, the unit type. Therefore, nothing is returned, which contradicts the function definition and results in an error. In this output, Rust provides a message to possibly help rectify this issue: it suggests removing the semicolon, which would fix the error.</w:t>
      </w:r>
    </w:p>
    <w:p w14:paraId="75D5B190" w14:textId="77777777" w:rsidR="00AE4407" w:rsidRDefault="00000000">
      <w:pPr>
        <w:pStyle w:val="HeadA"/>
      </w:pPr>
      <w:r>
        <w:fldChar w:fldCharType="begin"/>
      </w:r>
      <w:r>
        <w:instrText>xe "comments"</w:instrText>
      </w:r>
      <w:r>
        <w:fldChar w:fldCharType="end"/>
      </w:r>
      <w:r>
        <w:t>Comments</w:t>
      </w:r>
    </w:p>
    <w:p w14:paraId="2209DDFF" w14:textId="77777777" w:rsidR="00AE4407" w:rsidRDefault="00000000">
      <w:pPr>
        <w:pStyle w:val="BodyFirst"/>
      </w:pPr>
      <w:r>
        <w:rPr>
          <w:spacing w:val="2"/>
        </w:rPr>
        <w:t>All programmers strive to make their code easy to understand, but sometimes extra explanation is warranted. In these cases, programmers leave</w:t>
      </w:r>
      <w:r>
        <w:t xml:space="preserve"> </w:t>
      </w:r>
      <w:r>
        <w:rPr>
          <w:rStyle w:val="Italic"/>
        </w:rPr>
        <w:t>comments</w:t>
      </w:r>
      <w:r>
        <w:t xml:space="preserve"> in their source code that the compiler will ignore but people reading the source code may find useful.</w:t>
      </w:r>
    </w:p>
    <w:p w14:paraId="6F963CB3" w14:textId="77777777" w:rsidR="00AE4407" w:rsidRDefault="00000000">
      <w:pPr>
        <w:pStyle w:val="Body"/>
      </w:pPr>
      <w:r>
        <w:t>Here’s a simple comment:</w:t>
      </w:r>
    </w:p>
    <w:p w14:paraId="71A3A0A7" w14:textId="77777777" w:rsidR="00AE4407" w:rsidRDefault="00AE4407">
      <w:pPr>
        <w:pStyle w:val="CodeSpaceAbove"/>
      </w:pPr>
    </w:p>
    <w:p w14:paraId="2D5709A6" w14:textId="77777777" w:rsidR="00AE4407" w:rsidRDefault="00000000">
      <w:pPr>
        <w:pStyle w:val="Code"/>
      </w:pPr>
      <w:r>
        <w:t>// hello, world</w:t>
      </w:r>
    </w:p>
    <w:p w14:paraId="7F19FD31" w14:textId="77777777" w:rsidR="00AE4407" w:rsidRDefault="00AE4407">
      <w:pPr>
        <w:pStyle w:val="CodeSpaceBelow"/>
      </w:pPr>
    </w:p>
    <w:p w14:paraId="2313437A" w14:textId="77777777" w:rsidR="00AE4407" w:rsidRDefault="00000000">
      <w:pPr>
        <w:pStyle w:val="Body"/>
      </w:pPr>
      <w:r>
        <w:t xml:space="preserve">In Rust, the idiomatic comment style starts a comment with two slashes, </w:t>
      </w:r>
      <w:r>
        <w:rPr>
          <w:spacing w:val="3"/>
        </w:rPr>
        <w:t xml:space="preserve">and the comment continues until the end of the line. For comments that </w:t>
      </w:r>
      <w:r>
        <w:t xml:space="preserve">extend beyond a single line, you’ll need to include </w:t>
      </w:r>
      <w:r>
        <w:rPr>
          <w:rStyle w:val="Literal"/>
        </w:rPr>
        <w:t>//</w:t>
      </w:r>
      <w:r>
        <w:t xml:space="preserve"> on each line, like this:</w:t>
      </w:r>
    </w:p>
    <w:p w14:paraId="351070C5" w14:textId="77777777" w:rsidR="00AE4407" w:rsidRDefault="00AE4407">
      <w:pPr>
        <w:pStyle w:val="CodeSpaceAbove"/>
      </w:pPr>
    </w:p>
    <w:p w14:paraId="52C2FA0D" w14:textId="77777777" w:rsidR="00AE4407" w:rsidRDefault="00000000">
      <w:pPr>
        <w:pStyle w:val="Code"/>
      </w:pPr>
      <w:r>
        <w:t xml:space="preserve">// </w:t>
      </w:r>
      <w:proofErr w:type="gramStart"/>
      <w:r>
        <w:t>So</w:t>
      </w:r>
      <w:proofErr w:type="gramEnd"/>
      <w:r>
        <w:t xml:space="preserve"> we're doing something complicated here, long enough that we need</w:t>
      </w:r>
    </w:p>
    <w:p w14:paraId="1CFF9F50" w14:textId="77777777" w:rsidR="00AE4407" w:rsidRDefault="00000000">
      <w:pPr>
        <w:pStyle w:val="Code"/>
      </w:pPr>
      <w:r>
        <w:t>// multiple lines of comments to do it! Whew! Hopefully, this comment will</w:t>
      </w:r>
    </w:p>
    <w:p w14:paraId="158F8AB2" w14:textId="77777777" w:rsidR="00AE4407" w:rsidRDefault="00000000">
      <w:pPr>
        <w:pStyle w:val="Code"/>
      </w:pPr>
      <w:r>
        <w:t>// explain what's going on.</w:t>
      </w:r>
    </w:p>
    <w:p w14:paraId="3EC87ED8" w14:textId="77777777" w:rsidR="00AE4407" w:rsidRDefault="00AE4407">
      <w:pPr>
        <w:pStyle w:val="CodeSpaceBelow"/>
      </w:pPr>
    </w:p>
    <w:p w14:paraId="2CB6F671" w14:textId="77777777" w:rsidR="00AE4407" w:rsidRDefault="00000000">
      <w:pPr>
        <w:pStyle w:val="Body"/>
      </w:pPr>
      <w:r>
        <w:t>Comments can also be placed at the end of lines containing code:</w:t>
      </w:r>
    </w:p>
    <w:p w14:paraId="02191BF4" w14:textId="77777777" w:rsidR="00AE4407" w:rsidRDefault="00AE4407">
      <w:pPr>
        <w:pStyle w:val="CodeSpaceAbove"/>
      </w:pPr>
    </w:p>
    <w:p w14:paraId="18521D62" w14:textId="77777777" w:rsidR="00AE4407" w:rsidRDefault="00000000" w:rsidP="00FD7A7D">
      <w:pPr>
        <w:pStyle w:val="CodeLabel"/>
      </w:pPr>
      <w:r>
        <w:t>src/main.rs</w:t>
      </w:r>
    </w:p>
    <w:p w14:paraId="213E05DB" w14:textId="77777777" w:rsidR="00AE4407" w:rsidRDefault="00000000">
      <w:pPr>
        <w:pStyle w:val="Code"/>
      </w:pPr>
      <w:r>
        <w:t>fn main() {</w:t>
      </w:r>
    </w:p>
    <w:p w14:paraId="63737773" w14:textId="77777777" w:rsidR="00AE4407" w:rsidRDefault="00000000">
      <w:pPr>
        <w:pStyle w:val="Code"/>
      </w:pPr>
      <w:r>
        <w:t xml:space="preserve">    let </w:t>
      </w:r>
      <w:proofErr w:type="spellStart"/>
      <w:r>
        <w:t>lucky_number</w:t>
      </w:r>
      <w:proofErr w:type="spellEnd"/>
      <w:r>
        <w:t xml:space="preserve"> = 7; // I'm feeling lucky today</w:t>
      </w:r>
    </w:p>
    <w:p w14:paraId="5FBA6F43" w14:textId="77777777" w:rsidR="00AE4407" w:rsidRDefault="00000000">
      <w:pPr>
        <w:pStyle w:val="Code"/>
      </w:pPr>
      <w:r>
        <w:t>}</w:t>
      </w:r>
    </w:p>
    <w:p w14:paraId="0E4B3A2E" w14:textId="77777777" w:rsidR="00AE4407" w:rsidRDefault="00AE4407">
      <w:pPr>
        <w:pStyle w:val="CodeSpaceBelow"/>
      </w:pPr>
    </w:p>
    <w:p w14:paraId="7703AC35" w14:textId="77777777" w:rsidR="00AE4407" w:rsidRDefault="00000000">
      <w:pPr>
        <w:pStyle w:val="Body"/>
      </w:pPr>
      <w:r>
        <w:t>But you’ll more often see them used in this format, with the comment on a separate line above the code it’s annotating:</w:t>
      </w:r>
    </w:p>
    <w:p w14:paraId="62F2619E" w14:textId="77777777" w:rsidR="00AE4407" w:rsidRDefault="00AE4407">
      <w:pPr>
        <w:pStyle w:val="CodeSpaceAbove"/>
      </w:pPr>
    </w:p>
    <w:p w14:paraId="0797C7B0" w14:textId="77777777" w:rsidR="00AE4407" w:rsidRDefault="00000000" w:rsidP="00FD7A7D">
      <w:pPr>
        <w:pStyle w:val="CodeLabel"/>
      </w:pPr>
      <w:r>
        <w:t>src/main.rs</w:t>
      </w:r>
    </w:p>
    <w:p w14:paraId="64D463E2" w14:textId="77777777" w:rsidR="00AE4407" w:rsidRDefault="00000000">
      <w:pPr>
        <w:pStyle w:val="Code"/>
      </w:pPr>
      <w:r>
        <w:t>fn main() {</w:t>
      </w:r>
    </w:p>
    <w:p w14:paraId="4308B0BD" w14:textId="77777777" w:rsidR="00AE4407" w:rsidRDefault="00000000">
      <w:pPr>
        <w:pStyle w:val="Code"/>
      </w:pPr>
      <w:r>
        <w:t xml:space="preserve">    // I'm feeling lucky today</w:t>
      </w:r>
    </w:p>
    <w:p w14:paraId="3F71221F" w14:textId="77777777" w:rsidR="00AE4407" w:rsidRDefault="00000000">
      <w:pPr>
        <w:pStyle w:val="Code"/>
      </w:pPr>
      <w:r>
        <w:t xml:space="preserve">    let </w:t>
      </w:r>
      <w:proofErr w:type="spellStart"/>
      <w:r>
        <w:t>lucky_number</w:t>
      </w:r>
      <w:proofErr w:type="spellEnd"/>
      <w:r>
        <w:t xml:space="preserve"> = </w:t>
      </w:r>
      <w:proofErr w:type="gramStart"/>
      <w:r>
        <w:t>7;</w:t>
      </w:r>
      <w:proofErr w:type="gramEnd"/>
    </w:p>
    <w:p w14:paraId="7236C278" w14:textId="77777777" w:rsidR="00AE4407" w:rsidRDefault="00000000">
      <w:pPr>
        <w:pStyle w:val="Code"/>
      </w:pPr>
      <w:r>
        <w:t>}</w:t>
      </w:r>
    </w:p>
    <w:p w14:paraId="39CF732D" w14:textId="77777777" w:rsidR="00AE4407" w:rsidRDefault="00AE4407">
      <w:pPr>
        <w:pStyle w:val="CodeSpaceBelow"/>
      </w:pPr>
    </w:p>
    <w:p w14:paraId="6682494E" w14:textId="77777777" w:rsidR="00AE4407" w:rsidRDefault="00000000">
      <w:pPr>
        <w:pStyle w:val="Body"/>
      </w:pPr>
      <w:r>
        <w:t xml:space="preserve">Rust also has another kind of comment, documentation comments, which we’ll discuss in </w:t>
      </w:r>
      <w:r>
        <w:rPr>
          <w:rStyle w:val="XrefRemoved"/>
        </w:rPr>
        <w:t>“Publishing a Crate to Crates.io”</w:t>
      </w:r>
      <w:r>
        <w:t xml:space="preserve"> on </w:t>
      </w:r>
      <w:r>
        <w:rPr>
          <w:rStyle w:val="XrefRemoved"/>
        </w:rPr>
        <w:t>page 297</w:t>
      </w:r>
      <w:r>
        <w:t>.</w:t>
      </w:r>
    </w:p>
    <w:p w14:paraId="2F432BE0" w14:textId="77777777" w:rsidR="00AE4407" w:rsidRDefault="00000000">
      <w:pPr>
        <w:pStyle w:val="HeadA"/>
      </w:pPr>
      <w:r>
        <w:t>Control Flow</w:t>
      </w:r>
    </w:p>
    <w:p w14:paraId="3EF6F17D" w14:textId="77777777" w:rsidR="00AE4407" w:rsidRDefault="00000000">
      <w:pPr>
        <w:pStyle w:val="BodyFirst"/>
        <w:rPr>
          <w:spacing w:val="3"/>
        </w:rPr>
      </w:pPr>
      <w:r>
        <w:fldChar w:fldCharType="begin"/>
      </w:r>
      <w:r>
        <w:instrText>xe "control flow"</w:instrText>
      </w:r>
      <w:r>
        <w:fldChar w:fldCharType="end"/>
      </w:r>
      <w:r>
        <w:t xml:space="preserve">The ability to run some code depending on whether a condition is </w:t>
      </w:r>
      <w:r>
        <w:rPr>
          <w:rStyle w:val="Literal"/>
        </w:rPr>
        <w:t>true</w:t>
      </w:r>
      <w:r>
        <w:t xml:space="preserve"> and </w:t>
      </w:r>
      <w:r>
        <w:rPr>
          <w:spacing w:val="3"/>
        </w:rPr>
        <w:t xml:space="preserve">to run some code repeatedly while a condition is </w:t>
      </w:r>
      <w:r>
        <w:rPr>
          <w:rStyle w:val="Literal"/>
          <w:spacing w:val="3"/>
        </w:rPr>
        <w:t>true</w:t>
      </w:r>
      <w:r>
        <w:rPr>
          <w:spacing w:val="3"/>
        </w:rPr>
        <w:t xml:space="preserve"> are basic building blocks in most programming languages. The most common constructs that let you control the flow of execution of Rust code are </w:t>
      </w:r>
      <w:r>
        <w:rPr>
          <w:rStyle w:val="Literal"/>
          <w:spacing w:val="3"/>
        </w:rPr>
        <w:t>if</w:t>
      </w:r>
      <w:r>
        <w:rPr>
          <w:spacing w:val="3"/>
        </w:rPr>
        <w:t xml:space="preserve"> expressions and loops.</w:t>
      </w:r>
    </w:p>
    <w:p w14:paraId="229B1C55" w14:textId="77777777" w:rsidR="00AE4407" w:rsidRDefault="00000000">
      <w:pPr>
        <w:pStyle w:val="HeadB"/>
      </w:pPr>
      <w:r>
        <w:t xml:space="preserve">if </w:t>
      </w:r>
      <w:r>
        <w:fldChar w:fldCharType="begin"/>
      </w:r>
      <w:r>
        <w:instrText>xe "if keyword"</w:instrText>
      </w:r>
      <w:r>
        <w:fldChar w:fldCharType="end"/>
      </w:r>
      <w:r>
        <w:t>Expressions</w:t>
      </w:r>
    </w:p>
    <w:p w14:paraId="339AAD24" w14:textId="77777777" w:rsidR="00AE4407" w:rsidRDefault="00000000">
      <w:pPr>
        <w:pStyle w:val="BodyFirst"/>
      </w:pPr>
      <w:r>
        <w:t xml:space="preserve">An </w:t>
      </w:r>
      <w:r>
        <w:rPr>
          <w:rStyle w:val="Literal"/>
        </w:rPr>
        <w:t>if</w:t>
      </w:r>
      <w:r>
        <w:t xml:space="preserve"> expression allows you to branch your code depending on conditions. </w:t>
      </w:r>
      <w:r>
        <w:rPr>
          <w:spacing w:val="2"/>
        </w:rPr>
        <w:t xml:space="preserve">You provide a condition and then state, “If this condition is met, run this </w:t>
      </w:r>
      <w:r>
        <w:t>block of code. If the condition is not met, do not run this block of code.”</w:t>
      </w:r>
    </w:p>
    <w:p w14:paraId="4FF103C3" w14:textId="77777777" w:rsidR="00AE4407" w:rsidRDefault="00000000">
      <w:pPr>
        <w:pStyle w:val="Body"/>
      </w:pPr>
      <w:r>
        <w:t xml:space="preserve">Create a new project called </w:t>
      </w:r>
      <w:r>
        <w:rPr>
          <w:rStyle w:val="Italic"/>
        </w:rPr>
        <w:t>branches</w:t>
      </w:r>
      <w:r>
        <w:t xml:space="preserve"> in your </w:t>
      </w:r>
      <w:r>
        <w:rPr>
          <w:rStyle w:val="Italic"/>
        </w:rPr>
        <w:t>projects</w:t>
      </w:r>
      <w:r>
        <w:t xml:space="preserve"> directory to explore the </w:t>
      </w:r>
      <w:r>
        <w:rPr>
          <w:rStyle w:val="Literal"/>
        </w:rPr>
        <w:t>if</w:t>
      </w:r>
      <w:r>
        <w:t xml:space="preserve"> expression. In the </w:t>
      </w:r>
      <w:r>
        <w:rPr>
          <w:rStyle w:val="Italic"/>
        </w:rPr>
        <w:t>src/main.rs</w:t>
      </w:r>
      <w:r>
        <w:t xml:space="preserve"> file, input the following:</w:t>
      </w:r>
    </w:p>
    <w:p w14:paraId="6C2A26D4" w14:textId="77777777" w:rsidR="00AE4407" w:rsidRDefault="00AE4407">
      <w:pPr>
        <w:pStyle w:val="CodeSpaceAbove"/>
      </w:pPr>
    </w:p>
    <w:p w14:paraId="28208ECD" w14:textId="77777777" w:rsidR="00AE4407" w:rsidRDefault="00000000" w:rsidP="00FD7A7D">
      <w:pPr>
        <w:pStyle w:val="CodeLabel"/>
      </w:pPr>
      <w:r>
        <w:t>src/main.rs</w:t>
      </w:r>
    </w:p>
    <w:p w14:paraId="041304A6" w14:textId="77777777" w:rsidR="00AE4407" w:rsidRDefault="00000000">
      <w:pPr>
        <w:pStyle w:val="Code"/>
      </w:pPr>
      <w:r>
        <w:t>fn main() {</w:t>
      </w:r>
    </w:p>
    <w:p w14:paraId="68A6144B" w14:textId="77777777" w:rsidR="00AE4407" w:rsidRDefault="00000000">
      <w:pPr>
        <w:pStyle w:val="Code"/>
      </w:pPr>
      <w:r>
        <w:t xml:space="preserve">    let number = </w:t>
      </w:r>
      <w:proofErr w:type="gramStart"/>
      <w:r>
        <w:t>3;</w:t>
      </w:r>
      <w:proofErr w:type="gramEnd"/>
    </w:p>
    <w:p w14:paraId="46655FBB" w14:textId="77777777" w:rsidR="00AE4407" w:rsidRDefault="00AE4407">
      <w:pPr>
        <w:pStyle w:val="Code"/>
      </w:pPr>
    </w:p>
    <w:p w14:paraId="3A1664A6" w14:textId="77777777" w:rsidR="00AE4407" w:rsidRDefault="00000000">
      <w:pPr>
        <w:pStyle w:val="Code"/>
      </w:pPr>
      <w:r>
        <w:t xml:space="preserve">    if number &lt; 5 {</w:t>
      </w:r>
    </w:p>
    <w:p w14:paraId="081FF45F" w14:textId="77777777" w:rsidR="00AE4407" w:rsidRDefault="00000000">
      <w:pPr>
        <w:pStyle w:val="Code"/>
      </w:pPr>
      <w:r>
        <w:t xml:space="preserve">        println!("condition was true"</w:t>
      </w:r>
      <w:proofErr w:type="gramStart"/>
      <w:r>
        <w:t>);</w:t>
      </w:r>
      <w:proofErr w:type="gramEnd"/>
    </w:p>
    <w:p w14:paraId="4CEE9F9A" w14:textId="77777777" w:rsidR="00AE4407" w:rsidRDefault="00000000">
      <w:pPr>
        <w:pStyle w:val="Code"/>
      </w:pPr>
      <w:r>
        <w:t xml:space="preserve">    } else {</w:t>
      </w:r>
    </w:p>
    <w:p w14:paraId="796DAE89" w14:textId="77777777" w:rsidR="00AE4407" w:rsidRDefault="00000000">
      <w:pPr>
        <w:pStyle w:val="Code"/>
      </w:pPr>
      <w:r>
        <w:t xml:space="preserve">        println!("condition was false"</w:t>
      </w:r>
      <w:proofErr w:type="gramStart"/>
      <w:r>
        <w:t>);</w:t>
      </w:r>
      <w:proofErr w:type="gramEnd"/>
    </w:p>
    <w:p w14:paraId="7FCDA491" w14:textId="77777777" w:rsidR="00AE4407" w:rsidRDefault="00000000">
      <w:pPr>
        <w:pStyle w:val="Code"/>
      </w:pPr>
      <w:r>
        <w:t xml:space="preserve">    }</w:t>
      </w:r>
    </w:p>
    <w:p w14:paraId="0F2F56F9" w14:textId="77777777" w:rsidR="00AE4407" w:rsidRDefault="00000000">
      <w:pPr>
        <w:pStyle w:val="Code"/>
      </w:pPr>
      <w:r>
        <w:t>}</w:t>
      </w:r>
    </w:p>
    <w:p w14:paraId="26285185" w14:textId="77777777" w:rsidR="00AE4407" w:rsidRDefault="00AE4407">
      <w:pPr>
        <w:pStyle w:val="CodeSpaceBelow"/>
      </w:pPr>
    </w:p>
    <w:p w14:paraId="73CC2498" w14:textId="77777777" w:rsidR="00AE4407" w:rsidRDefault="00000000">
      <w:pPr>
        <w:pStyle w:val="Body"/>
      </w:pPr>
      <w:r>
        <w:rPr>
          <w:spacing w:val="2"/>
        </w:rPr>
        <w:t xml:space="preserve">All </w:t>
      </w:r>
      <w:r>
        <w:rPr>
          <w:rStyle w:val="Literal"/>
          <w:spacing w:val="2"/>
        </w:rPr>
        <w:t>if</w:t>
      </w:r>
      <w:r>
        <w:rPr>
          <w:spacing w:val="2"/>
        </w:rPr>
        <w:t xml:space="preserve"> expressions start with the keyword </w:t>
      </w:r>
      <w:r>
        <w:rPr>
          <w:rStyle w:val="Literal"/>
          <w:spacing w:val="2"/>
        </w:rPr>
        <w:t>if</w:t>
      </w:r>
      <w:r>
        <w:rPr>
          <w:spacing w:val="2"/>
        </w:rPr>
        <w:t xml:space="preserve">, followed by a condition. </w:t>
      </w:r>
      <w:r>
        <w:t xml:space="preserve">In this case, the condition checks </w:t>
      </w:r>
      <w:proofErr w:type="gramStart"/>
      <w:r>
        <w:t>whether or not</w:t>
      </w:r>
      <w:proofErr w:type="gramEnd"/>
      <w:r>
        <w:t xml:space="preserve"> the variable </w:t>
      </w:r>
      <w:r>
        <w:rPr>
          <w:rStyle w:val="Literal"/>
        </w:rPr>
        <w:t>number</w:t>
      </w:r>
      <w:r>
        <w:t xml:space="preserve"> has a value less than 5. We place the block of code to execute if the condition is </w:t>
      </w:r>
      <w:r>
        <w:rPr>
          <w:rStyle w:val="Literal"/>
        </w:rPr>
        <w:t>true</w:t>
      </w:r>
      <w:r>
        <w:t xml:space="preserve"> immediately after the condition inside curly brackets. Blocks of code associated with the conditions in </w:t>
      </w:r>
      <w:r>
        <w:rPr>
          <w:rStyle w:val="Literal"/>
        </w:rPr>
        <w:t>if</w:t>
      </w:r>
      <w:r>
        <w:t xml:space="preserve"> expressions are sometimes called </w:t>
      </w:r>
      <w:r>
        <w:rPr>
          <w:rStyle w:val="Italic"/>
        </w:rPr>
        <w:t>arms</w:t>
      </w:r>
      <w:r>
        <w:t xml:space="preserve">, just </w:t>
      </w:r>
      <w:r>
        <w:fldChar w:fldCharType="begin"/>
      </w:r>
      <w:r>
        <w:instrText>xe "arms:in if expressions"</w:instrText>
      </w:r>
      <w:r>
        <w:fldChar w:fldCharType="end"/>
      </w:r>
      <w:r>
        <w:t xml:space="preserve">like the arms in </w:t>
      </w:r>
      <w:r>
        <w:rPr>
          <w:rStyle w:val="Literal"/>
        </w:rPr>
        <w:t>match</w:t>
      </w:r>
      <w:r>
        <w:t xml:space="preserve"> expressions that we discussed in </w:t>
      </w:r>
      <w:r>
        <w:rPr>
          <w:rStyle w:val="XrefRemoved"/>
        </w:rPr>
        <w:t xml:space="preserve">“Comparing the Guess to the Secret Number” </w:t>
      </w:r>
      <w:r>
        <w:t xml:space="preserve">on </w:t>
      </w:r>
      <w:r>
        <w:rPr>
          <w:rStyle w:val="XrefRemoved"/>
        </w:rPr>
        <w:t>page 23</w:t>
      </w:r>
      <w:r>
        <w:t>.</w:t>
      </w:r>
    </w:p>
    <w:p w14:paraId="79A4CDC8" w14:textId="77777777" w:rsidR="00AE4407" w:rsidRDefault="00000000">
      <w:pPr>
        <w:pStyle w:val="Body"/>
        <w:rPr>
          <w:spacing w:val="3"/>
        </w:rPr>
      </w:pPr>
      <w:r>
        <w:rPr>
          <w:spacing w:val="-3"/>
        </w:rPr>
        <w:fldChar w:fldCharType="begin"/>
      </w:r>
      <w:r>
        <w:rPr>
          <w:spacing w:val="-3"/>
        </w:rPr>
        <w:instrText>xe "else keyword"</w:instrText>
      </w:r>
      <w:r>
        <w:rPr>
          <w:spacing w:val="-3"/>
        </w:rPr>
        <w:fldChar w:fldCharType="end"/>
      </w:r>
      <w:r>
        <w:rPr>
          <w:spacing w:val="-3"/>
        </w:rPr>
        <w:t xml:space="preserve">Optionally, we can also include an </w:t>
      </w:r>
      <w:r>
        <w:rPr>
          <w:rStyle w:val="Literal"/>
          <w:spacing w:val="-3"/>
        </w:rPr>
        <w:t>else</w:t>
      </w:r>
      <w:r>
        <w:rPr>
          <w:spacing w:val="-3"/>
        </w:rPr>
        <w:t xml:space="preserve"> expression, which we chose to </w:t>
      </w:r>
      <w:r>
        <w:rPr>
          <w:spacing w:val="-3"/>
        </w:rPr>
        <w:br/>
      </w:r>
      <w:r>
        <w:rPr>
          <w:spacing w:val="3"/>
        </w:rPr>
        <w:t xml:space="preserve">do here, to give the program an alternative block of code to execute </w:t>
      </w:r>
      <w:r>
        <w:rPr>
          <w:spacing w:val="3"/>
        </w:rPr>
        <w:br/>
        <w:t xml:space="preserve">should the condition evaluate </w:t>
      </w:r>
      <w:proofErr w:type="gramStart"/>
      <w:r>
        <w:rPr>
          <w:spacing w:val="3"/>
        </w:rPr>
        <w:t>to</w:t>
      </w:r>
      <w:proofErr w:type="gramEnd"/>
      <w:r>
        <w:rPr>
          <w:spacing w:val="3"/>
        </w:rPr>
        <w:t xml:space="preserve"> </w:t>
      </w:r>
      <w:r>
        <w:rPr>
          <w:rStyle w:val="Literal"/>
          <w:spacing w:val="3"/>
        </w:rPr>
        <w:t>false</w:t>
      </w:r>
      <w:r>
        <w:rPr>
          <w:spacing w:val="3"/>
        </w:rPr>
        <w:t xml:space="preserve">. If you don’t provide an </w:t>
      </w:r>
      <w:r>
        <w:rPr>
          <w:rStyle w:val="Literal"/>
          <w:spacing w:val="3"/>
        </w:rPr>
        <w:lastRenderedPageBreak/>
        <w:t>else</w:t>
      </w:r>
      <w:r>
        <w:rPr>
          <w:spacing w:val="3"/>
        </w:rPr>
        <w:t xml:space="preserve"> </w:t>
      </w:r>
      <w:r>
        <w:rPr>
          <w:spacing w:val="3"/>
        </w:rPr>
        <w:br/>
      </w:r>
      <w:r>
        <w:rPr>
          <w:spacing w:val="1"/>
        </w:rPr>
        <w:t xml:space="preserve">expression and the condition is </w:t>
      </w:r>
      <w:r>
        <w:rPr>
          <w:rStyle w:val="Literal"/>
          <w:spacing w:val="1"/>
        </w:rPr>
        <w:t>false</w:t>
      </w:r>
      <w:r>
        <w:rPr>
          <w:spacing w:val="1"/>
        </w:rPr>
        <w:t xml:space="preserve">, the program will just skip the </w:t>
      </w:r>
      <w:r>
        <w:rPr>
          <w:rStyle w:val="Literal"/>
          <w:spacing w:val="1"/>
        </w:rPr>
        <w:t>if</w:t>
      </w:r>
      <w:r>
        <w:rPr>
          <w:spacing w:val="1"/>
        </w:rPr>
        <w:t xml:space="preserve"> </w:t>
      </w:r>
      <w:r>
        <w:rPr>
          <w:spacing w:val="3"/>
        </w:rPr>
        <w:t>block and move on to the next bit of code.</w:t>
      </w:r>
    </w:p>
    <w:p w14:paraId="42776785" w14:textId="77777777" w:rsidR="00AE4407" w:rsidRDefault="00000000">
      <w:pPr>
        <w:pStyle w:val="Body"/>
      </w:pPr>
      <w:r>
        <w:t>Try running this code; you should see the following output:</w:t>
      </w:r>
    </w:p>
    <w:p w14:paraId="79CB2883" w14:textId="77777777" w:rsidR="00AE4407" w:rsidRDefault="00AE4407">
      <w:pPr>
        <w:pStyle w:val="CodeSpaceAbove"/>
      </w:pPr>
    </w:p>
    <w:p w14:paraId="01DE2992"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42ED82CE" w14:textId="77777777" w:rsidR="00AE4407" w:rsidRDefault="00000000">
      <w:pPr>
        <w:pStyle w:val="Code"/>
      </w:pPr>
      <w:r>
        <w:t xml:space="preserve">   Compiling branches v0.1.0 (file:///projects/branches)</w:t>
      </w:r>
    </w:p>
    <w:p w14:paraId="2CBFFE98" w14:textId="245A503C" w:rsidR="00AE4407" w:rsidRDefault="00000000">
      <w:pPr>
        <w:pStyle w:val="Code"/>
      </w:pPr>
      <w:r>
        <w:t xml:space="preserve">    Finished </w:t>
      </w:r>
      <w:ins w:id="22" w:author="Chris Krycho" w:date="2025-02-26T08:09:00Z" w16du:dateUtc="2025-02-26T15:09:00Z">
        <w:r w:rsidR="00B26D65">
          <w:t>`</w:t>
        </w:r>
      </w:ins>
      <w:r>
        <w:t>dev</w:t>
      </w:r>
      <w:ins w:id="23" w:author="Chris Krycho" w:date="2025-02-26T08:09:00Z" w16du:dateUtc="2025-02-26T15:09:00Z">
        <w:r w:rsidR="00B26D65">
          <w:t>` profile</w:t>
        </w:r>
      </w:ins>
      <w:r>
        <w:t xml:space="preserve"> [unoptimized + </w:t>
      </w:r>
      <w:proofErr w:type="spellStart"/>
      <w:r>
        <w:t>debuginfo</w:t>
      </w:r>
      <w:proofErr w:type="spellEnd"/>
      <w:r>
        <w:t>] target(s) in 0.31s</w:t>
      </w:r>
    </w:p>
    <w:p w14:paraId="5C96CAF5" w14:textId="77777777" w:rsidR="00AE4407" w:rsidRDefault="00000000">
      <w:pPr>
        <w:pStyle w:val="Code"/>
      </w:pPr>
      <w:r>
        <w:t xml:space="preserve">     Running `target/debug/branches`</w:t>
      </w:r>
    </w:p>
    <w:p w14:paraId="1FF50C9F" w14:textId="77777777" w:rsidR="00AE4407" w:rsidRDefault="00000000">
      <w:pPr>
        <w:pStyle w:val="Code"/>
      </w:pPr>
      <w:r>
        <w:t>condition was true</w:t>
      </w:r>
    </w:p>
    <w:p w14:paraId="16F1EDA8" w14:textId="77777777" w:rsidR="00AE4407" w:rsidRDefault="00AE4407">
      <w:pPr>
        <w:pStyle w:val="CodeSpaceBelow"/>
      </w:pPr>
    </w:p>
    <w:p w14:paraId="5A36FADB" w14:textId="77777777" w:rsidR="00AE4407" w:rsidRDefault="00000000">
      <w:pPr>
        <w:pStyle w:val="Body"/>
      </w:pPr>
      <w:r>
        <w:t xml:space="preserve">Let’s try changing the value of </w:t>
      </w:r>
      <w:r>
        <w:rPr>
          <w:rStyle w:val="Literal"/>
        </w:rPr>
        <w:t>number</w:t>
      </w:r>
      <w:r>
        <w:t xml:space="preserve"> to a value that makes the condition </w:t>
      </w:r>
      <w:r>
        <w:rPr>
          <w:rStyle w:val="Literal"/>
        </w:rPr>
        <w:t>false</w:t>
      </w:r>
      <w:r>
        <w:t xml:space="preserve"> to see what happens:</w:t>
      </w:r>
    </w:p>
    <w:p w14:paraId="0A427F93" w14:textId="77777777" w:rsidR="00AE4407" w:rsidRDefault="00AE4407">
      <w:pPr>
        <w:pStyle w:val="CodeSpaceAbove"/>
      </w:pPr>
    </w:p>
    <w:p w14:paraId="3424DFFA" w14:textId="77777777" w:rsidR="00AE4407" w:rsidRDefault="00000000">
      <w:pPr>
        <w:pStyle w:val="Code"/>
      </w:pPr>
      <w:r>
        <w:t xml:space="preserve">    let number = </w:t>
      </w:r>
      <w:proofErr w:type="gramStart"/>
      <w:r>
        <w:t>7;</w:t>
      </w:r>
      <w:proofErr w:type="gramEnd"/>
    </w:p>
    <w:p w14:paraId="05B14ECB" w14:textId="77777777" w:rsidR="00AE4407" w:rsidRDefault="00AE4407">
      <w:pPr>
        <w:pStyle w:val="CodeSpaceBelow"/>
      </w:pPr>
    </w:p>
    <w:p w14:paraId="7E287478" w14:textId="77777777" w:rsidR="00AE4407" w:rsidRDefault="00000000">
      <w:pPr>
        <w:pStyle w:val="Body"/>
      </w:pPr>
      <w:r>
        <w:t>Run the program again, and look at the output:</w:t>
      </w:r>
    </w:p>
    <w:p w14:paraId="71091EAB" w14:textId="77777777" w:rsidR="00AE4407" w:rsidRDefault="00AE4407">
      <w:pPr>
        <w:pStyle w:val="CodeSpaceAbove"/>
      </w:pPr>
    </w:p>
    <w:p w14:paraId="05EA88BA"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118BEBC4" w14:textId="77777777" w:rsidR="00AE4407" w:rsidRDefault="00000000">
      <w:pPr>
        <w:pStyle w:val="Code"/>
      </w:pPr>
      <w:r>
        <w:t xml:space="preserve">   Compiling branches v0.1.0 (file:///projects/branches)</w:t>
      </w:r>
    </w:p>
    <w:p w14:paraId="3FE0676A" w14:textId="0DE8AB64" w:rsidR="00AE4407" w:rsidRDefault="00000000">
      <w:pPr>
        <w:pStyle w:val="Code"/>
      </w:pPr>
      <w:r>
        <w:t xml:space="preserve">    Finished </w:t>
      </w:r>
      <w:ins w:id="24" w:author="Chris Krycho" w:date="2025-02-26T08:09:00Z" w16du:dateUtc="2025-02-26T15:09:00Z">
        <w:r w:rsidR="00F20F65">
          <w:t>`</w:t>
        </w:r>
      </w:ins>
      <w:r>
        <w:t>dev</w:t>
      </w:r>
      <w:ins w:id="25" w:author="Chris Krycho" w:date="2025-02-26T08:09:00Z" w16du:dateUtc="2025-02-26T15:09:00Z">
        <w:r w:rsidR="00F20F65">
          <w:t>` profile</w:t>
        </w:r>
      </w:ins>
      <w:r>
        <w:t xml:space="preserve"> [unoptimized + </w:t>
      </w:r>
      <w:proofErr w:type="spellStart"/>
      <w:r>
        <w:t>debuginfo</w:t>
      </w:r>
      <w:proofErr w:type="spellEnd"/>
      <w:r>
        <w:t>] target(s) in 0.31s</w:t>
      </w:r>
    </w:p>
    <w:p w14:paraId="1EEC239A" w14:textId="77777777" w:rsidR="00AE4407" w:rsidRDefault="00000000">
      <w:pPr>
        <w:pStyle w:val="Code"/>
      </w:pPr>
      <w:r>
        <w:t xml:space="preserve">     Running `target/debug/branches`</w:t>
      </w:r>
    </w:p>
    <w:p w14:paraId="641E9978" w14:textId="77777777" w:rsidR="00AE4407" w:rsidRDefault="00000000">
      <w:pPr>
        <w:pStyle w:val="Code"/>
      </w:pPr>
      <w:r>
        <w:t>condition was false</w:t>
      </w:r>
    </w:p>
    <w:p w14:paraId="04F27839" w14:textId="77777777" w:rsidR="00AE4407" w:rsidRDefault="00AE4407">
      <w:pPr>
        <w:pStyle w:val="CodeSpaceBelow"/>
      </w:pPr>
    </w:p>
    <w:p w14:paraId="64FADE33" w14:textId="77777777" w:rsidR="00AE4407" w:rsidRDefault="00000000">
      <w:pPr>
        <w:pStyle w:val="Body"/>
      </w:pPr>
      <w:r>
        <w:t xml:space="preserve">It’s also worth noting that the condition in this code </w:t>
      </w:r>
      <w:r>
        <w:rPr>
          <w:rStyle w:val="Italic"/>
        </w:rPr>
        <w:t>must</w:t>
      </w:r>
      <w:r>
        <w:t xml:space="preserve"> be a </w:t>
      </w:r>
      <w:proofErr w:type="spellStart"/>
      <w:r>
        <w:rPr>
          <w:rStyle w:val="Literal"/>
        </w:rPr>
        <w:t>bool</w:t>
      </w:r>
      <w:proofErr w:type="spellEnd"/>
      <w:r>
        <w:t xml:space="preserve">. If the condition isn’t a </w:t>
      </w:r>
      <w:r>
        <w:rPr>
          <w:rStyle w:val="Literal"/>
        </w:rPr>
        <w:t>bool</w:t>
      </w:r>
      <w:r>
        <w:t>, we’ll get an error. For example, try running the following code:</w:t>
      </w:r>
    </w:p>
    <w:p w14:paraId="072B2CE9" w14:textId="77777777" w:rsidR="00AE4407" w:rsidRDefault="00AE4407">
      <w:pPr>
        <w:pStyle w:val="CodeSpaceAbove"/>
      </w:pPr>
    </w:p>
    <w:p w14:paraId="1E66AD14" w14:textId="77777777" w:rsidR="00AE4407" w:rsidRDefault="00000000" w:rsidP="00FD7A7D">
      <w:pPr>
        <w:pStyle w:val="CodeLabel"/>
      </w:pPr>
      <w:r>
        <w:t>src/main.rs</w:t>
      </w:r>
    </w:p>
    <w:p w14:paraId="640AA836" w14:textId="77777777" w:rsidR="00AE4407" w:rsidRDefault="00000000">
      <w:pPr>
        <w:pStyle w:val="Code"/>
      </w:pPr>
      <w:r>
        <w:t>fn main() {</w:t>
      </w:r>
    </w:p>
    <w:p w14:paraId="07E4188E" w14:textId="77777777" w:rsidR="00AE4407" w:rsidRDefault="00000000">
      <w:pPr>
        <w:pStyle w:val="Code"/>
      </w:pPr>
      <w:r>
        <w:t xml:space="preserve">    let number = </w:t>
      </w:r>
      <w:proofErr w:type="gramStart"/>
      <w:r>
        <w:t>3;</w:t>
      </w:r>
      <w:proofErr w:type="gramEnd"/>
    </w:p>
    <w:p w14:paraId="548EB981" w14:textId="77777777" w:rsidR="00AE4407" w:rsidRDefault="00AE4407">
      <w:pPr>
        <w:pStyle w:val="Code"/>
      </w:pPr>
    </w:p>
    <w:p w14:paraId="026F735E" w14:textId="77777777" w:rsidR="00AE4407" w:rsidRDefault="00000000">
      <w:pPr>
        <w:pStyle w:val="Code"/>
      </w:pPr>
      <w:r>
        <w:t xml:space="preserve">    if number {</w:t>
      </w:r>
    </w:p>
    <w:p w14:paraId="08A98709" w14:textId="77777777" w:rsidR="00AE4407" w:rsidRDefault="00000000">
      <w:pPr>
        <w:pStyle w:val="Code"/>
      </w:pPr>
      <w:r>
        <w:t xml:space="preserve">        println!("number was three"</w:t>
      </w:r>
      <w:proofErr w:type="gramStart"/>
      <w:r>
        <w:t>);</w:t>
      </w:r>
      <w:proofErr w:type="gramEnd"/>
    </w:p>
    <w:p w14:paraId="6AAE2C5A" w14:textId="77777777" w:rsidR="00AE4407" w:rsidRDefault="00000000">
      <w:pPr>
        <w:pStyle w:val="Code"/>
      </w:pPr>
      <w:r>
        <w:t xml:space="preserve">    }</w:t>
      </w:r>
    </w:p>
    <w:p w14:paraId="36E85F7D" w14:textId="77777777" w:rsidR="00AE4407" w:rsidRDefault="00000000">
      <w:pPr>
        <w:pStyle w:val="Code"/>
      </w:pPr>
      <w:r>
        <w:t>}</w:t>
      </w:r>
    </w:p>
    <w:p w14:paraId="0BA4110F" w14:textId="77777777" w:rsidR="00AE4407" w:rsidRDefault="00AE4407">
      <w:pPr>
        <w:pStyle w:val="CodeSpaceBelow"/>
      </w:pPr>
    </w:p>
    <w:p w14:paraId="302F2D57" w14:textId="77777777" w:rsidR="00AE4407" w:rsidRDefault="00000000">
      <w:pPr>
        <w:pStyle w:val="Body"/>
      </w:pPr>
      <w:r>
        <w:t xml:space="preserve">The </w:t>
      </w:r>
      <w:r>
        <w:rPr>
          <w:rStyle w:val="Literal"/>
        </w:rPr>
        <w:t>if</w:t>
      </w:r>
      <w:r>
        <w:t xml:space="preserve"> condition evaluates to a value of </w:t>
      </w:r>
      <w:r>
        <w:rPr>
          <w:rStyle w:val="Literal"/>
        </w:rPr>
        <w:t>3</w:t>
      </w:r>
      <w:r>
        <w:t xml:space="preserve"> this time, and Rust throws an error:</w:t>
      </w:r>
    </w:p>
    <w:p w14:paraId="1CEB219F" w14:textId="77777777" w:rsidR="00AE4407" w:rsidRDefault="00AE4407">
      <w:pPr>
        <w:pStyle w:val="CodeSpaceAbove"/>
      </w:pPr>
    </w:p>
    <w:p w14:paraId="0375A163"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52BD1786" w14:textId="77777777" w:rsidR="00AE4407" w:rsidRDefault="00000000">
      <w:pPr>
        <w:pStyle w:val="Code"/>
      </w:pPr>
      <w:r>
        <w:t xml:space="preserve">   Compiling branches v0.1.0 (file:///projects/branches)</w:t>
      </w:r>
    </w:p>
    <w:p w14:paraId="3B3C513D" w14:textId="77777777" w:rsidR="00AE4407" w:rsidRDefault="00000000">
      <w:pPr>
        <w:pStyle w:val="Code"/>
      </w:pPr>
      <w:r>
        <w:t>error[E0308]: mismatched types</w:t>
      </w:r>
    </w:p>
    <w:p w14:paraId="140557AC" w14:textId="77777777" w:rsidR="00AE4407" w:rsidRDefault="00000000">
      <w:pPr>
        <w:pStyle w:val="Code"/>
      </w:pPr>
      <w:r>
        <w:t xml:space="preserve"> --&gt; </w:t>
      </w:r>
      <w:proofErr w:type="spellStart"/>
      <w:r>
        <w:t>src</w:t>
      </w:r>
      <w:proofErr w:type="spellEnd"/>
      <w:r>
        <w:t>/main.rs:4:8</w:t>
      </w:r>
    </w:p>
    <w:p w14:paraId="2C01120A" w14:textId="77777777" w:rsidR="00AE4407" w:rsidRDefault="00000000">
      <w:pPr>
        <w:pStyle w:val="Code"/>
      </w:pPr>
      <w:r>
        <w:t xml:space="preserve">  |</w:t>
      </w:r>
    </w:p>
    <w:p w14:paraId="401DD815" w14:textId="77777777" w:rsidR="00AE4407" w:rsidRDefault="00000000">
      <w:pPr>
        <w:pStyle w:val="Code"/>
      </w:pPr>
      <w:r>
        <w:t>4 |     if number {</w:t>
      </w:r>
    </w:p>
    <w:p w14:paraId="53F77E49" w14:textId="77777777" w:rsidR="00AE4407" w:rsidRDefault="00000000">
      <w:pPr>
        <w:pStyle w:val="Code"/>
      </w:pPr>
      <w:r>
        <w:t xml:space="preserve">  |        ^^^^^^ expected `bool`, found integer</w:t>
      </w:r>
    </w:p>
    <w:p w14:paraId="58B49C7F" w14:textId="77777777" w:rsidR="00AE4407" w:rsidRDefault="00AE4407">
      <w:pPr>
        <w:pStyle w:val="CodeSpaceBelow"/>
      </w:pPr>
    </w:p>
    <w:p w14:paraId="23E49625" w14:textId="77777777" w:rsidR="00AE4407" w:rsidRDefault="00000000">
      <w:pPr>
        <w:pStyle w:val="Body"/>
        <w:rPr>
          <w:spacing w:val="2"/>
        </w:rPr>
      </w:pPr>
      <w:r>
        <w:lastRenderedPageBreak/>
        <w:t xml:space="preserve">The error indicates that Rust expected a </w:t>
      </w:r>
      <w:r>
        <w:rPr>
          <w:rStyle w:val="Literal"/>
        </w:rPr>
        <w:t>bool</w:t>
      </w:r>
      <w:r>
        <w:t xml:space="preserve"> but got an integer. Unlike </w:t>
      </w:r>
      <w:r>
        <w:rPr>
          <w:spacing w:val="2"/>
        </w:rPr>
        <w:t xml:space="preserve">languages such as Ruby and JavaScript, Rust will not automatically try to convert non-Boolean types to a Boolean. You must be explicit and always provide </w:t>
      </w:r>
      <w:proofErr w:type="spellStart"/>
      <w:r>
        <w:rPr>
          <w:rStyle w:val="Literal"/>
          <w:spacing w:val="2"/>
        </w:rPr>
        <w:t>if</w:t>
      </w:r>
      <w:proofErr w:type="spellEnd"/>
      <w:r>
        <w:rPr>
          <w:spacing w:val="2"/>
        </w:rPr>
        <w:t xml:space="preserve"> with a Boolean as its condition. If we want the </w:t>
      </w:r>
      <w:r>
        <w:rPr>
          <w:rStyle w:val="Literal"/>
          <w:spacing w:val="2"/>
        </w:rPr>
        <w:t>if</w:t>
      </w:r>
      <w:r>
        <w:rPr>
          <w:spacing w:val="2"/>
        </w:rPr>
        <w:t xml:space="preserve"> code block to run only when a number is not equal to </w:t>
      </w:r>
      <w:r>
        <w:rPr>
          <w:rStyle w:val="Literal"/>
          <w:spacing w:val="2"/>
        </w:rPr>
        <w:t>0</w:t>
      </w:r>
      <w:r>
        <w:rPr>
          <w:spacing w:val="2"/>
        </w:rPr>
        <w:t xml:space="preserve">, for example, we can change the </w:t>
      </w:r>
      <w:r>
        <w:rPr>
          <w:rStyle w:val="Literal"/>
          <w:spacing w:val="2"/>
        </w:rPr>
        <w:t>if</w:t>
      </w:r>
      <w:r>
        <w:rPr>
          <w:spacing w:val="2"/>
        </w:rPr>
        <w:t xml:space="preserve"> expression to the following:</w:t>
      </w:r>
    </w:p>
    <w:p w14:paraId="1360D366" w14:textId="77777777" w:rsidR="00AE4407" w:rsidRDefault="00AE4407">
      <w:pPr>
        <w:pStyle w:val="CodeSpaceAbove"/>
      </w:pPr>
    </w:p>
    <w:p w14:paraId="049AAE40" w14:textId="77777777" w:rsidR="00AE4407" w:rsidRDefault="00000000" w:rsidP="00FD7A7D">
      <w:pPr>
        <w:pStyle w:val="CodeLabel"/>
      </w:pPr>
      <w:r>
        <w:t>src/main.rs</w:t>
      </w:r>
    </w:p>
    <w:p w14:paraId="3D1B7796" w14:textId="77777777" w:rsidR="00AE4407" w:rsidRDefault="00000000">
      <w:pPr>
        <w:pStyle w:val="Code"/>
      </w:pPr>
      <w:r>
        <w:t>fn main() {</w:t>
      </w:r>
    </w:p>
    <w:p w14:paraId="61C78105" w14:textId="77777777" w:rsidR="00AE4407" w:rsidRDefault="00000000">
      <w:pPr>
        <w:pStyle w:val="Code"/>
      </w:pPr>
      <w:r>
        <w:t xml:space="preserve">    let number = </w:t>
      </w:r>
      <w:proofErr w:type="gramStart"/>
      <w:r>
        <w:t>3;</w:t>
      </w:r>
      <w:proofErr w:type="gramEnd"/>
    </w:p>
    <w:p w14:paraId="3DAD7A41" w14:textId="77777777" w:rsidR="00AE4407" w:rsidRDefault="00AE4407">
      <w:pPr>
        <w:pStyle w:val="Code"/>
      </w:pPr>
    </w:p>
    <w:p w14:paraId="4337D67F" w14:textId="77777777" w:rsidR="00AE4407" w:rsidRDefault="00000000">
      <w:pPr>
        <w:pStyle w:val="Code"/>
      </w:pPr>
      <w:r>
        <w:t xml:space="preserve">    if number != 0 {</w:t>
      </w:r>
    </w:p>
    <w:p w14:paraId="502C9988" w14:textId="77777777" w:rsidR="00AE4407" w:rsidRDefault="00000000">
      <w:pPr>
        <w:pStyle w:val="Code"/>
      </w:pPr>
      <w:r>
        <w:t xml:space="preserve">        println!("number was something other than zero"</w:t>
      </w:r>
      <w:proofErr w:type="gramStart"/>
      <w:r>
        <w:t>);</w:t>
      </w:r>
      <w:proofErr w:type="gramEnd"/>
    </w:p>
    <w:p w14:paraId="5A0AD69D" w14:textId="77777777" w:rsidR="00AE4407" w:rsidRDefault="00000000">
      <w:pPr>
        <w:pStyle w:val="Code"/>
      </w:pPr>
      <w:r>
        <w:t xml:space="preserve">    }</w:t>
      </w:r>
    </w:p>
    <w:p w14:paraId="6CD82790" w14:textId="77777777" w:rsidR="00AE4407" w:rsidRDefault="00000000">
      <w:pPr>
        <w:pStyle w:val="Code"/>
      </w:pPr>
      <w:r>
        <w:t>}</w:t>
      </w:r>
    </w:p>
    <w:p w14:paraId="3B72BA0C" w14:textId="77777777" w:rsidR="00AE4407" w:rsidRDefault="00AE4407">
      <w:pPr>
        <w:pStyle w:val="CodeSpaceBelow"/>
      </w:pPr>
    </w:p>
    <w:p w14:paraId="3B582611" w14:textId="77777777" w:rsidR="00AE4407" w:rsidRDefault="00000000">
      <w:pPr>
        <w:pStyle w:val="Body"/>
      </w:pPr>
      <w:r>
        <w:t xml:space="preserve">Running this code will print </w:t>
      </w:r>
      <w:r>
        <w:rPr>
          <w:rStyle w:val="Literal"/>
        </w:rPr>
        <w:t>number was something other than zero</w:t>
      </w:r>
      <w:r>
        <w:t>.</w:t>
      </w:r>
    </w:p>
    <w:p w14:paraId="3FB92D7F" w14:textId="77777777" w:rsidR="00AE4407" w:rsidRDefault="00000000">
      <w:pPr>
        <w:pStyle w:val="HeadC"/>
      </w:pPr>
      <w:r>
        <w:t xml:space="preserve">Handling </w:t>
      </w:r>
      <w:r>
        <w:fldChar w:fldCharType="begin"/>
      </w:r>
      <w:r>
        <w:instrText>xe "else if expression"</w:instrText>
      </w:r>
      <w:r>
        <w:fldChar w:fldCharType="end"/>
      </w:r>
      <w:r>
        <w:t>Multiple Conditions with else if</w:t>
      </w:r>
    </w:p>
    <w:p w14:paraId="3E133A60" w14:textId="77777777" w:rsidR="00AE4407" w:rsidRDefault="00000000">
      <w:pPr>
        <w:pStyle w:val="BodyFirst"/>
      </w:pPr>
      <w:r>
        <w:t xml:space="preserve">You can use multiple conditions by combining </w:t>
      </w:r>
      <w:r>
        <w:rPr>
          <w:rStyle w:val="Literal"/>
        </w:rPr>
        <w:t>if</w:t>
      </w:r>
      <w:r>
        <w:t xml:space="preserve"> and </w:t>
      </w:r>
      <w:r>
        <w:rPr>
          <w:rStyle w:val="Literal"/>
        </w:rPr>
        <w:t>else</w:t>
      </w:r>
      <w:r>
        <w:t xml:space="preserve"> in an </w:t>
      </w:r>
      <w:r>
        <w:rPr>
          <w:rStyle w:val="Literal"/>
        </w:rPr>
        <w:t>else if</w:t>
      </w:r>
      <w:r>
        <w:t xml:space="preserve"> expression. For example:</w:t>
      </w:r>
    </w:p>
    <w:p w14:paraId="02B35B88" w14:textId="77777777" w:rsidR="00AE4407" w:rsidRDefault="00AE4407">
      <w:pPr>
        <w:pStyle w:val="CodeSpaceAbove"/>
      </w:pPr>
    </w:p>
    <w:p w14:paraId="35CB1E0A" w14:textId="77777777" w:rsidR="00AE4407" w:rsidRDefault="00000000" w:rsidP="00FD7A7D">
      <w:pPr>
        <w:pStyle w:val="CodeLabel"/>
      </w:pPr>
      <w:r>
        <w:t>src/main.rs</w:t>
      </w:r>
    </w:p>
    <w:p w14:paraId="4C4C30DD" w14:textId="77777777" w:rsidR="00AE4407" w:rsidRDefault="00000000">
      <w:pPr>
        <w:pStyle w:val="Code"/>
      </w:pPr>
      <w:r>
        <w:t>fn main() {</w:t>
      </w:r>
    </w:p>
    <w:p w14:paraId="21FB66DA" w14:textId="77777777" w:rsidR="00AE4407" w:rsidRDefault="00000000">
      <w:pPr>
        <w:pStyle w:val="Code"/>
      </w:pPr>
      <w:r>
        <w:t xml:space="preserve">    let number = </w:t>
      </w:r>
      <w:proofErr w:type="gramStart"/>
      <w:r>
        <w:t>6;</w:t>
      </w:r>
      <w:proofErr w:type="gramEnd"/>
    </w:p>
    <w:p w14:paraId="44A5877F" w14:textId="77777777" w:rsidR="00AE4407" w:rsidRDefault="00AE4407">
      <w:pPr>
        <w:pStyle w:val="Code"/>
      </w:pPr>
    </w:p>
    <w:p w14:paraId="1D4BE5DC" w14:textId="77777777" w:rsidR="00AE4407" w:rsidRDefault="00000000">
      <w:pPr>
        <w:pStyle w:val="Code"/>
      </w:pPr>
      <w:r>
        <w:t xml:space="preserve">    if number % 4 == 0 {</w:t>
      </w:r>
    </w:p>
    <w:p w14:paraId="03BDF0C8" w14:textId="77777777" w:rsidR="00AE4407" w:rsidRDefault="00000000">
      <w:pPr>
        <w:pStyle w:val="Code"/>
      </w:pPr>
      <w:r>
        <w:t xml:space="preserve">        println!("number is divisible by 4"</w:t>
      </w:r>
      <w:proofErr w:type="gramStart"/>
      <w:r>
        <w:t>);</w:t>
      </w:r>
      <w:proofErr w:type="gramEnd"/>
    </w:p>
    <w:p w14:paraId="28CAE38D" w14:textId="77777777" w:rsidR="00AE4407" w:rsidRDefault="00000000">
      <w:pPr>
        <w:pStyle w:val="Code"/>
      </w:pPr>
      <w:r>
        <w:t xml:space="preserve">    } else if number % 3 == 0 {</w:t>
      </w:r>
    </w:p>
    <w:p w14:paraId="0A886939" w14:textId="77777777" w:rsidR="00AE4407" w:rsidRDefault="00000000">
      <w:pPr>
        <w:pStyle w:val="Code"/>
      </w:pPr>
      <w:r>
        <w:t xml:space="preserve">        println!("number is divisible by 3"</w:t>
      </w:r>
      <w:proofErr w:type="gramStart"/>
      <w:r>
        <w:t>);</w:t>
      </w:r>
      <w:proofErr w:type="gramEnd"/>
    </w:p>
    <w:p w14:paraId="2E3970BF" w14:textId="77777777" w:rsidR="00AE4407" w:rsidRDefault="00000000">
      <w:pPr>
        <w:pStyle w:val="Code"/>
      </w:pPr>
      <w:r>
        <w:t xml:space="preserve">    } else if number % 2 == 0 {</w:t>
      </w:r>
    </w:p>
    <w:p w14:paraId="6CA71C56" w14:textId="77777777" w:rsidR="00AE4407" w:rsidRDefault="00000000">
      <w:pPr>
        <w:pStyle w:val="Code"/>
      </w:pPr>
      <w:r>
        <w:t xml:space="preserve">        println!("number is divisible by 2"</w:t>
      </w:r>
      <w:proofErr w:type="gramStart"/>
      <w:r>
        <w:t>);</w:t>
      </w:r>
      <w:proofErr w:type="gramEnd"/>
    </w:p>
    <w:p w14:paraId="61F6FDFC" w14:textId="77777777" w:rsidR="00AE4407" w:rsidRDefault="00000000">
      <w:pPr>
        <w:pStyle w:val="Code"/>
      </w:pPr>
      <w:r>
        <w:t xml:space="preserve">    } else {</w:t>
      </w:r>
    </w:p>
    <w:p w14:paraId="5B7A9838" w14:textId="77777777" w:rsidR="00AE4407" w:rsidRDefault="00000000">
      <w:pPr>
        <w:pStyle w:val="Code"/>
      </w:pPr>
      <w:r>
        <w:t xml:space="preserve">        println!("number is not divisible by 4, 3, or 2"</w:t>
      </w:r>
      <w:proofErr w:type="gramStart"/>
      <w:r>
        <w:t>);</w:t>
      </w:r>
      <w:proofErr w:type="gramEnd"/>
    </w:p>
    <w:p w14:paraId="092E76DC" w14:textId="77777777" w:rsidR="00AE4407" w:rsidRDefault="00000000">
      <w:pPr>
        <w:pStyle w:val="Code"/>
      </w:pPr>
      <w:r>
        <w:t xml:space="preserve">    }</w:t>
      </w:r>
    </w:p>
    <w:p w14:paraId="56929995" w14:textId="77777777" w:rsidR="00AE4407" w:rsidRDefault="00000000">
      <w:pPr>
        <w:pStyle w:val="Code"/>
      </w:pPr>
      <w:r>
        <w:t>}</w:t>
      </w:r>
    </w:p>
    <w:p w14:paraId="511AC3CB" w14:textId="77777777" w:rsidR="00AE4407" w:rsidRDefault="00AE4407">
      <w:pPr>
        <w:pStyle w:val="CodeSpaceBelow"/>
      </w:pPr>
    </w:p>
    <w:p w14:paraId="0AD61459" w14:textId="77777777" w:rsidR="00AE4407" w:rsidRDefault="00000000">
      <w:pPr>
        <w:pStyle w:val="Body"/>
      </w:pPr>
      <w:r>
        <w:t>This program has four possible paths it can take. After running it, you should see the following output:</w:t>
      </w:r>
    </w:p>
    <w:p w14:paraId="51D74664" w14:textId="77777777" w:rsidR="00AE4407" w:rsidRDefault="00AE4407">
      <w:pPr>
        <w:pStyle w:val="CodeSpaceAbove"/>
      </w:pPr>
    </w:p>
    <w:p w14:paraId="4AB43CAD"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7F888439" w14:textId="77777777" w:rsidR="00AE4407" w:rsidRDefault="00000000">
      <w:pPr>
        <w:pStyle w:val="Code"/>
      </w:pPr>
      <w:r>
        <w:t xml:space="preserve">   Compiling branches v0.1.0 (file:///projects/branches)</w:t>
      </w:r>
    </w:p>
    <w:p w14:paraId="33457492" w14:textId="6529BA9C" w:rsidR="00AE4407" w:rsidRDefault="00000000">
      <w:pPr>
        <w:pStyle w:val="Code"/>
      </w:pPr>
      <w:r>
        <w:t xml:space="preserve">    Finished </w:t>
      </w:r>
      <w:ins w:id="26" w:author="Chris Krycho" w:date="2025-02-26T08:09:00Z" w16du:dateUtc="2025-02-26T15:09:00Z">
        <w:r w:rsidR="00DB760A">
          <w:t>`</w:t>
        </w:r>
      </w:ins>
      <w:r>
        <w:t>dev</w:t>
      </w:r>
      <w:ins w:id="27" w:author="Chris Krycho" w:date="2025-02-26T08:09:00Z" w16du:dateUtc="2025-02-26T15:09:00Z">
        <w:r w:rsidR="00DB760A">
          <w:t>` profile</w:t>
        </w:r>
      </w:ins>
      <w:r>
        <w:t xml:space="preserve"> [unoptimized + </w:t>
      </w:r>
      <w:proofErr w:type="spellStart"/>
      <w:r>
        <w:t>debuginfo</w:t>
      </w:r>
      <w:proofErr w:type="spellEnd"/>
      <w:r>
        <w:t>] target(s) in 0.31s</w:t>
      </w:r>
    </w:p>
    <w:p w14:paraId="0A95D43E" w14:textId="77777777" w:rsidR="00AE4407" w:rsidRDefault="00000000">
      <w:pPr>
        <w:pStyle w:val="Code"/>
      </w:pPr>
      <w:r>
        <w:t xml:space="preserve">     Running `target/debug/branches`</w:t>
      </w:r>
    </w:p>
    <w:p w14:paraId="30FC01C7" w14:textId="77777777" w:rsidR="00AE4407" w:rsidRDefault="00000000">
      <w:pPr>
        <w:pStyle w:val="Code"/>
      </w:pPr>
      <w:r>
        <w:t>number is divisible by 3</w:t>
      </w:r>
    </w:p>
    <w:p w14:paraId="4EDCEC0F" w14:textId="77777777" w:rsidR="00AE4407" w:rsidRDefault="00AE4407">
      <w:pPr>
        <w:pStyle w:val="CodeSpaceBelow"/>
      </w:pPr>
    </w:p>
    <w:p w14:paraId="0C58E135" w14:textId="77777777" w:rsidR="00AE4407" w:rsidRDefault="00000000">
      <w:pPr>
        <w:pStyle w:val="Body"/>
      </w:pPr>
      <w:r>
        <w:rPr>
          <w:spacing w:val="2"/>
        </w:rPr>
        <w:lastRenderedPageBreak/>
        <w:t xml:space="preserve">When this program executes, it checks each </w:t>
      </w:r>
      <w:r>
        <w:rPr>
          <w:rStyle w:val="Literal"/>
          <w:spacing w:val="2"/>
        </w:rPr>
        <w:t>if</w:t>
      </w:r>
      <w:r>
        <w:rPr>
          <w:spacing w:val="2"/>
        </w:rPr>
        <w:t xml:space="preserve"> expression in turn and executes the first body for which the condition evaluates to </w:t>
      </w:r>
      <w:r>
        <w:rPr>
          <w:rStyle w:val="Literal"/>
          <w:spacing w:val="2"/>
        </w:rPr>
        <w:t>true</w:t>
      </w:r>
      <w:r>
        <w:rPr>
          <w:spacing w:val="2"/>
        </w:rPr>
        <w:t xml:space="preserve">. Note that even though 6 is divisible by 2, we don’t see the output </w:t>
      </w:r>
      <w:r>
        <w:rPr>
          <w:rStyle w:val="Literal"/>
          <w:spacing w:val="2"/>
        </w:rPr>
        <w:t>number is divisible by 2</w:t>
      </w:r>
      <w:r>
        <w:rPr>
          <w:spacing w:val="2"/>
        </w:rPr>
        <w:t xml:space="preserve">, nor do we see the </w:t>
      </w:r>
      <w:r>
        <w:rPr>
          <w:rStyle w:val="Literal"/>
          <w:spacing w:val="2"/>
        </w:rPr>
        <w:t>number is not divisible by 4, 3, or 2</w:t>
      </w:r>
      <w:r>
        <w:rPr>
          <w:spacing w:val="2"/>
        </w:rPr>
        <w:t xml:space="preserve"> text from the</w:t>
      </w:r>
      <w:r>
        <w:t xml:space="preserve"> </w:t>
      </w:r>
      <w:r>
        <w:rPr>
          <w:rStyle w:val="Literal"/>
        </w:rPr>
        <w:t>else</w:t>
      </w:r>
      <w:r>
        <w:t xml:space="preserve"> block. That’s because Rust only executes the block for the first </w:t>
      </w:r>
      <w:r>
        <w:rPr>
          <w:rStyle w:val="Literal"/>
        </w:rPr>
        <w:t>true</w:t>
      </w:r>
      <w:r>
        <w:t xml:space="preserve"> condition, and once it finds one, it doesn’t even check the rest.</w:t>
      </w:r>
    </w:p>
    <w:p w14:paraId="48C454FE" w14:textId="77777777" w:rsidR="00AE4407" w:rsidRDefault="00000000">
      <w:pPr>
        <w:pStyle w:val="Body"/>
      </w:pPr>
      <w:r>
        <w:t xml:space="preserve">Using too many </w:t>
      </w:r>
      <w:r>
        <w:rPr>
          <w:rStyle w:val="Literal"/>
        </w:rPr>
        <w:t>else if</w:t>
      </w:r>
      <w:r>
        <w:t xml:space="preserve"> expressions can clutter your code, so if you have more than one, you might want to refactor your code. </w:t>
      </w:r>
      <w:r>
        <w:rPr>
          <w:rStyle w:val="Xref"/>
        </w:rPr>
        <w:t>Chapter 6</w:t>
      </w:r>
      <w:r>
        <w:t xml:space="preserve"> describes a powerful Rust branching construct called </w:t>
      </w:r>
      <w:r>
        <w:rPr>
          <w:rStyle w:val="Literal"/>
        </w:rPr>
        <w:t>match</w:t>
      </w:r>
      <w:r>
        <w:t xml:space="preserve"> for these cases. </w:t>
      </w:r>
    </w:p>
    <w:p w14:paraId="2EFD6A98" w14:textId="77777777" w:rsidR="00AE4407" w:rsidRDefault="00000000">
      <w:pPr>
        <w:pStyle w:val="HeadC"/>
      </w:pPr>
      <w:r>
        <w:t>Using if in a let Statement</w:t>
      </w:r>
    </w:p>
    <w:p w14:paraId="4AEF0649" w14:textId="77777777" w:rsidR="00AE4407" w:rsidRDefault="00000000">
      <w:pPr>
        <w:pStyle w:val="BodyFirst"/>
      </w:pPr>
      <w:r>
        <w:t xml:space="preserve">Because </w:t>
      </w:r>
      <w:proofErr w:type="spellStart"/>
      <w:r>
        <w:rPr>
          <w:rStyle w:val="Literal"/>
        </w:rPr>
        <w:t>if</w:t>
      </w:r>
      <w:proofErr w:type="spellEnd"/>
      <w:r>
        <w:t xml:space="preserve"> is an expression, we can use it on the right side of a </w:t>
      </w:r>
      <w:r>
        <w:rPr>
          <w:rStyle w:val="Literal"/>
        </w:rPr>
        <w:t>let</w:t>
      </w:r>
      <w:r>
        <w:t xml:space="preserve"> statement to assign the outcome to a variable, as in Listing 3-2.</w:t>
      </w:r>
    </w:p>
    <w:p w14:paraId="4ED0F9C8" w14:textId="77777777" w:rsidR="00AE4407" w:rsidRDefault="00AE4407">
      <w:pPr>
        <w:pStyle w:val="CodeSpaceAbove"/>
      </w:pPr>
    </w:p>
    <w:p w14:paraId="420B50A3" w14:textId="77777777" w:rsidR="00AE4407" w:rsidRDefault="00000000" w:rsidP="00FD7A7D">
      <w:pPr>
        <w:pStyle w:val="CodeLabel"/>
      </w:pPr>
      <w:r>
        <w:t>src/main.rs</w:t>
      </w:r>
    </w:p>
    <w:p w14:paraId="47215508" w14:textId="77777777" w:rsidR="00AE4407" w:rsidRDefault="00000000">
      <w:pPr>
        <w:pStyle w:val="Code"/>
      </w:pPr>
      <w:r>
        <w:t>fn main() {</w:t>
      </w:r>
    </w:p>
    <w:p w14:paraId="64C7E93F" w14:textId="77777777" w:rsidR="00AE4407" w:rsidRDefault="00000000">
      <w:pPr>
        <w:pStyle w:val="Code"/>
      </w:pPr>
      <w:r>
        <w:t xml:space="preserve">    let condition = </w:t>
      </w:r>
      <w:proofErr w:type="gramStart"/>
      <w:r>
        <w:t>true;</w:t>
      </w:r>
      <w:proofErr w:type="gramEnd"/>
    </w:p>
    <w:p w14:paraId="644C11D1" w14:textId="77777777" w:rsidR="00AE4407" w:rsidRDefault="00000000">
      <w:pPr>
        <w:pStyle w:val="Code"/>
      </w:pPr>
      <w:r>
        <w:t xml:space="preserve">    let number = if condition { 5 } else { 6 </w:t>
      </w:r>
      <w:proofErr w:type="gramStart"/>
      <w:r>
        <w:t>};</w:t>
      </w:r>
      <w:proofErr w:type="gramEnd"/>
    </w:p>
    <w:p w14:paraId="55546966" w14:textId="77777777" w:rsidR="00AE4407" w:rsidRDefault="00AE4407">
      <w:pPr>
        <w:pStyle w:val="Code"/>
      </w:pPr>
    </w:p>
    <w:p w14:paraId="225C4C2B" w14:textId="77777777" w:rsidR="00AE4407" w:rsidRDefault="00000000">
      <w:pPr>
        <w:pStyle w:val="Code"/>
      </w:pPr>
      <w:r>
        <w:t xml:space="preserve">    println!("The value of number </w:t>
      </w:r>
      <w:proofErr w:type="gramStart"/>
      <w:r>
        <w:t>is:</w:t>
      </w:r>
      <w:proofErr w:type="gramEnd"/>
      <w:r>
        <w:t xml:space="preserve"> {number}");</w:t>
      </w:r>
    </w:p>
    <w:p w14:paraId="49E2C67E" w14:textId="77777777" w:rsidR="00AE4407" w:rsidRDefault="00000000">
      <w:pPr>
        <w:pStyle w:val="Code"/>
      </w:pPr>
      <w:r>
        <w:t>}</w:t>
      </w:r>
    </w:p>
    <w:p w14:paraId="1BE5A472" w14:textId="77777777" w:rsidR="00AE4407" w:rsidRDefault="00AE4407">
      <w:pPr>
        <w:pStyle w:val="CodeSpaceBelow"/>
      </w:pPr>
    </w:p>
    <w:p w14:paraId="53E266A1" w14:textId="77777777" w:rsidR="00AE4407" w:rsidRDefault="00000000">
      <w:pPr>
        <w:pStyle w:val="CodeListingCaption"/>
      </w:pPr>
      <w:r>
        <w:t xml:space="preserve">Listing 3-2: Assigning the result of an </w:t>
      </w:r>
      <w:r>
        <w:rPr>
          <w:rStyle w:val="LiteralCaption"/>
          <w:i/>
          <w:iCs/>
        </w:rPr>
        <w:t>if</w:t>
      </w:r>
      <w:r>
        <w:t xml:space="preserve"> expression to a variable</w:t>
      </w:r>
    </w:p>
    <w:p w14:paraId="2F8817B0" w14:textId="77777777" w:rsidR="00AE4407" w:rsidRDefault="00000000">
      <w:pPr>
        <w:pStyle w:val="Body"/>
      </w:pPr>
      <w:r>
        <w:t xml:space="preserve">The </w:t>
      </w:r>
      <w:r>
        <w:rPr>
          <w:rStyle w:val="Literal"/>
        </w:rPr>
        <w:t>number</w:t>
      </w:r>
      <w:r>
        <w:t xml:space="preserve"> variable will be bound to a value based on the outcome of the </w:t>
      </w:r>
      <w:r>
        <w:rPr>
          <w:rStyle w:val="Literal"/>
        </w:rPr>
        <w:t>if</w:t>
      </w:r>
      <w:r>
        <w:t xml:space="preserve"> expression. Run this code to see what happens:</w:t>
      </w:r>
    </w:p>
    <w:p w14:paraId="130195AE" w14:textId="77777777" w:rsidR="00AE4407" w:rsidRDefault="00AE4407">
      <w:pPr>
        <w:pStyle w:val="CodeSpaceAbove"/>
      </w:pPr>
    </w:p>
    <w:p w14:paraId="3ED7E66A"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7BAF3ECE" w14:textId="77777777" w:rsidR="00AE4407" w:rsidRDefault="00000000">
      <w:pPr>
        <w:pStyle w:val="Code"/>
      </w:pPr>
      <w:r>
        <w:t xml:space="preserve">   Compiling branches v0.1.0 (file:///projects/branches)</w:t>
      </w:r>
    </w:p>
    <w:p w14:paraId="0D095DEC" w14:textId="2C6BA743" w:rsidR="00AE4407" w:rsidRDefault="00000000">
      <w:pPr>
        <w:pStyle w:val="Code"/>
      </w:pPr>
      <w:r>
        <w:t xml:space="preserve">    Finished </w:t>
      </w:r>
      <w:ins w:id="28" w:author="Chris Krycho" w:date="2025-02-26T08:10:00Z" w16du:dateUtc="2025-02-26T15:10:00Z">
        <w:r w:rsidR="006B261D">
          <w:t>`</w:t>
        </w:r>
      </w:ins>
      <w:r>
        <w:t>dev</w:t>
      </w:r>
      <w:ins w:id="29" w:author="Chris Krycho" w:date="2025-02-26T08:10:00Z" w16du:dateUtc="2025-02-26T15:10:00Z">
        <w:r w:rsidR="006B261D">
          <w:t>` profile</w:t>
        </w:r>
      </w:ins>
      <w:r>
        <w:t xml:space="preserve"> [unoptimized + </w:t>
      </w:r>
      <w:proofErr w:type="spellStart"/>
      <w:r>
        <w:t>debuginfo</w:t>
      </w:r>
      <w:proofErr w:type="spellEnd"/>
      <w:r>
        <w:t>] target(s) in 0.30s</w:t>
      </w:r>
    </w:p>
    <w:p w14:paraId="3B64EE97" w14:textId="77777777" w:rsidR="00AE4407" w:rsidRDefault="00000000">
      <w:pPr>
        <w:pStyle w:val="Code"/>
      </w:pPr>
      <w:r>
        <w:t xml:space="preserve">     Running `target/debug/branches`</w:t>
      </w:r>
    </w:p>
    <w:p w14:paraId="2A21F81D" w14:textId="77777777" w:rsidR="00AE4407" w:rsidRDefault="00000000">
      <w:pPr>
        <w:pStyle w:val="Code"/>
      </w:pPr>
      <w:r>
        <w:t>The value of number is: 5</w:t>
      </w:r>
    </w:p>
    <w:p w14:paraId="74384188" w14:textId="77777777" w:rsidR="00AE4407" w:rsidRDefault="00AE4407">
      <w:pPr>
        <w:pStyle w:val="CodeSpaceBelow"/>
      </w:pPr>
    </w:p>
    <w:p w14:paraId="2D36E5CF" w14:textId="77777777" w:rsidR="00AE4407" w:rsidRDefault="00000000">
      <w:pPr>
        <w:pStyle w:val="Body"/>
      </w:pPr>
      <w:r>
        <w:t xml:space="preserve">Remember that blocks of code evaluate to the last expression in them, and numbers by themselves are also expressions. In this case, the value of </w:t>
      </w:r>
      <w:r>
        <w:rPr>
          <w:spacing w:val="3"/>
        </w:rPr>
        <w:t xml:space="preserve">the whole </w:t>
      </w:r>
      <w:r>
        <w:rPr>
          <w:rStyle w:val="Literal"/>
          <w:spacing w:val="3"/>
        </w:rPr>
        <w:t>if</w:t>
      </w:r>
      <w:r>
        <w:rPr>
          <w:spacing w:val="3"/>
        </w:rPr>
        <w:t xml:space="preserve"> expression depends on which block of code executes. This </w:t>
      </w:r>
      <w:r>
        <w:t xml:space="preserve">means the values that have the potential to be results from each arm of the </w:t>
      </w:r>
      <w:r>
        <w:rPr>
          <w:rStyle w:val="Literal"/>
        </w:rPr>
        <w:t>if</w:t>
      </w:r>
      <w:r>
        <w:t xml:space="preserve"> must be the same type; in Listing 3-2, the results of both the </w:t>
      </w:r>
      <w:r>
        <w:rPr>
          <w:rStyle w:val="Literal"/>
        </w:rPr>
        <w:t>if</w:t>
      </w:r>
      <w:r>
        <w:t xml:space="preserve"> arm and the </w:t>
      </w:r>
      <w:r>
        <w:rPr>
          <w:rStyle w:val="Literal"/>
        </w:rPr>
        <w:t>else</w:t>
      </w:r>
      <w:r>
        <w:t xml:space="preserve"> arm were </w:t>
      </w:r>
      <w:r>
        <w:rPr>
          <w:rStyle w:val="Literal"/>
        </w:rPr>
        <w:t>i32</w:t>
      </w:r>
      <w:r>
        <w:t xml:space="preserve"> integers. If the types are mismatched, as in the following example, we’ll get an error:</w:t>
      </w:r>
    </w:p>
    <w:p w14:paraId="2E1B0327" w14:textId="77777777" w:rsidR="00AE4407" w:rsidRDefault="00AE4407">
      <w:pPr>
        <w:pStyle w:val="CodeSpaceAbove"/>
      </w:pPr>
    </w:p>
    <w:p w14:paraId="5D54B78C" w14:textId="77777777" w:rsidR="00AE4407" w:rsidRDefault="00000000" w:rsidP="00FD7A7D">
      <w:pPr>
        <w:pStyle w:val="CodeLabel"/>
      </w:pPr>
      <w:r>
        <w:t>src/main.rs</w:t>
      </w:r>
    </w:p>
    <w:p w14:paraId="16126189" w14:textId="77777777" w:rsidR="00AE4407" w:rsidRDefault="00000000">
      <w:pPr>
        <w:pStyle w:val="Code"/>
      </w:pPr>
      <w:r>
        <w:lastRenderedPageBreak/>
        <w:t>fn main() {</w:t>
      </w:r>
    </w:p>
    <w:p w14:paraId="5A3478EB" w14:textId="77777777" w:rsidR="00AE4407" w:rsidRDefault="00000000">
      <w:pPr>
        <w:pStyle w:val="Code"/>
      </w:pPr>
      <w:r>
        <w:t xml:space="preserve">    let condition = </w:t>
      </w:r>
      <w:proofErr w:type="gramStart"/>
      <w:r>
        <w:t>true;</w:t>
      </w:r>
      <w:proofErr w:type="gramEnd"/>
    </w:p>
    <w:p w14:paraId="2A0FB965" w14:textId="77777777" w:rsidR="00AE4407" w:rsidRDefault="00AE4407">
      <w:pPr>
        <w:pStyle w:val="Code"/>
      </w:pPr>
    </w:p>
    <w:p w14:paraId="3848325B" w14:textId="77777777" w:rsidR="00AE4407" w:rsidRDefault="00000000">
      <w:pPr>
        <w:pStyle w:val="Code"/>
      </w:pPr>
      <w:r>
        <w:t xml:space="preserve">    let number = if condition { 5 } else { "six" </w:t>
      </w:r>
      <w:proofErr w:type="gramStart"/>
      <w:r>
        <w:t>};</w:t>
      </w:r>
      <w:proofErr w:type="gramEnd"/>
    </w:p>
    <w:p w14:paraId="44C09EA8" w14:textId="77777777" w:rsidR="00AE4407" w:rsidRDefault="00AE4407">
      <w:pPr>
        <w:pStyle w:val="Code"/>
      </w:pPr>
    </w:p>
    <w:p w14:paraId="2C936574" w14:textId="77777777" w:rsidR="00AE4407" w:rsidRDefault="00000000">
      <w:pPr>
        <w:pStyle w:val="Code"/>
      </w:pPr>
      <w:r>
        <w:t xml:space="preserve">    println!("The value of number </w:t>
      </w:r>
      <w:proofErr w:type="gramStart"/>
      <w:r>
        <w:t>is:</w:t>
      </w:r>
      <w:proofErr w:type="gramEnd"/>
      <w:r>
        <w:t xml:space="preserve"> {number}");</w:t>
      </w:r>
    </w:p>
    <w:p w14:paraId="2DA7E57D" w14:textId="77777777" w:rsidR="00AE4407" w:rsidRDefault="00000000">
      <w:pPr>
        <w:pStyle w:val="Code"/>
      </w:pPr>
      <w:r>
        <w:t>}</w:t>
      </w:r>
    </w:p>
    <w:p w14:paraId="1D1BB7CA" w14:textId="77777777" w:rsidR="00AE4407" w:rsidRDefault="00AE4407">
      <w:pPr>
        <w:pStyle w:val="CodeSpaceBelow"/>
      </w:pPr>
    </w:p>
    <w:p w14:paraId="4B668FE2" w14:textId="77777777" w:rsidR="00AE4407" w:rsidRDefault="00000000">
      <w:pPr>
        <w:pStyle w:val="Body"/>
      </w:pPr>
      <w:r>
        <w:t xml:space="preserve">When we try to compile this code, we’ll get an error. The </w:t>
      </w:r>
      <w:r>
        <w:rPr>
          <w:rStyle w:val="Literal"/>
        </w:rPr>
        <w:t>if</w:t>
      </w:r>
      <w:r>
        <w:t xml:space="preserve"> and </w:t>
      </w:r>
      <w:r>
        <w:rPr>
          <w:rStyle w:val="Literal"/>
        </w:rPr>
        <w:t>else</w:t>
      </w:r>
      <w:r>
        <w:t xml:space="preserve"> arms have value types that are incompatible, and Rust indicates exactly where to find the problem in the program:</w:t>
      </w:r>
    </w:p>
    <w:p w14:paraId="38AAA03A" w14:textId="77777777" w:rsidR="00AE4407" w:rsidRDefault="00AE4407">
      <w:pPr>
        <w:pStyle w:val="CodeSpaceAboveWide"/>
      </w:pPr>
    </w:p>
    <w:p w14:paraId="04D1A3B8" w14:textId="77777777" w:rsidR="00AE4407" w:rsidRDefault="00000000">
      <w:pPr>
        <w:pStyle w:val="CodeWide"/>
      </w:pPr>
      <w:r>
        <w:t xml:space="preserve">$ </w:t>
      </w:r>
      <w:r>
        <w:rPr>
          <w:rStyle w:val="LiteralBold"/>
        </w:rPr>
        <w:t xml:space="preserve">cargo </w:t>
      </w:r>
      <w:proofErr w:type="gramStart"/>
      <w:r>
        <w:rPr>
          <w:rStyle w:val="LiteralBold"/>
        </w:rPr>
        <w:t>run</w:t>
      </w:r>
      <w:proofErr w:type="gramEnd"/>
    </w:p>
    <w:p w14:paraId="79828ABA" w14:textId="77777777" w:rsidR="00AE4407" w:rsidRDefault="00000000">
      <w:pPr>
        <w:pStyle w:val="CodeWide"/>
      </w:pPr>
      <w:r>
        <w:t xml:space="preserve">   Compiling branches v0.1.0 (file:///projects/branches)</w:t>
      </w:r>
    </w:p>
    <w:p w14:paraId="20110D50" w14:textId="77777777" w:rsidR="00AE4407" w:rsidRDefault="00000000">
      <w:pPr>
        <w:pStyle w:val="CodeWide"/>
      </w:pPr>
      <w:r>
        <w:t>error[E0308]: `if` and `else` have incompatible types</w:t>
      </w:r>
    </w:p>
    <w:p w14:paraId="493886C3" w14:textId="77777777" w:rsidR="00AE4407" w:rsidRDefault="00000000">
      <w:pPr>
        <w:pStyle w:val="CodeWide"/>
      </w:pPr>
      <w:r>
        <w:t xml:space="preserve"> --&gt; </w:t>
      </w:r>
      <w:proofErr w:type="spellStart"/>
      <w:r>
        <w:t>src</w:t>
      </w:r>
      <w:proofErr w:type="spellEnd"/>
      <w:r>
        <w:t>/main.rs:4:44</w:t>
      </w:r>
    </w:p>
    <w:p w14:paraId="1896B25F" w14:textId="77777777" w:rsidR="00AE4407" w:rsidRDefault="00000000">
      <w:pPr>
        <w:pStyle w:val="CodeWide"/>
      </w:pPr>
      <w:r>
        <w:t xml:space="preserve">  |</w:t>
      </w:r>
    </w:p>
    <w:p w14:paraId="68459D95" w14:textId="77777777" w:rsidR="00AE4407" w:rsidRDefault="00000000">
      <w:pPr>
        <w:pStyle w:val="CodeWide"/>
      </w:pPr>
      <w:r>
        <w:t xml:space="preserve">4 |     let number = if condition { 5 } else { "six" </w:t>
      </w:r>
      <w:proofErr w:type="gramStart"/>
      <w:r>
        <w:t>};</w:t>
      </w:r>
      <w:proofErr w:type="gramEnd"/>
    </w:p>
    <w:p w14:paraId="51BB4A60" w14:textId="77777777" w:rsidR="00AE4407" w:rsidRDefault="00000000">
      <w:pPr>
        <w:pStyle w:val="CodeWide"/>
      </w:pPr>
      <w:r>
        <w:t xml:space="preserve">  |                                 -          ^^^^^ expected integer, found `&amp;str`</w:t>
      </w:r>
    </w:p>
    <w:p w14:paraId="19211846" w14:textId="77777777" w:rsidR="00AE4407" w:rsidRDefault="00000000">
      <w:pPr>
        <w:pStyle w:val="CodeWide"/>
      </w:pPr>
      <w:r>
        <w:t xml:space="preserve">  |                                 |</w:t>
      </w:r>
    </w:p>
    <w:p w14:paraId="25ACEF47" w14:textId="77777777" w:rsidR="00AE4407" w:rsidRDefault="00000000">
      <w:pPr>
        <w:pStyle w:val="CodeWide"/>
      </w:pPr>
      <w:r>
        <w:t xml:space="preserve">  |                                 expected because of this</w:t>
      </w:r>
    </w:p>
    <w:p w14:paraId="766432F5" w14:textId="77777777" w:rsidR="00AE4407" w:rsidRDefault="00AE4407">
      <w:pPr>
        <w:pStyle w:val="CodeSpaceBelowWide"/>
      </w:pPr>
    </w:p>
    <w:p w14:paraId="7D03DBBC" w14:textId="77777777" w:rsidR="00AE4407" w:rsidRDefault="00000000">
      <w:pPr>
        <w:pStyle w:val="Body"/>
        <w:rPr>
          <w:spacing w:val="-1"/>
        </w:rPr>
      </w:pPr>
      <w:r>
        <w:rPr>
          <w:spacing w:val="1"/>
        </w:rPr>
        <w:t xml:space="preserve">The expression in the </w:t>
      </w:r>
      <w:r>
        <w:rPr>
          <w:rStyle w:val="Literal"/>
          <w:spacing w:val="1"/>
        </w:rPr>
        <w:t>if</w:t>
      </w:r>
      <w:r>
        <w:rPr>
          <w:spacing w:val="1"/>
        </w:rPr>
        <w:t xml:space="preserve"> block evaluates to an integer, and the expres</w:t>
      </w:r>
      <w:r>
        <w:rPr>
          <w:spacing w:val="-1"/>
        </w:rPr>
        <w:t xml:space="preserve">sion in the </w:t>
      </w:r>
      <w:r>
        <w:rPr>
          <w:rStyle w:val="Literal"/>
          <w:spacing w:val="-1"/>
        </w:rPr>
        <w:t>else</w:t>
      </w:r>
      <w:r>
        <w:rPr>
          <w:spacing w:val="-1"/>
        </w:rPr>
        <w:t xml:space="preserve"> block evaluates to a string. This won’t work because variables must have a single type, and Rust needs to know at compile time what type the </w:t>
      </w:r>
      <w:r>
        <w:rPr>
          <w:rStyle w:val="Literal"/>
          <w:spacing w:val="-1"/>
        </w:rPr>
        <w:t>number</w:t>
      </w:r>
      <w:r>
        <w:rPr>
          <w:spacing w:val="-1"/>
        </w:rPr>
        <w:t xml:space="preserve"> variable is, definitively. Knowing the type of </w:t>
      </w:r>
      <w:r>
        <w:rPr>
          <w:rStyle w:val="Literal"/>
          <w:spacing w:val="-1"/>
        </w:rPr>
        <w:t>number</w:t>
      </w:r>
      <w:r>
        <w:rPr>
          <w:spacing w:val="-1"/>
        </w:rPr>
        <w:t xml:space="preserve"> lets the compiler verify the type is valid everywhere we use </w:t>
      </w:r>
      <w:r>
        <w:rPr>
          <w:rStyle w:val="Literal"/>
          <w:spacing w:val="-1"/>
        </w:rPr>
        <w:t>number</w:t>
      </w:r>
      <w:r>
        <w:rPr>
          <w:spacing w:val="-1"/>
        </w:rPr>
        <w:t xml:space="preserve">. Rust wouldn’t be able to do that if the type of </w:t>
      </w:r>
      <w:r>
        <w:rPr>
          <w:rStyle w:val="Literal"/>
          <w:spacing w:val="-1"/>
        </w:rPr>
        <w:t>number</w:t>
      </w:r>
      <w:r>
        <w:rPr>
          <w:spacing w:val="-1"/>
        </w:rPr>
        <w:t xml:space="preserve"> was only determined at runtime; the compiler would be more complex and would make fewer guarantees about the code if it had to keep track of multiple hypothetical types for any variable. </w:t>
      </w:r>
    </w:p>
    <w:p w14:paraId="1811A95F" w14:textId="77777777" w:rsidR="00AE4407" w:rsidRDefault="00000000">
      <w:pPr>
        <w:pStyle w:val="HeadB"/>
      </w:pPr>
      <w:r>
        <w:t>Repetition with Loops</w:t>
      </w:r>
    </w:p>
    <w:p w14:paraId="789B4E8A" w14:textId="77777777" w:rsidR="00AE4407" w:rsidRDefault="00000000">
      <w:pPr>
        <w:pStyle w:val="BodyFirst"/>
      </w:pPr>
      <w:r>
        <w:t xml:space="preserve">It’s often useful to execute a block of code more than once. For this task, </w:t>
      </w:r>
      <w:r>
        <w:rPr>
          <w:spacing w:val="3"/>
        </w:rPr>
        <w:t xml:space="preserve">Rust provides several </w:t>
      </w:r>
      <w:r>
        <w:rPr>
          <w:rStyle w:val="Italic"/>
          <w:spacing w:val="3"/>
        </w:rPr>
        <w:t>loops</w:t>
      </w:r>
      <w:r>
        <w:rPr>
          <w:spacing w:val="3"/>
        </w:rPr>
        <w:t xml:space="preserve">, which will run through the code inside the </w:t>
      </w:r>
      <w:r>
        <w:t xml:space="preserve">loop body to the end and then start immediately back at the beginning. To experiment with loops, let’s make a new project called </w:t>
      </w:r>
      <w:r>
        <w:rPr>
          <w:rStyle w:val="Italic"/>
        </w:rPr>
        <w:t>loops</w:t>
      </w:r>
      <w:r>
        <w:t>.</w:t>
      </w:r>
    </w:p>
    <w:p w14:paraId="79210AB3" w14:textId="77777777" w:rsidR="00AE4407" w:rsidRDefault="00000000">
      <w:pPr>
        <w:pStyle w:val="Body"/>
      </w:pPr>
      <w:r>
        <w:t xml:space="preserve">Rust has three kinds of loops: </w:t>
      </w:r>
      <w:r>
        <w:rPr>
          <w:rStyle w:val="Literal"/>
        </w:rPr>
        <w:t>loop</w:t>
      </w:r>
      <w:r>
        <w:t xml:space="preserve">, </w:t>
      </w:r>
      <w:r>
        <w:rPr>
          <w:rStyle w:val="Literal"/>
        </w:rPr>
        <w:t>while</w:t>
      </w:r>
      <w:r>
        <w:t xml:space="preserve">, and </w:t>
      </w:r>
      <w:r>
        <w:rPr>
          <w:rStyle w:val="Literal"/>
        </w:rPr>
        <w:t>for</w:t>
      </w:r>
      <w:r>
        <w:t>. Let’s try each one.</w:t>
      </w:r>
    </w:p>
    <w:p w14:paraId="03A47DED" w14:textId="77777777" w:rsidR="00AE4407" w:rsidRDefault="00000000">
      <w:pPr>
        <w:pStyle w:val="HeadC"/>
      </w:pPr>
      <w:r>
        <w:fldChar w:fldCharType="begin"/>
      </w:r>
      <w:r>
        <w:instrText>xe "loop keyword"</w:instrText>
      </w:r>
      <w:r>
        <w:fldChar w:fldCharType="end"/>
      </w:r>
      <w:r>
        <w:t>Repeating Code with loop</w:t>
      </w:r>
    </w:p>
    <w:p w14:paraId="587F9B2D" w14:textId="77777777" w:rsidR="00AE4407" w:rsidRDefault="00000000">
      <w:pPr>
        <w:pStyle w:val="BodyFirst"/>
      </w:pPr>
      <w:r>
        <w:t xml:space="preserve">The </w:t>
      </w:r>
      <w:r>
        <w:rPr>
          <w:rStyle w:val="Literal"/>
        </w:rPr>
        <w:t>loop</w:t>
      </w:r>
      <w:r>
        <w:t xml:space="preserve"> keyword tells Rust to execute a block of code </w:t>
      </w:r>
      <w:proofErr w:type="gramStart"/>
      <w:r>
        <w:t>over and over again</w:t>
      </w:r>
      <w:proofErr w:type="gramEnd"/>
      <w:r>
        <w:t xml:space="preserve"> forever or until you explicitly tell it to stop.</w:t>
      </w:r>
    </w:p>
    <w:p w14:paraId="32710263" w14:textId="77777777" w:rsidR="00AE4407" w:rsidRDefault="00000000">
      <w:pPr>
        <w:pStyle w:val="Body"/>
      </w:pPr>
      <w:r>
        <w:t xml:space="preserve">As an example, change the </w:t>
      </w:r>
      <w:r>
        <w:rPr>
          <w:rStyle w:val="Italic"/>
        </w:rPr>
        <w:t>src/main.rs</w:t>
      </w:r>
      <w:r>
        <w:t xml:space="preserve"> file in your </w:t>
      </w:r>
      <w:r>
        <w:rPr>
          <w:rStyle w:val="Italic"/>
        </w:rPr>
        <w:t>loops</w:t>
      </w:r>
      <w:r>
        <w:t xml:space="preserve"> </w:t>
      </w:r>
      <w:r>
        <w:lastRenderedPageBreak/>
        <w:t>directory to look like this:</w:t>
      </w:r>
    </w:p>
    <w:p w14:paraId="34755F2A" w14:textId="77777777" w:rsidR="00AE4407" w:rsidRDefault="00AE4407">
      <w:pPr>
        <w:pStyle w:val="CodeSpaceAbove"/>
      </w:pPr>
    </w:p>
    <w:p w14:paraId="15D0A7E0" w14:textId="77777777" w:rsidR="00AE4407" w:rsidRDefault="00000000" w:rsidP="00FD7A7D">
      <w:pPr>
        <w:pStyle w:val="CodeLabel"/>
      </w:pPr>
      <w:r>
        <w:t>src/main.rs</w:t>
      </w:r>
    </w:p>
    <w:p w14:paraId="00C4F925" w14:textId="77777777" w:rsidR="00AE4407" w:rsidRDefault="00000000">
      <w:pPr>
        <w:pStyle w:val="Code"/>
      </w:pPr>
      <w:r>
        <w:t>fn main() {</w:t>
      </w:r>
    </w:p>
    <w:p w14:paraId="1F96BFD5" w14:textId="77777777" w:rsidR="00AE4407" w:rsidRDefault="00000000">
      <w:pPr>
        <w:pStyle w:val="Code"/>
      </w:pPr>
      <w:r>
        <w:t xml:space="preserve">    loop {</w:t>
      </w:r>
    </w:p>
    <w:p w14:paraId="754A1B7A" w14:textId="77777777" w:rsidR="00AE4407" w:rsidRDefault="00000000">
      <w:pPr>
        <w:pStyle w:val="Code"/>
      </w:pPr>
      <w:r>
        <w:t xml:space="preserve">        println!("again!"</w:t>
      </w:r>
      <w:proofErr w:type="gramStart"/>
      <w:r>
        <w:t>);</w:t>
      </w:r>
      <w:proofErr w:type="gramEnd"/>
    </w:p>
    <w:p w14:paraId="370D1F81" w14:textId="77777777" w:rsidR="00AE4407" w:rsidRDefault="00000000">
      <w:pPr>
        <w:pStyle w:val="Code"/>
      </w:pPr>
      <w:r>
        <w:t xml:space="preserve">    }</w:t>
      </w:r>
    </w:p>
    <w:p w14:paraId="0D7E639F" w14:textId="77777777" w:rsidR="00AE4407" w:rsidRDefault="00000000">
      <w:pPr>
        <w:pStyle w:val="Code"/>
      </w:pPr>
      <w:r>
        <w:t>}</w:t>
      </w:r>
    </w:p>
    <w:p w14:paraId="44C07060" w14:textId="77777777" w:rsidR="00AE4407" w:rsidRDefault="00AE4407">
      <w:pPr>
        <w:pStyle w:val="CodeSpaceBelow"/>
      </w:pPr>
    </w:p>
    <w:p w14:paraId="25A3F3C2" w14:textId="77777777" w:rsidR="00AE4407" w:rsidRDefault="00000000">
      <w:pPr>
        <w:pStyle w:val="Body"/>
      </w:pPr>
      <w:r>
        <w:t xml:space="preserve">When we run this program, we’ll see </w:t>
      </w:r>
      <w:r>
        <w:rPr>
          <w:rStyle w:val="Literal"/>
        </w:rPr>
        <w:t>again!</w:t>
      </w:r>
      <w:r>
        <w:t xml:space="preserve"> printed over and over continuously until we stop the program manually. Most terminals support the keyboard shortcut CTRL-C to </w:t>
      </w:r>
      <w:r>
        <w:fldChar w:fldCharType="begin"/>
      </w:r>
      <w:r>
        <w:instrText>xe "ctrl-C"</w:instrText>
      </w:r>
      <w:r>
        <w:fldChar w:fldCharType="end"/>
      </w:r>
      <w:r>
        <w:t>interrupt a program that is stuck in a continual loop. Give it a try:</w:t>
      </w:r>
    </w:p>
    <w:p w14:paraId="1DCB2E00" w14:textId="77777777" w:rsidR="00AE4407" w:rsidRDefault="00AE4407">
      <w:pPr>
        <w:pStyle w:val="CodeSpaceAbove"/>
      </w:pPr>
    </w:p>
    <w:p w14:paraId="16B06548"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082A463D" w14:textId="77777777" w:rsidR="00AE4407" w:rsidRDefault="00000000">
      <w:pPr>
        <w:pStyle w:val="Code"/>
      </w:pPr>
      <w:r>
        <w:t xml:space="preserve">   Compiling loops v0.1.0 (file:///projects/loops)</w:t>
      </w:r>
    </w:p>
    <w:p w14:paraId="58D545C9" w14:textId="77777777" w:rsidR="00AE4407" w:rsidRDefault="00000000">
      <w:pPr>
        <w:pStyle w:val="Code"/>
      </w:pPr>
      <w:r>
        <w:t xml:space="preserve">    Finished dev [unoptimized + </w:t>
      </w:r>
      <w:proofErr w:type="spellStart"/>
      <w:r>
        <w:t>debuginfo</w:t>
      </w:r>
      <w:proofErr w:type="spellEnd"/>
      <w:r>
        <w:t>] target(s) in 0.29s</w:t>
      </w:r>
    </w:p>
    <w:p w14:paraId="08E30FA2" w14:textId="77777777" w:rsidR="00AE4407" w:rsidRDefault="00000000">
      <w:pPr>
        <w:pStyle w:val="Code"/>
      </w:pPr>
      <w:r>
        <w:t xml:space="preserve">     Running `target/debug/loops`</w:t>
      </w:r>
    </w:p>
    <w:p w14:paraId="09DB64A4" w14:textId="77777777" w:rsidR="00AE4407" w:rsidRDefault="00000000">
      <w:pPr>
        <w:pStyle w:val="Code"/>
      </w:pPr>
      <w:r>
        <w:t>again!</w:t>
      </w:r>
    </w:p>
    <w:p w14:paraId="40B09031" w14:textId="77777777" w:rsidR="00AE4407" w:rsidRDefault="00000000">
      <w:pPr>
        <w:pStyle w:val="Code"/>
      </w:pPr>
      <w:r>
        <w:t>again!</w:t>
      </w:r>
    </w:p>
    <w:p w14:paraId="50986C82" w14:textId="77777777" w:rsidR="00AE4407" w:rsidRDefault="00000000">
      <w:pPr>
        <w:pStyle w:val="Code"/>
      </w:pPr>
      <w:r>
        <w:t>again!</w:t>
      </w:r>
    </w:p>
    <w:p w14:paraId="0287A6B9" w14:textId="77777777" w:rsidR="00AE4407" w:rsidRDefault="00000000">
      <w:pPr>
        <w:pStyle w:val="Code"/>
      </w:pPr>
      <w:r>
        <w:t>again!</w:t>
      </w:r>
    </w:p>
    <w:p w14:paraId="2913C579" w14:textId="77777777" w:rsidR="00AE4407" w:rsidRDefault="00000000">
      <w:pPr>
        <w:pStyle w:val="Code"/>
      </w:pPr>
      <w:r>
        <w:rPr>
          <w:rStyle w:val="LiteralBold"/>
        </w:rPr>
        <w:t>^</w:t>
      </w:r>
      <w:proofErr w:type="spellStart"/>
      <w:r>
        <w:rPr>
          <w:rStyle w:val="LiteralBold"/>
        </w:rPr>
        <w:t>C</w:t>
      </w:r>
      <w:r>
        <w:t>again</w:t>
      </w:r>
      <w:proofErr w:type="spellEnd"/>
      <w:r>
        <w:t>!</w:t>
      </w:r>
    </w:p>
    <w:p w14:paraId="768B8A9F" w14:textId="77777777" w:rsidR="00AE4407" w:rsidRDefault="00AE4407">
      <w:pPr>
        <w:pStyle w:val="CodeSpaceBelow"/>
      </w:pPr>
    </w:p>
    <w:p w14:paraId="6251FA88" w14:textId="77777777" w:rsidR="00AE4407" w:rsidRDefault="00000000">
      <w:pPr>
        <w:pStyle w:val="Body"/>
      </w:pPr>
      <w:r>
        <w:t xml:space="preserve">The symbol </w:t>
      </w:r>
      <w:r>
        <w:rPr>
          <w:rStyle w:val="Literal"/>
        </w:rPr>
        <w:t>^C</w:t>
      </w:r>
      <w:r>
        <w:t xml:space="preserve"> represents where you pressed CTRL-C. You may or may not see the word </w:t>
      </w:r>
      <w:r>
        <w:rPr>
          <w:rStyle w:val="Literal"/>
        </w:rPr>
        <w:t>again!</w:t>
      </w:r>
      <w:r>
        <w:t xml:space="preserve"> printed after the </w:t>
      </w:r>
      <w:r>
        <w:rPr>
          <w:rStyle w:val="Literal"/>
        </w:rPr>
        <w:t>^C</w:t>
      </w:r>
      <w:r>
        <w:t>, depending on where the code was in the loop when it received the interrupt signal.</w:t>
      </w:r>
    </w:p>
    <w:p w14:paraId="7E052E83" w14:textId="77777777" w:rsidR="00AE4407" w:rsidRDefault="00000000">
      <w:pPr>
        <w:pStyle w:val="Body"/>
      </w:pPr>
      <w:r>
        <w:fldChar w:fldCharType="begin"/>
      </w:r>
      <w:r>
        <w:instrText>xe "break keyword"</w:instrText>
      </w:r>
      <w:r>
        <w:fldChar w:fldCharType="end"/>
      </w:r>
      <w:r>
        <w:t xml:space="preserve">Fortunately, Rust also provides a way to break out of a loop using code. You can place the </w:t>
      </w:r>
      <w:r>
        <w:rPr>
          <w:rStyle w:val="Literal"/>
        </w:rPr>
        <w:t>break</w:t>
      </w:r>
      <w:r>
        <w:t xml:space="preserve"> keyword within the loop to tell the program when to stop executing the loop. Recall that we did this in the guessing game in </w:t>
      </w:r>
      <w:r>
        <w:rPr>
          <w:rStyle w:val="XrefRemoved"/>
        </w:rPr>
        <w:t xml:space="preserve">“Quitting After a Correct Guess” </w:t>
      </w:r>
      <w:r>
        <w:t xml:space="preserve">on </w:t>
      </w:r>
      <w:r>
        <w:rPr>
          <w:rStyle w:val="XrefRemoved"/>
        </w:rPr>
        <w:t>page 28</w:t>
      </w:r>
      <w:r>
        <w:t xml:space="preserve"> to exit the program when the user won the game by guessing the correct number. </w:t>
      </w:r>
    </w:p>
    <w:p w14:paraId="27D64224" w14:textId="77777777" w:rsidR="00AE4407" w:rsidRDefault="00000000">
      <w:pPr>
        <w:pStyle w:val="Body"/>
      </w:pPr>
      <w:r>
        <w:t xml:space="preserve">We also used </w:t>
      </w:r>
      <w:r>
        <w:fldChar w:fldCharType="begin"/>
      </w:r>
      <w:r>
        <w:instrText>xe "continue keyword"</w:instrText>
      </w:r>
      <w:r>
        <w:fldChar w:fldCharType="end"/>
      </w:r>
      <w:r>
        <w:rPr>
          <w:rStyle w:val="Literal"/>
        </w:rPr>
        <w:t>continue</w:t>
      </w:r>
      <w:r>
        <w:t xml:space="preserve"> in the guessing game, which in a loop tells the program to skip over any remaining code in this iteration of the loop and go to the next iteration. </w:t>
      </w:r>
    </w:p>
    <w:p w14:paraId="61B41DCB" w14:textId="77777777" w:rsidR="00AE4407" w:rsidRDefault="00000000">
      <w:pPr>
        <w:pStyle w:val="HeadC"/>
      </w:pPr>
      <w:r>
        <w:fldChar w:fldCharType="begin"/>
      </w:r>
      <w:r>
        <w:instrText>xe "return values:of loops"</w:instrText>
      </w:r>
      <w:r>
        <w:fldChar w:fldCharType="end"/>
      </w:r>
      <w:r>
        <w:t>Returning Values from Loops</w:t>
      </w:r>
    </w:p>
    <w:p w14:paraId="55E7CFDC" w14:textId="77777777" w:rsidR="00AE4407" w:rsidRDefault="00000000">
      <w:pPr>
        <w:pStyle w:val="BodyFirst"/>
      </w:pPr>
      <w:r>
        <w:t xml:space="preserve">One of the uses of a </w:t>
      </w:r>
      <w:r>
        <w:rPr>
          <w:rStyle w:val="Literal"/>
        </w:rPr>
        <w:t>loop</w:t>
      </w:r>
      <w:r>
        <w:t xml:space="preserve"> is to retry an operation you know might fail, such as checking whether a thread has completed its job. You might also need to pass the result of that operation out of the loop to the rest of your code. To do this, you can add the value you want returned after the </w:t>
      </w:r>
      <w:r>
        <w:rPr>
          <w:rStyle w:val="Literal"/>
        </w:rPr>
        <w:t>break</w:t>
      </w:r>
      <w:r>
        <w:t xml:space="preserve"> expression you use to stop the loop; that value will be returned out of the loop so you can use it, as shown here:</w:t>
      </w:r>
    </w:p>
    <w:p w14:paraId="391DFFF7" w14:textId="77777777" w:rsidR="00AE4407" w:rsidRDefault="00AE4407">
      <w:pPr>
        <w:pStyle w:val="CodeSpaceAbove"/>
      </w:pPr>
    </w:p>
    <w:p w14:paraId="4EF186CA" w14:textId="77777777" w:rsidR="00AE4407" w:rsidRDefault="00000000">
      <w:pPr>
        <w:pStyle w:val="Code"/>
      </w:pPr>
      <w:r>
        <w:lastRenderedPageBreak/>
        <w:t>fn main() {</w:t>
      </w:r>
    </w:p>
    <w:p w14:paraId="22CCC7FB" w14:textId="77777777" w:rsidR="00AE4407" w:rsidRDefault="00000000">
      <w:pPr>
        <w:pStyle w:val="Code"/>
      </w:pPr>
      <w:r>
        <w:t xml:space="preserve">    let mut counter = </w:t>
      </w:r>
      <w:proofErr w:type="gramStart"/>
      <w:r>
        <w:t>0;</w:t>
      </w:r>
      <w:proofErr w:type="gramEnd"/>
    </w:p>
    <w:p w14:paraId="25209E6F" w14:textId="77777777" w:rsidR="00AE4407" w:rsidRDefault="00AE4407">
      <w:pPr>
        <w:pStyle w:val="Code"/>
      </w:pPr>
    </w:p>
    <w:p w14:paraId="6F6ACF47" w14:textId="77777777" w:rsidR="00AE4407" w:rsidRDefault="00000000">
      <w:pPr>
        <w:pStyle w:val="Code"/>
      </w:pPr>
      <w:r>
        <w:t xml:space="preserve">    let result = loop {</w:t>
      </w:r>
    </w:p>
    <w:p w14:paraId="6F9ED784" w14:textId="77777777" w:rsidR="00AE4407" w:rsidRDefault="00000000">
      <w:pPr>
        <w:pStyle w:val="Code"/>
      </w:pPr>
      <w:r>
        <w:t xml:space="preserve">        counter += </w:t>
      </w:r>
      <w:proofErr w:type="gramStart"/>
      <w:r>
        <w:t>1;</w:t>
      </w:r>
      <w:proofErr w:type="gramEnd"/>
    </w:p>
    <w:p w14:paraId="3BBEE567" w14:textId="77777777" w:rsidR="00AE4407" w:rsidRDefault="00AE4407">
      <w:pPr>
        <w:pStyle w:val="Code"/>
      </w:pPr>
    </w:p>
    <w:p w14:paraId="25738366" w14:textId="77777777" w:rsidR="00AE4407" w:rsidRDefault="00000000">
      <w:pPr>
        <w:pStyle w:val="Code"/>
      </w:pPr>
      <w:r>
        <w:t xml:space="preserve">        if counter == 10 {</w:t>
      </w:r>
    </w:p>
    <w:p w14:paraId="5B84B7DF" w14:textId="77777777" w:rsidR="00AE4407" w:rsidRDefault="00000000">
      <w:pPr>
        <w:pStyle w:val="Code"/>
      </w:pPr>
      <w:r>
        <w:t xml:space="preserve">            break counter * </w:t>
      </w:r>
      <w:proofErr w:type="gramStart"/>
      <w:r>
        <w:t>2;</w:t>
      </w:r>
      <w:proofErr w:type="gramEnd"/>
    </w:p>
    <w:p w14:paraId="0D8EBB5C" w14:textId="77777777" w:rsidR="00AE4407" w:rsidRDefault="00000000">
      <w:pPr>
        <w:pStyle w:val="Code"/>
      </w:pPr>
      <w:r>
        <w:t xml:space="preserve">        }</w:t>
      </w:r>
    </w:p>
    <w:p w14:paraId="37B667A1" w14:textId="77777777" w:rsidR="00AE4407" w:rsidRDefault="00000000">
      <w:pPr>
        <w:pStyle w:val="Code"/>
      </w:pPr>
      <w:r>
        <w:t xml:space="preserve">    };</w:t>
      </w:r>
    </w:p>
    <w:p w14:paraId="6BB24F99" w14:textId="77777777" w:rsidR="00AE4407" w:rsidRDefault="00AE4407">
      <w:pPr>
        <w:pStyle w:val="Code"/>
      </w:pPr>
    </w:p>
    <w:p w14:paraId="32A47EB1" w14:textId="77777777" w:rsidR="00AE4407" w:rsidRDefault="00000000">
      <w:pPr>
        <w:pStyle w:val="Code"/>
      </w:pPr>
      <w:r>
        <w:t xml:space="preserve">    println!("The result is {result}"</w:t>
      </w:r>
      <w:proofErr w:type="gramStart"/>
      <w:r>
        <w:t>);</w:t>
      </w:r>
      <w:proofErr w:type="gramEnd"/>
    </w:p>
    <w:p w14:paraId="6B9D2B88" w14:textId="77777777" w:rsidR="00AE4407" w:rsidRDefault="00000000">
      <w:pPr>
        <w:pStyle w:val="Code"/>
      </w:pPr>
      <w:r>
        <w:t>}</w:t>
      </w:r>
    </w:p>
    <w:p w14:paraId="079BFB71" w14:textId="77777777" w:rsidR="00AE4407" w:rsidRDefault="00AE4407">
      <w:pPr>
        <w:pStyle w:val="CodeSpaceBelow"/>
        <w:spacing w:after="140"/>
      </w:pPr>
    </w:p>
    <w:p w14:paraId="2B4BED52" w14:textId="77777777" w:rsidR="00430E5C" w:rsidRDefault="00000000" w:rsidP="00430E5C">
      <w:pPr>
        <w:pStyle w:val="Body"/>
        <w:rPr>
          <w:ins w:id="30" w:author="Chris Krycho" w:date="2025-02-26T08:10:00Z" w16du:dateUtc="2025-02-26T15:10:00Z"/>
          <w:lang w:eastAsia="en-GB"/>
        </w:rPr>
      </w:pPr>
      <w:r>
        <w:rPr>
          <w:spacing w:val="-2"/>
        </w:rPr>
        <w:t xml:space="preserve">Before the loop, we declare a variable named </w:t>
      </w:r>
      <w:r>
        <w:rPr>
          <w:rStyle w:val="Literal"/>
          <w:spacing w:val="-2"/>
        </w:rPr>
        <w:t>counter</w:t>
      </w:r>
      <w:r>
        <w:rPr>
          <w:spacing w:val="-2"/>
        </w:rPr>
        <w:t xml:space="preserve"> and initialize it to </w:t>
      </w:r>
      <w:r>
        <w:rPr>
          <w:rStyle w:val="Literal"/>
          <w:spacing w:val="-2"/>
        </w:rPr>
        <w:t>0</w:t>
      </w:r>
      <w:r>
        <w:rPr>
          <w:spacing w:val="-2"/>
        </w:rPr>
        <w:t xml:space="preserve">. </w:t>
      </w:r>
      <w:r>
        <w:rPr>
          <w:spacing w:val="-2"/>
        </w:rPr>
        <w:br/>
      </w:r>
      <w:r>
        <w:t xml:space="preserve">Then we declare a variable named </w:t>
      </w:r>
      <w:r>
        <w:rPr>
          <w:rStyle w:val="Literal"/>
        </w:rPr>
        <w:t>result</w:t>
      </w:r>
      <w:r>
        <w:t xml:space="preserve"> to hold the value returned from </w:t>
      </w:r>
      <w:r>
        <w:rPr>
          <w:spacing w:val="3"/>
        </w:rPr>
        <w:t xml:space="preserve">the loop. On every iteration of the loop, we add </w:t>
      </w:r>
      <w:r>
        <w:rPr>
          <w:rStyle w:val="Literal"/>
          <w:spacing w:val="3"/>
        </w:rPr>
        <w:t>1</w:t>
      </w:r>
      <w:r>
        <w:rPr>
          <w:spacing w:val="3"/>
        </w:rPr>
        <w:t xml:space="preserve"> to the </w:t>
      </w:r>
      <w:r>
        <w:rPr>
          <w:rStyle w:val="Literal"/>
          <w:spacing w:val="3"/>
        </w:rPr>
        <w:t>counter</w:t>
      </w:r>
      <w:r>
        <w:rPr>
          <w:spacing w:val="3"/>
        </w:rPr>
        <w:t xml:space="preserve"> variable, and then check whether the </w:t>
      </w:r>
      <w:r>
        <w:rPr>
          <w:rStyle w:val="Literal"/>
          <w:spacing w:val="3"/>
        </w:rPr>
        <w:t>counter</w:t>
      </w:r>
      <w:r>
        <w:rPr>
          <w:spacing w:val="3"/>
        </w:rPr>
        <w:t xml:space="preserve"> is equal to </w:t>
      </w:r>
      <w:r>
        <w:rPr>
          <w:rStyle w:val="Literal"/>
          <w:spacing w:val="3"/>
        </w:rPr>
        <w:t>10</w:t>
      </w:r>
      <w:r>
        <w:rPr>
          <w:spacing w:val="3"/>
        </w:rPr>
        <w:t>. When it is, we use the</w:t>
      </w:r>
      <w:r>
        <w:t xml:space="preserve"> </w:t>
      </w:r>
      <w:r>
        <w:rPr>
          <w:rStyle w:val="Literal"/>
        </w:rPr>
        <w:t>break</w:t>
      </w:r>
      <w:r>
        <w:t xml:space="preserve"> keyword with the value </w:t>
      </w:r>
      <w:r>
        <w:rPr>
          <w:rStyle w:val="Literal"/>
        </w:rPr>
        <w:t>counter * 2</w:t>
      </w:r>
      <w:r>
        <w:t xml:space="preserve">. After the loop, we use a semicolon to end the statement that assigns the value to </w:t>
      </w:r>
      <w:r>
        <w:rPr>
          <w:rStyle w:val="Literal"/>
        </w:rPr>
        <w:t>result</w:t>
      </w:r>
      <w:r>
        <w:t xml:space="preserve">. Finally, we print the value in </w:t>
      </w:r>
      <w:r>
        <w:rPr>
          <w:rStyle w:val="Literal"/>
        </w:rPr>
        <w:t>result</w:t>
      </w:r>
      <w:r>
        <w:t xml:space="preserve">, which in this case is </w:t>
      </w:r>
      <w:r>
        <w:rPr>
          <w:rStyle w:val="Literal"/>
        </w:rPr>
        <w:t>20</w:t>
      </w:r>
      <w:r>
        <w:t xml:space="preserve">. </w:t>
      </w:r>
    </w:p>
    <w:p w14:paraId="29AD01AD" w14:textId="1ADC3A3C" w:rsidR="00430E5C" w:rsidRDefault="00430E5C" w:rsidP="00430E5C">
      <w:pPr>
        <w:pStyle w:val="Body"/>
      </w:pPr>
      <w:ins w:id="31" w:author="Chris Krycho" w:date="2025-02-26T08:10:00Z" w16du:dateUtc="2025-02-26T15:10:00Z">
        <w:r>
          <w:rPr>
            <w:lang w:eastAsia="en-GB"/>
          </w:rPr>
          <w:t xml:space="preserve">You can also </w:t>
        </w:r>
        <w:r w:rsidRPr="00437410">
          <w:rPr>
            <w:rStyle w:val="Literal"/>
            <w:lang w:eastAsia="en-CA"/>
          </w:rPr>
          <w:t>return</w:t>
        </w:r>
        <w:r>
          <w:rPr>
            <w:lang w:eastAsia="en-GB"/>
          </w:rPr>
          <w:t xml:space="preserve"> from inside a loop. While </w:t>
        </w:r>
        <w:r w:rsidRPr="00437410">
          <w:rPr>
            <w:rStyle w:val="Literal"/>
            <w:lang w:eastAsia="en-CA"/>
          </w:rPr>
          <w:t>break</w:t>
        </w:r>
        <w:r>
          <w:rPr>
            <w:lang w:eastAsia="en-GB"/>
          </w:rPr>
          <w:t xml:space="preserve"> only exits the current loop, </w:t>
        </w:r>
        <w:r w:rsidRPr="00437410">
          <w:rPr>
            <w:rStyle w:val="Literal"/>
            <w:lang w:eastAsia="en-CA"/>
          </w:rPr>
          <w:t>return</w:t>
        </w:r>
        <w:r>
          <w:rPr>
            <w:lang w:eastAsia="en-GB"/>
          </w:rPr>
          <w:t xml:space="preserve"> always exits the current function.</w:t>
        </w:r>
      </w:ins>
    </w:p>
    <w:p w14:paraId="432DA8E7" w14:textId="77777777" w:rsidR="00AE4407" w:rsidRDefault="00000000">
      <w:pPr>
        <w:pStyle w:val="HeadC"/>
        <w:spacing w:before="160"/>
      </w:pPr>
      <w:r>
        <w:t xml:space="preserve">Loop Labels </w:t>
      </w:r>
      <w:r>
        <w:fldChar w:fldCharType="begin"/>
      </w:r>
      <w:r>
        <w:instrText>xe "loop labels"</w:instrText>
      </w:r>
      <w:r>
        <w:fldChar w:fldCharType="end"/>
      </w:r>
      <w:r>
        <w:t>to Disambiguate Between Multiple Loops</w:t>
      </w:r>
    </w:p>
    <w:p w14:paraId="49B580A8" w14:textId="77777777" w:rsidR="00AE4407" w:rsidRDefault="00000000">
      <w:pPr>
        <w:pStyle w:val="BodyFirst"/>
      </w:pPr>
      <w:r>
        <w:rPr>
          <w:spacing w:val="2"/>
        </w:rPr>
        <w:t xml:space="preserve">If you have loops within loops, </w:t>
      </w:r>
      <w:r>
        <w:rPr>
          <w:rStyle w:val="Literal"/>
          <w:spacing w:val="2"/>
        </w:rPr>
        <w:t>break</w:t>
      </w:r>
      <w:r>
        <w:rPr>
          <w:spacing w:val="2"/>
        </w:rPr>
        <w:t xml:space="preserve"> and </w:t>
      </w:r>
      <w:r>
        <w:rPr>
          <w:rStyle w:val="Literal"/>
          <w:spacing w:val="2"/>
        </w:rPr>
        <w:t>continue</w:t>
      </w:r>
      <w:r>
        <w:rPr>
          <w:spacing w:val="2"/>
        </w:rPr>
        <w:t xml:space="preserve"> apply to the innermost </w:t>
      </w:r>
      <w:r>
        <w:t xml:space="preserve">loop at that point. You can optionally specify a </w:t>
      </w:r>
      <w:r>
        <w:rPr>
          <w:rStyle w:val="Italic"/>
        </w:rPr>
        <w:t>loop label</w:t>
      </w:r>
      <w:r>
        <w:t xml:space="preserve"> on a loop that you can then use with </w:t>
      </w:r>
      <w:r>
        <w:rPr>
          <w:rStyle w:val="Literal"/>
        </w:rPr>
        <w:t>break</w:t>
      </w:r>
      <w:r>
        <w:t xml:space="preserve"> or </w:t>
      </w:r>
      <w:r>
        <w:rPr>
          <w:rStyle w:val="Literal"/>
        </w:rPr>
        <w:t>continue</w:t>
      </w:r>
      <w:r>
        <w:t xml:space="preserve"> to specify that those keywords apply to </w:t>
      </w:r>
      <w:r>
        <w:rPr>
          <w:spacing w:val="-2"/>
        </w:rPr>
        <w:t xml:space="preserve">the labeled loop instead of the innermost loop. Loop labels </w:t>
      </w:r>
      <w:r>
        <w:rPr>
          <w:spacing w:val="-2"/>
        </w:rPr>
        <w:fldChar w:fldCharType="begin"/>
      </w:r>
      <w:r>
        <w:rPr>
          <w:spacing w:val="-2"/>
        </w:rPr>
        <w:instrText>xe "single quote ('):for loop labels"</w:instrText>
      </w:r>
      <w:r>
        <w:rPr>
          <w:spacing w:val="-2"/>
        </w:rPr>
        <w:fldChar w:fldCharType="end"/>
      </w:r>
      <w:r>
        <w:rPr>
          <w:spacing w:val="-2"/>
        </w:rPr>
        <w:fldChar w:fldCharType="begin"/>
      </w:r>
      <w:r>
        <w:rPr>
          <w:spacing w:val="-2"/>
        </w:rPr>
        <w:instrText>xe "' (single quote):for loop labels"</w:instrText>
      </w:r>
      <w:r>
        <w:rPr>
          <w:spacing w:val="-2"/>
        </w:rPr>
        <w:fldChar w:fldCharType="end"/>
      </w:r>
      <w:r>
        <w:rPr>
          <w:spacing w:val="-2"/>
        </w:rPr>
        <w:t xml:space="preserve">must begin with </w:t>
      </w:r>
      <w:r>
        <w:rPr>
          <w:spacing w:val="-2"/>
        </w:rPr>
        <w:br/>
      </w:r>
      <w:r>
        <w:t>a single quote. Here’s an example with two nested loops:</w:t>
      </w:r>
    </w:p>
    <w:p w14:paraId="53158598" w14:textId="77777777" w:rsidR="00AE4407" w:rsidRDefault="00AE4407">
      <w:pPr>
        <w:pStyle w:val="CodeSpaceAbove"/>
        <w:spacing w:before="120"/>
      </w:pPr>
    </w:p>
    <w:p w14:paraId="7BB30CE1" w14:textId="77777777" w:rsidR="00AE4407" w:rsidRDefault="00000000">
      <w:pPr>
        <w:pStyle w:val="Code"/>
      </w:pPr>
      <w:r>
        <w:t>fn main() {</w:t>
      </w:r>
    </w:p>
    <w:p w14:paraId="1F020CD3" w14:textId="77777777" w:rsidR="00AE4407" w:rsidRDefault="00000000">
      <w:pPr>
        <w:pStyle w:val="Code"/>
      </w:pPr>
      <w:r>
        <w:t xml:space="preserve">    let mut count = </w:t>
      </w:r>
      <w:proofErr w:type="gramStart"/>
      <w:r>
        <w:t>0;</w:t>
      </w:r>
      <w:proofErr w:type="gramEnd"/>
    </w:p>
    <w:p w14:paraId="2CB2C283" w14:textId="77777777" w:rsidR="00AE4407" w:rsidRDefault="00000000">
      <w:pPr>
        <w:pStyle w:val="Code"/>
      </w:pPr>
      <w:r>
        <w:t xml:space="preserve">    '</w:t>
      </w:r>
      <w:proofErr w:type="spellStart"/>
      <w:proofErr w:type="gramStart"/>
      <w:r>
        <w:t>counting</w:t>
      </w:r>
      <w:proofErr w:type="gramEnd"/>
      <w:r>
        <w:t>_up</w:t>
      </w:r>
      <w:proofErr w:type="spellEnd"/>
      <w:r>
        <w:t>: loop {</w:t>
      </w:r>
    </w:p>
    <w:p w14:paraId="60DCD67B" w14:textId="77777777" w:rsidR="00AE4407" w:rsidRDefault="00000000">
      <w:pPr>
        <w:pStyle w:val="Code"/>
      </w:pPr>
      <w:r>
        <w:t xml:space="preserve">        println!("count = {count}"</w:t>
      </w:r>
      <w:proofErr w:type="gramStart"/>
      <w:r>
        <w:t>);</w:t>
      </w:r>
      <w:proofErr w:type="gramEnd"/>
    </w:p>
    <w:p w14:paraId="131D240C" w14:textId="77777777" w:rsidR="00AE4407" w:rsidRDefault="00000000">
      <w:pPr>
        <w:pStyle w:val="Code"/>
      </w:pPr>
      <w:r>
        <w:t xml:space="preserve">        let mut remaining = </w:t>
      </w:r>
      <w:proofErr w:type="gramStart"/>
      <w:r>
        <w:t>10;</w:t>
      </w:r>
      <w:proofErr w:type="gramEnd"/>
    </w:p>
    <w:p w14:paraId="5FFCA165" w14:textId="77777777" w:rsidR="00AE4407" w:rsidRDefault="00AE4407">
      <w:pPr>
        <w:pStyle w:val="Code"/>
      </w:pPr>
    </w:p>
    <w:p w14:paraId="79C89301" w14:textId="77777777" w:rsidR="00AE4407" w:rsidRDefault="00000000">
      <w:pPr>
        <w:pStyle w:val="Code"/>
      </w:pPr>
      <w:r>
        <w:t xml:space="preserve">        loop {</w:t>
      </w:r>
    </w:p>
    <w:p w14:paraId="1EBC7C1C" w14:textId="77777777" w:rsidR="00AE4407" w:rsidRDefault="00000000">
      <w:pPr>
        <w:pStyle w:val="Code"/>
      </w:pPr>
      <w:r>
        <w:t xml:space="preserve">            println!("remaining = {remaining}"</w:t>
      </w:r>
      <w:proofErr w:type="gramStart"/>
      <w:r>
        <w:t>);</w:t>
      </w:r>
      <w:proofErr w:type="gramEnd"/>
    </w:p>
    <w:p w14:paraId="3FF2037B" w14:textId="77777777" w:rsidR="00AE4407" w:rsidRDefault="00000000">
      <w:pPr>
        <w:pStyle w:val="Code"/>
      </w:pPr>
      <w:r>
        <w:t xml:space="preserve">            if remaining == 9 {</w:t>
      </w:r>
    </w:p>
    <w:p w14:paraId="427C6032" w14:textId="77777777" w:rsidR="00AE4407" w:rsidRDefault="00000000">
      <w:pPr>
        <w:pStyle w:val="Code"/>
      </w:pPr>
      <w:r>
        <w:t xml:space="preserve">                </w:t>
      </w:r>
      <w:proofErr w:type="gramStart"/>
      <w:r>
        <w:t>break;</w:t>
      </w:r>
      <w:proofErr w:type="gramEnd"/>
    </w:p>
    <w:p w14:paraId="38834830" w14:textId="77777777" w:rsidR="00AE4407" w:rsidRDefault="00000000">
      <w:pPr>
        <w:pStyle w:val="Code"/>
      </w:pPr>
      <w:r>
        <w:t xml:space="preserve">            }</w:t>
      </w:r>
    </w:p>
    <w:p w14:paraId="1F75341A" w14:textId="77777777" w:rsidR="00AE4407" w:rsidRDefault="00000000">
      <w:pPr>
        <w:pStyle w:val="Code"/>
      </w:pPr>
      <w:r>
        <w:t xml:space="preserve">            if count == 2 {</w:t>
      </w:r>
    </w:p>
    <w:p w14:paraId="6E5C9B0A" w14:textId="77777777" w:rsidR="00AE4407" w:rsidRDefault="00000000">
      <w:pPr>
        <w:pStyle w:val="Code"/>
      </w:pPr>
      <w:r>
        <w:t xml:space="preserve">                break '</w:t>
      </w:r>
      <w:proofErr w:type="spellStart"/>
      <w:r>
        <w:t>counting_</w:t>
      </w:r>
      <w:proofErr w:type="gramStart"/>
      <w:r>
        <w:t>up</w:t>
      </w:r>
      <w:proofErr w:type="spellEnd"/>
      <w:r>
        <w:t>;</w:t>
      </w:r>
      <w:proofErr w:type="gramEnd"/>
    </w:p>
    <w:p w14:paraId="71B4C76A" w14:textId="77777777" w:rsidR="00AE4407" w:rsidRDefault="00000000">
      <w:pPr>
        <w:pStyle w:val="Code"/>
      </w:pPr>
      <w:r>
        <w:t xml:space="preserve">            }</w:t>
      </w:r>
    </w:p>
    <w:p w14:paraId="3F532638" w14:textId="77777777" w:rsidR="00AE4407" w:rsidRDefault="00000000">
      <w:pPr>
        <w:pStyle w:val="Code"/>
      </w:pPr>
      <w:r>
        <w:t xml:space="preserve">            remaining -= </w:t>
      </w:r>
      <w:proofErr w:type="gramStart"/>
      <w:r>
        <w:t>1;</w:t>
      </w:r>
      <w:proofErr w:type="gramEnd"/>
    </w:p>
    <w:p w14:paraId="73EDFDCB" w14:textId="77777777" w:rsidR="00AE4407" w:rsidRDefault="00000000">
      <w:pPr>
        <w:pStyle w:val="Code"/>
      </w:pPr>
      <w:r>
        <w:t xml:space="preserve">        }</w:t>
      </w:r>
    </w:p>
    <w:p w14:paraId="0C2E5195" w14:textId="77777777" w:rsidR="00AE4407" w:rsidRDefault="00AE4407">
      <w:pPr>
        <w:pStyle w:val="Code"/>
      </w:pPr>
    </w:p>
    <w:p w14:paraId="67FC65C4" w14:textId="77777777" w:rsidR="00AE4407" w:rsidRDefault="00000000">
      <w:pPr>
        <w:pStyle w:val="Code"/>
      </w:pPr>
      <w:r>
        <w:t xml:space="preserve">        count += </w:t>
      </w:r>
      <w:proofErr w:type="gramStart"/>
      <w:r>
        <w:t>1;</w:t>
      </w:r>
      <w:proofErr w:type="gramEnd"/>
    </w:p>
    <w:p w14:paraId="58D90996" w14:textId="77777777" w:rsidR="00AE4407" w:rsidRDefault="00000000">
      <w:pPr>
        <w:pStyle w:val="Code"/>
      </w:pPr>
      <w:r>
        <w:t xml:space="preserve">    }</w:t>
      </w:r>
    </w:p>
    <w:p w14:paraId="1951A339" w14:textId="77777777" w:rsidR="00AE4407" w:rsidRDefault="00000000">
      <w:pPr>
        <w:pStyle w:val="Code"/>
      </w:pPr>
      <w:r>
        <w:t xml:space="preserve">    println!("End count = {count}"</w:t>
      </w:r>
      <w:proofErr w:type="gramStart"/>
      <w:r>
        <w:t>);</w:t>
      </w:r>
      <w:proofErr w:type="gramEnd"/>
    </w:p>
    <w:p w14:paraId="6BEF927A" w14:textId="77777777" w:rsidR="00AE4407" w:rsidRDefault="00000000">
      <w:pPr>
        <w:pStyle w:val="Code"/>
      </w:pPr>
      <w:r>
        <w:t>}</w:t>
      </w:r>
    </w:p>
    <w:p w14:paraId="60D34B2E" w14:textId="77777777" w:rsidR="00AE4407" w:rsidRDefault="00AE4407">
      <w:pPr>
        <w:pStyle w:val="CodeSpaceBelow"/>
      </w:pPr>
    </w:p>
    <w:p w14:paraId="24F7FD1A" w14:textId="77777777" w:rsidR="00AE4407" w:rsidRDefault="00000000">
      <w:pPr>
        <w:pStyle w:val="Body"/>
      </w:pPr>
      <w:r>
        <w:rPr>
          <w:spacing w:val="-2"/>
        </w:rPr>
        <w:t xml:space="preserve">The outer loop has the label </w:t>
      </w:r>
      <w:r>
        <w:rPr>
          <w:rStyle w:val="Literal"/>
          <w:spacing w:val="-2"/>
        </w:rPr>
        <w:t>'</w:t>
      </w:r>
      <w:proofErr w:type="spellStart"/>
      <w:r>
        <w:rPr>
          <w:rStyle w:val="Literal"/>
          <w:spacing w:val="-2"/>
        </w:rPr>
        <w:t>counting_up</w:t>
      </w:r>
      <w:proofErr w:type="spellEnd"/>
      <w:r>
        <w:rPr>
          <w:spacing w:val="-2"/>
        </w:rPr>
        <w:t xml:space="preserve">, and it will </w:t>
      </w:r>
      <w:proofErr w:type="gramStart"/>
      <w:r>
        <w:rPr>
          <w:spacing w:val="-2"/>
        </w:rPr>
        <w:t>count up</w:t>
      </w:r>
      <w:proofErr w:type="gramEnd"/>
      <w:r>
        <w:rPr>
          <w:spacing w:val="-2"/>
        </w:rPr>
        <w:t xml:space="preserve"> from 0 to 2.</w:t>
      </w:r>
      <w:r>
        <w:t xml:space="preserve"> </w:t>
      </w:r>
      <w:r>
        <w:rPr>
          <w:spacing w:val="2"/>
        </w:rPr>
        <w:t xml:space="preserve">The inner loop without a label counts down from 10 to 9. The first </w:t>
      </w:r>
      <w:r>
        <w:rPr>
          <w:rStyle w:val="Literal"/>
          <w:spacing w:val="2"/>
        </w:rPr>
        <w:t>break</w:t>
      </w:r>
      <w:r>
        <w:rPr>
          <w:spacing w:val="2"/>
        </w:rPr>
        <w:t xml:space="preserve"> </w:t>
      </w:r>
      <w:r>
        <w:rPr>
          <w:spacing w:val="-1"/>
        </w:rPr>
        <w:t xml:space="preserve">that doesn’t specify a label will exit the inner loop only. The </w:t>
      </w:r>
      <w:r>
        <w:rPr>
          <w:rStyle w:val="Literal"/>
          <w:spacing w:val="-1"/>
        </w:rPr>
        <w:t>break 'counting</w:t>
      </w:r>
      <w:r>
        <w:rPr>
          <w:rStyle w:val="Literal"/>
          <w:spacing w:val="-1"/>
        </w:rPr>
        <w:br/>
      </w:r>
      <w:r>
        <w:rPr>
          <w:rStyle w:val="Literal"/>
        </w:rPr>
        <w:t>_up;</w:t>
      </w:r>
      <w:r>
        <w:t xml:space="preserve"> statement will exit the outer loop. This code prints:</w:t>
      </w:r>
    </w:p>
    <w:p w14:paraId="58B59CAB" w14:textId="77777777" w:rsidR="00AE4407" w:rsidRDefault="00AE4407">
      <w:pPr>
        <w:pStyle w:val="CodeSpaceAbove"/>
      </w:pPr>
    </w:p>
    <w:p w14:paraId="4A483E3D" w14:textId="77777777" w:rsidR="00AE4407" w:rsidRDefault="00000000">
      <w:pPr>
        <w:pStyle w:val="Code"/>
      </w:pPr>
      <w:r>
        <w:t xml:space="preserve">   Compiling loops v0.1.0 (file:///projects/loops)</w:t>
      </w:r>
    </w:p>
    <w:p w14:paraId="50887623" w14:textId="7BE55472" w:rsidR="00AE4407" w:rsidRDefault="00000000">
      <w:pPr>
        <w:pStyle w:val="Code"/>
      </w:pPr>
      <w:r>
        <w:t xml:space="preserve">    Finished </w:t>
      </w:r>
      <w:ins w:id="32" w:author="Chris Krycho" w:date="2025-02-26T08:10:00Z" w16du:dateUtc="2025-02-26T15:10:00Z">
        <w:r w:rsidR="001D25E5">
          <w:t>`</w:t>
        </w:r>
      </w:ins>
      <w:r>
        <w:t>dev</w:t>
      </w:r>
      <w:ins w:id="33" w:author="Chris Krycho" w:date="2025-02-26T08:10:00Z" w16du:dateUtc="2025-02-26T15:10:00Z">
        <w:r w:rsidR="001D25E5">
          <w:t>` profile</w:t>
        </w:r>
      </w:ins>
      <w:r>
        <w:t xml:space="preserve"> [unoptimized + </w:t>
      </w:r>
      <w:proofErr w:type="spellStart"/>
      <w:r>
        <w:t>debuginfo</w:t>
      </w:r>
      <w:proofErr w:type="spellEnd"/>
      <w:r>
        <w:t>] target(s) in 0.58s</w:t>
      </w:r>
    </w:p>
    <w:p w14:paraId="1E28FD99" w14:textId="77777777" w:rsidR="00AE4407" w:rsidRDefault="00000000">
      <w:pPr>
        <w:pStyle w:val="Code"/>
      </w:pPr>
      <w:r>
        <w:t xml:space="preserve">     Running `target/debug/loops`</w:t>
      </w:r>
    </w:p>
    <w:p w14:paraId="2595AB1A" w14:textId="77777777" w:rsidR="00AE4407" w:rsidRDefault="00000000">
      <w:pPr>
        <w:pStyle w:val="Code"/>
      </w:pPr>
      <w:r>
        <w:t>count = 0</w:t>
      </w:r>
    </w:p>
    <w:p w14:paraId="79D1DA16" w14:textId="77777777" w:rsidR="00AE4407" w:rsidRDefault="00000000">
      <w:pPr>
        <w:pStyle w:val="Code"/>
      </w:pPr>
      <w:r>
        <w:t>remaining = 10</w:t>
      </w:r>
    </w:p>
    <w:p w14:paraId="02A86F70" w14:textId="77777777" w:rsidR="00AE4407" w:rsidRDefault="00000000">
      <w:pPr>
        <w:pStyle w:val="Code"/>
      </w:pPr>
      <w:r>
        <w:t>remaining = 9</w:t>
      </w:r>
    </w:p>
    <w:p w14:paraId="12C7CF51" w14:textId="77777777" w:rsidR="00AE4407" w:rsidRDefault="00000000">
      <w:pPr>
        <w:pStyle w:val="Code"/>
      </w:pPr>
      <w:r>
        <w:t>count = 1</w:t>
      </w:r>
    </w:p>
    <w:p w14:paraId="16690FAD" w14:textId="77777777" w:rsidR="00AE4407" w:rsidRDefault="00000000">
      <w:pPr>
        <w:pStyle w:val="Code"/>
      </w:pPr>
      <w:r>
        <w:t>remaining = 10</w:t>
      </w:r>
    </w:p>
    <w:p w14:paraId="578B21A2" w14:textId="77777777" w:rsidR="00AE4407" w:rsidRDefault="00000000">
      <w:pPr>
        <w:pStyle w:val="Code"/>
      </w:pPr>
      <w:r>
        <w:t>remaining = 9</w:t>
      </w:r>
    </w:p>
    <w:p w14:paraId="0F963020" w14:textId="77777777" w:rsidR="00AE4407" w:rsidRDefault="00000000">
      <w:pPr>
        <w:pStyle w:val="Code"/>
      </w:pPr>
      <w:r>
        <w:t>count = 2</w:t>
      </w:r>
    </w:p>
    <w:p w14:paraId="0FC10129" w14:textId="77777777" w:rsidR="00AE4407" w:rsidRDefault="00000000">
      <w:pPr>
        <w:pStyle w:val="Code"/>
      </w:pPr>
      <w:r>
        <w:t>remaining = 10</w:t>
      </w:r>
    </w:p>
    <w:p w14:paraId="7A564AF2" w14:textId="77777777" w:rsidR="00AE4407" w:rsidRDefault="00000000">
      <w:pPr>
        <w:pStyle w:val="Code"/>
      </w:pPr>
      <w:r>
        <w:t>End count = 2</w:t>
      </w:r>
    </w:p>
    <w:p w14:paraId="5B8629F0" w14:textId="77777777" w:rsidR="00AE4407" w:rsidRDefault="00AE4407">
      <w:pPr>
        <w:pStyle w:val="CodeSpaceBelow"/>
        <w:spacing w:after="0"/>
      </w:pPr>
    </w:p>
    <w:p w14:paraId="4503B7FA" w14:textId="77777777" w:rsidR="00AE4407" w:rsidRDefault="00000000">
      <w:pPr>
        <w:pStyle w:val="HeadC"/>
      </w:pPr>
      <w:r>
        <w:fldChar w:fldCharType="begin"/>
      </w:r>
      <w:r>
        <w:instrText>xe "while loop"</w:instrText>
      </w:r>
      <w:r>
        <w:fldChar w:fldCharType="end"/>
      </w:r>
      <w:r>
        <w:t>Conditional Loops with while</w:t>
      </w:r>
    </w:p>
    <w:p w14:paraId="3AB5B8DA" w14:textId="77777777" w:rsidR="00AE4407" w:rsidRDefault="00000000">
      <w:pPr>
        <w:pStyle w:val="BodyFirst"/>
      </w:pPr>
      <w:r>
        <w:t xml:space="preserve">A program will often need to evaluate a condition within a loop. While the condition is </w:t>
      </w:r>
      <w:r>
        <w:rPr>
          <w:rStyle w:val="Literal"/>
        </w:rPr>
        <w:t>true</w:t>
      </w:r>
      <w:r>
        <w:t xml:space="preserve">, the loop runs. When the condition ceases to be </w:t>
      </w:r>
      <w:r>
        <w:rPr>
          <w:rStyle w:val="Literal"/>
        </w:rPr>
        <w:t>true</w:t>
      </w:r>
      <w:r>
        <w:t xml:space="preserve">, the program calls </w:t>
      </w:r>
      <w:r>
        <w:rPr>
          <w:rStyle w:val="Literal"/>
        </w:rPr>
        <w:t>break</w:t>
      </w:r>
      <w:r>
        <w:t>, stopping the loop. It’s possible to implement behav</w:t>
      </w:r>
      <w:r>
        <w:rPr>
          <w:spacing w:val="2"/>
        </w:rPr>
        <w:t xml:space="preserve">ior like this using a combination of </w:t>
      </w:r>
      <w:r>
        <w:rPr>
          <w:rStyle w:val="Literal"/>
          <w:spacing w:val="2"/>
        </w:rPr>
        <w:t>loop</w:t>
      </w:r>
      <w:r>
        <w:rPr>
          <w:spacing w:val="2"/>
        </w:rPr>
        <w:t xml:space="preserve">, </w:t>
      </w:r>
      <w:r>
        <w:rPr>
          <w:rStyle w:val="Literal"/>
          <w:spacing w:val="2"/>
        </w:rPr>
        <w:t>if</w:t>
      </w:r>
      <w:r>
        <w:rPr>
          <w:spacing w:val="2"/>
        </w:rPr>
        <w:t xml:space="preserve">, </w:t>
      </w:r>
      <w:r>
        <w:rPr>
          <w:rStyle w:val="Literal"/>
          <w:spacing w:val="2"/>
        </w:rPr>
        <w:t>else</w:t>
      </w:r>
      <w:r>
        <w:rPr>
          <w:spacing w:val="2"/>
        </w:rPr>
        <w:t xml:space="preserve">, and </w:t>
      </w:r>
      <w:r>
        <w:rPr>
          <w:rStyle w:val="Literal"/>
          <w:spacing w:val="2"/>
        </w:rPr>
        <w:t>break</w:t>
      </w:r>
      <w:r>
        <w:rPr>
          <w:spacing w:val="2"/>
        </w:rPr>
        <w:t xml:space="preserve">; you could try that now in a program, if you’d like. However, this pattern is so common that Rust has a built-in language construct for it, called a </w:t>
      </w:r>
      <w:r>
        <w:rPr>
          <w:rStyle w:val="Literal"/>
          <w:spacing w:val="2"/>
        </w:rPr>
        <w:t>while</w:t>
      </w:r>
      <w:r>
        <w:rPr>
          <w:spacing w:val="2"/>
        </w:rPr>
        <w:t xml:space="preserve"> loop. In </w:t>
      </w:r>
      <w:r>
        <w:t xml:space="preserve">Listing 3-3, we use </w:t>
      </w:r>
      <w:r>
        <w:rPr>
          <w:rStyle w:val="Literal"/>
        </w:rPr>
        <w:t>while</w:t>
      </w:r>
      <w:r>
        <w:t xml:space="preserve"> to loop the program three times, counting down each time, and then, after the loop, print a message and exit.</w:t>
      </w:r>
    </w:p>
    <w:p w14:paraId="68816486" w14:textId="77777777" w:rsidR="00AE4407" w:rsidRDefault="00AE4407">
      <w:pPr>
        <w:pStyle w:val="CodeSpaceAbove"/>
      </w:pPr>
    </w:p>
    <w:p w14:paraId="46FA6702" w14:textId="77777777" w:rsidR="00AE4407" w:rsidRDefault="00000000" w:rsidP="00FD7A7D">
      <w:pPr>
        <w:pStyle w:val="CodeLabel"/>
      </w:pPr>
      <w:r>
        <w:t>src/main.rs</w:t>
      </w:r>
    </w:p>
    <w:p w14:paraId="0F4E9B03" w14:textId="77777777" w:rsidR="00AE4407" w:rsidRDefault="00000000">
      <w:pPr>
        <w:pStyle w:val="Code"/>
      </w:pPr>
      <w:r>
        <w:t>fn main() {</w:t>
      </w:r>
    </w:p>
    <w:p w14:paraId="559D690D" w14:textId="77777777" w:rsidR="00AE4407" w:rsidRDefault="00000000">
      <w:pPr>
        <w:pStyle w:val="Code"/>
      </w:pPr>
      <w:r>
        <w:t xml:space="preserve">    let mut number = </w:t>
      </w:r>
      <w:proofErr w:type="gramStart"/>
      <w:r>
        <w:t>3;</w:t>
      </w:r>
      <w:proofErr w:type="gramEnd"/>
    </w:p>
    <w:p w14:paraId="12D402F3" w14:textId="77777777" w:rsidR="00AE4407" w:rsidRDefault="00AE4407">
      <w:pPr>
        <w:pStyle w:val="Code"/>
      </w:pPr>
    </w:p>
    <w:p w14:paraId="6A81D4FA" w14:textId="77777777" w:rsidR="00AE4407" w:rsidRDefault="00000000">
      <w:pPr>
        <w:pStyle w:val="Code"/>
      </w:pPr>
      <w:r>
        <w:t xml:space="preserve">    while number != 0 {</w:t>
      </w:r>
    </w:p>
    <w:p w14:paraId="11D47D93" w14:textId="77777777" w:rsidR="00AE4407" w:rsidRDefault="00000000">
      <w:pPr>
        <w:pStyle w:val="Code"/>
      </w:pPr>
      <w:r>
        <w:t xml:space="preserve">        println!("{number}!"</w:t>
      </w:r>
      <w:proofErr w:type="gramStart"/>
      <w:r>
        <w:t>);</w:t>
      </w:r>
      <w:proofErr w:type="gramEnd"/>
    </w:p>
    <w:p w14:paraId="1FE22275" w14:textId="77777777" w:rsidR="00AE4407" w:rsidRDefault="00AE4407">
      <w:pPr>
        <w:pStyle w:val="Code"/>
      </w:pPr>
    </w:p>
    <w:p w14:paraId="4150A2DE" w14:textId="77777777" w:rsidR="00AE4407" w:rsidRDefault="00000000">
      <w:pPr>
        <w:pStyle w:val="Code"/>
      </w:pPr>
      <w:r>
        <w:t xml:space="preserve">        number -= </w:t>
      </w:r>
      <w:proofErr w:type="gramStart"/>
      <w:r>
        <w:t>1;</w:t>
      </w:r>
      <w:proofErr w:type="gramEnd"/>
    </w:p>
    <w:p w14:paraId="4D84F99C" w14:textId="77777777" w:rsidR="00AE4407" w:rsidRDefault="00000000">
      <w:pPr>
        <w:pStyle w:val="Code"/>
      </w:pPr>
      <w:r>
        <w:t xml:space="preserve">    }</w:t>
      </w:r>
    </w:p>
    <w:p w14:paraId="0168C325" w14:textId="77777777" w:rsidR="00AE4407" w:rsidRDefault="00AE4407">
      <w:pPr>
        <w:pStyle w:val="Code"/>
      </w:pPr>
    </w:p>
    <w:p w14:paraId="2B132461" w14:textId="77777777" w:rsidR="00AE4407" w:rsidRDefault="00000000">
      <w:pPr>
        <w:pStyle w:val="Code"/>
      </w:pPr>
      <w:r>
        <w:lastRenderedPageBreak/>
        <w:t xml:space="preserve">    println!("LIFTOFF!!!"</w:t>
      </w:r>
      <w:proofErr w:type="gramStart"/>
      <w:r>
        <w:t>);</w:t>
      </w:r>
      <w:proofErr w:type="gramEnd"/>
    </w:p>
    <w:p w14:paraId="18677116" w14:textId="77777777" w:rsidR="00AE4407" w:rsidRDefault="00000000">
      <w:pPr>
        <w:pStyle w:val="Code"/>
      </w:pPr>
      <w:r>
        <w:t>}</w:t>
      </w:r>
    </w:p>
    <w:p w14:paraId="536A21C9" w14:textId="77777777" w:rsidR="00AE4407" w:rsidRDefault="00AE4407">
      <w:pPr>
        <w:pStyle w:val="CodeSpaceBelow"/>
      </w:pPr>
    </w:p>
    <w:p w14:paraId="299EF479" w14:textId="77777777" w:rsidR="00AE4407" w:rsidRDefault="00000000">
      <w:pPr>
        <w:pStyle w:val="CodeListingCaption"/>
      </w:pPr>
      <w:r>
        <w:t xml:space="preserve">Listing 3-3: Using a </w:t>
      </w:r>
      <w:r>
        <w:rPr>
          <w:rStyle w:val="LiteralCaption"/>
          <w:i/>
          <w:iCs/>
        </w:rPr>
        <w:t>while</w:t>
      </w:r>
      <w:r>
        <w:t xml:space="preserve"> loop to run code while a condition evaluates to </w:t>
      </w:r>
      <w:r>
        <w:rPr>
          <w:rStyle w:val="LiteralCaption"/>
          <w:i/>
          <w:iCs/>
        </w:rPr>
        <w:t>true</w:t>
      </w:r>
    </w:p>
    <w:p w14:paraId="52159D06" w14:textId="77777777" w:rsidR="00AE4407" w:rsidRDefault="00000000">
      <w:pPr>
        <w:pStyle w:val="Body"/>
      </w:pPr>
      <w:r>
        <w:t xml:space="preserve">This construct eliminates a lot of nesting that would be necessary if you used </w:t>
      </w:r>
      <w:r>
        <w:rPr>
          <w:rStyle w:val="Literal"/>
        </w:rPr>
        <w:t>loop</w:t>
      </w:r>
      <w:r>
        <w:t xml:space="preserve">, </w:t>
      </w:r>
      <w:r>
        <w:rPr>
          <w:rStyle w:val="Literal"/>
        </w:rPr>
        <w:t>if</w:t>
      </w:r>
      <w:r>
        <w:t xml:space="preserve">, </w:t>
      </w:r>
      <w:r>
        <w:rPr>
          <w:rStyle w:val="Literal"/>
        </w:rPr>
        <w:t>else</w:t>
      </w:r>
      <w:r>
        <w:t xml:space="preserve">, and </w:t>
      </w:r>
      <w:r>
        <w:rPr>
          <w:rStyle w:val="Literal"/>
        </w:rPr>
        <w:t>break</w:t>
      </w:r>
      <w:r>
        <w:t xml:space="preserve">, and it’s clearer. While a condition evaluates to </w:t>
      </w:r>
      <w:r>
        <w:rPr>
          <w:rStyle w:val="Literal"/>
        </w:rPr>
        <w:t>true</w:t>
      </w:r>
      <w:r>
        <w:t>, the code runs; otherwise, it exits the loop.</w:t>
      </w:r>
    </w:p>
    <w:p w14:paraId="2235CB92" w14:textId="77777777" w:rsidR="00AE4407" w:rsidRDefault="00000000">
      <w:pPr>
        <w:pStyle w:val="HeadC"/>
      </w:pPr>
      <w:r>
        <w:t xml:space="preserve">Looping Through </w:t>
      </w:r>
      <w:r>
        <w:fldChar w:fldCharType="begin"/>
      </w:r>
      <w:r>
        <w:instrText>xe "array data type:iterating over elements of"</w:instrText>
      </w:r>
      <w:r>
        <w:fldChar w:fldCharType="end"/>
      </w:r>
      <w:r>
        <w:t>a Collection with for</w:t>
      </w:r>
    </w:p>
    <w:p w14:paraId="04CF5218" w14:textId="77777777" w:rsidR="00AE4407" w:rsidRDefault="00000000">
      <w:pPr>
        <w:pStyle w:val="BodyFirst"/>
      </w:pPr>
      <w:r>
        <w:t xml:space="preserve">You can choose to use the </w:t>
      </w:r>
      <w:r>
        <w:rPr>
          <w:rStyle w:val="Literal"/>
        </w:rPr>
        <w:t>while</w:t>
      </w:r>
      <w:r>
        <w:t xml:space="preserve"> construct to loop over the elements of a col</w:t>
      </w:r>
      <w:r>
        <w:rPr>
          <w:spacing w:val="2"/>
        </w:rPr>
        <w:t xml:space="preserve">lection, such as an array. For example, the loop in Listing 3-4 prints each </w:t>
      </w:r>
      <w:r>
        <w:t xml:space="preserve">element in the array </w:t>
      </w:r>
      <w:r>
        <w:rPr>
          <w:rStyle w:val="Literal"/>
        </w:rPr>
        <w:t>a</w:t>
      </w:r>
      <w:r>
        <w:t>.</w:t>
      </w:r>
    </w:p>
    <w:p w14:paraId="208D2316" w14:textId="77777777" w:rsidR="00AE4407" w:rsidRDefault="00AE4407">
      <w:pPr>
        <w:pStyle w:val="CodeSpaceAbove"/>
      </w:pPr>
    </w:p>
    <w:p w14:paraId="6187B797" w14:textId="77777777" w:rsidR="00AE4407" w:rsidRDefault="00000000" w:rsidP="00FD7A7D">
      <w:pPr>
        <w:pStyle w:val="CodeLabel"/>
      </w:pPr>
      <w:r>
        <w:t>src/main.rs</w:t>
      </w:r>
    </w:p>
    <w:p w14:paraId="2E9B0954" w14:textId="77777777" w:rsidR="00AE4407" w:rsidRDefault="00000000">
      <w:pPr>
        <w:pStyle w:val="Code"/>
      </w:pPr>
      <w:r>
        <w:t>fn main() {</w:t>
      </w:r>
    </w:p>
    <w:p w14:paraId="0CC19D75" w14:textId="77777777" w:rsidR="00AE4407" w:rsidRDefault="00000000">
      <w:pPr>
        <w:pStyle w:val="Code"/>
      </w:pPr>
      <w:r>
        <w:t xml:space="preserve">    let a = [10, 20, 30, 40, 50</w:t>
      </w:r>
      <w:proofErr w:type="gramStart"/>
      <w:r>
        <w:t>];</w:t>
      </w:r>
      <w:proofErr w:type="gramEnd"/>
    </w:p>
    <w:p w14:paraId="7AC23EFB" w14:textId="77777777" w:rsidR="00AE4407" w:rsidRDefault="00000000">
      <w:pPr>
        <w:pStyle w:val="Code"/>
      </w:pPr>
      <w:r>
        <w:t xml:space="preserve">    let mut index = </w:t>
      </w:r>
      <w:proofErr w:type="gramStart"/>
      <w:r>
        <w:t>0;</w:t>
      </w:r>
      <w:proofErr w:type="gramEnd"/>
    </w:p>
    <w:p w14:paraId="08F72D35" w14:textId="77777777" w:rsidR="00AE4407" w:rsidRDefault="00AE4407">
      <w:pPr>
        <w:pStyle w:val="Code"/>
      </w:pPr>
    </w:p>
    <w:p w14:paraId="0D8DEDB3" w14:textId="77777777" w:rsidR="00AE4407" w:rsidRDefault="00000000">
      <w:pPr>
        <w:pStyle w:val="Code"/>
      </w:pPr>
      <w:r>
        <w:t xml:space="preserve">    while index &lt; 5 {</w:t>
      </w:r>
    </w:p>
    <w:p w14:paraId="18E49C49" w14:textId="77777777" w:rsidR="00AE4407" w:rsidRDefault="00000000">
      <w:pPr>
        <w:pStyle w:val="Code"/>
      </w:pPr>
      <w:r>
        <w:t xml:space="preserve">        println!("the value is: {}", a[index]</w:t>
      </w:r>
      <w:proofErr w:type="gramStart"/>
      <w:r>
        <w:t>);</w:t>
      </w:r>
      <w:proofErr w:type="gramEnd"/>
    </w:p>
    <w:p w14:paraId="154C4F19" w14:textId="77777777" w:rsidR="00AE4407" w:rsidRDefault="00AE4407">
      <w:pPr>
        <w:pStyle w:val="Code"/>
      </w:pPr>
    </w:p>
    <w:p w14:paraId="2B833CDD" w14:textId="77777777" w:rsidR="00AE4407" w:rsidRDefault="00000000">
      <w:pPr>
        <w:pStyle w:val="Code"/>
      </w:pPr>
      <w:r>
        <w:t xml:space="preserve">        index += </w:t>
      </w:r>
      <w:proofErr w:type="gramStart"/>
      <w:r>
        <w:t>1;</w:t>
      </w:r>
      <w:proofErr w:type="gramEnd"/>
    </w:p>
    <w:p w14:paraId="64C2A866" w14:textId="77777777" w:rsidR="00AE4407" w:rsidRDefault="00000000">
      <w:pPr>
        <w:pStyle w:val="Code"/>
      </w:pPr>
      <w:r>
        <w:t xml:space="preserve">    }</w:t>
      </w:r>
    </w:p>
    <w:p w14:paraId="1AC34126" w14:textId="77777777" w:rsidR="00AE4407" w:rsidRDefault="00000000">
      <w:pPr>
        <w:pStyle w:val="Code"/>
      </w:pPr>
      <w:r>
        <w:t>}</w:t>
      </w:r>
    </w:p>
    <w:p w14:paraId="4FA71E74" w14:textId="77777777" w:rsidR="00AE4407" w:rsidRDefault="00AE4407">
      <w:pPr>
        <w:pStyle w:val="CodeSpaceBelow"/>
      </w:pPr>
    </w:p>
    <w:p w14:paraId="59482533" w14:textId="77777777" w:rsidR="00AE4407" w:rsidRDefault="00000000">
      <w:pPr>
        <w:pStyle w:val="CodeListingCaption"/>
      </w:pPr>
      <w:r>
        <w:t xml:space="preserve">Listing 3-4: Looping through each element of a collection using a </w:t>
      </w:r>
      <w:r>
        <w:rPr>
          <w:rStyle w:val="LiteralCaption"/>
          <w:i/>
          <w:iCs/>
        </w:rPr>
        <w:t>while</w:t>
      </w:r>
      <w:r>
        <w:t xml:space="preserve"> loop</w:t>
      </w:r>
    </w:p>
    <w:p w14:paraId="3FC8064B" w14:textId="77777777" w:rsidR="00AE4407" w:rsidRDefault="00000000">
      <w:pPr>
        <w:pStyle w:val="Body"/>
      </w:pPr>
      <w:r>
        <w:t xml:space="preserve">Here, the code </w:t>
      </w:r>
      <w:proofErr w:type="gramStart"/>
      <w:r>
        <w:t>counts up</w:t>
      </w:r>
      <w:proofErr w:type="gramEnd"/>
      <w:r>
        <w:t xml:space="preserve"> through the elements in the array. It starts at index </w:t>
      </w:r>
      <w:proofErr w:type="gramStart"/>
      <w:r>
        <w:rPr>
          <w:rStyle w:val="Literal"/>
        </w:rPr>
        <w:t>0</w:t>
      </w:r>
      <w:r>
        <w:t>, and</w:t>
      </w:r>
      <w:proofErr w:type="gramEnd"/>
      <w:r>
        <w:t xml:space="preserve"> then loops until it reaches the final index in the array (that is, when </w:t>
      </w:r>
      <w:r>
        <w:rPr>
          <w:rStyle w:val="Literal"/>
        </w:rPr>
        <w:t>index &lt; 5</w:t>
      </w:r>
      <w:r>
        <w:t xml:space="preserve"> is no longer </w:t>
      </w:r>
      <w:r>
        <w:rPr>
          <w:rStyle w:val="Literal"/>
        </w:rPr>
        <w:t>true</w:t>
      </w:r>
      <w:r>
        <w:t>). Running this code will print every element in the array:</w:t>
      </w:r>
    </w:p>
    <w:p w14:paraId="77A6533E" w14:textId="77777777" w:rsidR="00AE4407" w:rsidRDefault="00AE4407">
      <w:pPr>
        <w:pStyle w:val="CodeSpaceAbove"/>
      </w:pPr>
    </w:p>
    <w:p w14:paraId="42D47639" w14:textId="77777777" w:rsidR="00AE4407" w:rsidRDefault="00000000">
      <w:pPr>
        <w:pStyle w:val="Code"/>
      </w:pPr>
      <w:r>
        <w:t xml:space="preserve">$ </w:t>
      </w:r>
      <w:r>
        <w:rPr>
          <w:rStyle w:val="LiteralBold"/>
        </w:rPr>
        <w:t xml:space="preserve">cargo </w:t>
      </w:r>
      <w:proofErr w:type="gramStart"/>
      <w:r>
        <w:rPr>
          <w:rStyle w:val="LiteralBold"/>
        </w:rPr>
        <w:t>run</w:t>
      </w:r>
      <w:proofErr w:type="gramEnd"/>
    </w:p>
    <w:p w14:paraId="6BC8368E" w14:textId="77777777" w:rsidR="00AE4407" w:rsidRDefault="00000000">
      <w:pPr>
        <w:pStyle w:val="Code"/>
      </w:pPr>
      <w:r>
        <w:t xml:space="preserve">   Compiling loops v0.1.0 (file:///projects/loops)</w:t>
      </w:r>
    </w:p>
    <w:p w14:paraId="7AE1DB38" w14:textId="7607785B" w:rsidR="00AE4407" w:rsidRDefault="00000000">
      <w:pPr>
        <w:pStyle w:val="Code"/>
      </w:pPr>
      <w:r>
        <w:t xml:space="preserve">    Finished </w:t>
      </w:r>
      <w:ins w:id="34" w:author="Chris Krycho" w:date="2025-02-26T08:10:00Z" w16du:dateUtc="2025-02-26T15:10:00Z">
        <w:r w:rsidR="00021D4D">
          <w:t>`</w:t>
        </w:r>
      </w:ins>
      <w:r>
        <w:t>dev</w:t>
      </w:r>
      <w:ins w:id="35" w:author="Chris Krycho" w:date="2025-02-26T08:11:00Z" w16du:dateUtc="2025-02-26T15:11:00Z">
        <w:r w:rsidR="00021D4D">
          <w:t>` profile</w:t>
        </w:r>
      </w:ins>
      <w:r>
        <w:t xml:space="preserve"> [unoptimized + </w:t>
      </w:r>
      <w:proofErr w:type="spellStart"/>
      <w:r>
        <w:t>debuginfo</w:t>
      </w:r>
      <w:proofErr w:type="spellEnd"/>
      <w:r>
        <w:t>] target(s) in 0.32s</w:t>
      </w:r>
    </w:p>
    <w:p w14:paraId="45A3FA4A" w14:textId="77777777" w:rsidR="00AE4407" w:rsidRDefault="00000000">
      <w:pPr>
        <w:pStyle w:val="Code"/>
      </w:pPr>
      <w:r>
        <w:t xml:space="preserve">     Running `target/debug/loops`</w:t>
      </w:r>
    </w:p>
    <w:p w14:paraId="3EC5C7F8" w14:textId="77777777" w:rsidR="00AE4407" w:rsidRDefault="00000000">
      <w:pPr>
        <w:pStyle w:val="Code"/>
      </w:pPr>
      <w:r>
        <w:t>the value is: 10</w:t>
      </w:r>
    </w:p>
    <w:p w14:paraId="44953BD3" w14:textId="77777777" w:rsidR="00AE4407" w:rsidRDefault="00000000">
      <w:pPr>
        <w:pStyle w:val="Code"/>
      </w:pPr>
      <w:r>
        <w:t>the value is: 20</w:t>
      </w:r>
    </w:p>
    <w:p w14:paraId="2C24F97A" w14:textId="77777777" w:rsidR="00AE4407" w:rsidRDefault="00000000">
      <w:pPr>
        <w:pStyle w:val="Code"/>
      </w:pPr>
      <w:r>
        <w:t>the value is: 30</w:t>
      </w:r>
    </w:p>
    <w:p w14:paraId="21837F69" w14:textId="77777777" w:rsidR="00AE4407" w:rsidRDefault="00000000">
      <w:pPr>
        <w:pStyle w:val="Code"/>
      </w:pPr>
      <w:r>
        <w:t>the value is: 40</w:t>
      </w:r>
    </w:p>
    <w:p w14:paraId="4CBB9A90" w14:textId="77777777" w:rsidR="00AE4407" w:rsidRDefault="00000000">
      <w:pPr>
        <w:pStyle w:val="Code"/>
      </w:pPr>
      <w:r>
        <w:t>the value is: 50</w:t>
      </w:r>
    </w:p>
    <w:p w14:paraId="542561B9" w14:textId="77777777" w:rsidR="00AE4407" w:rsidRDefault="00AE4407">
      <w:pPr>
        <w:pStyle w:val="CodeSpaceBelow"/>
      </w:pPr>
    </w:p>
    <w:p w14:paraId="3922E720" w14:textId="77777777" w:rsidR="00AE4407" w:rsidRDefault="00000000">
      <w:pPr>
        <w:pStyle w:val="Body"/>
      </w:pPr>
      <w:r>
        <w:t xml:space="preserve">All five array values appear in the terminal, as expected. Even though </w:t>
      </w:r>
      <w:r>
        <w:rPr>
          <w:rStyle w:val="Literal"/>
        </w:rPr>
        <w:t>index</w:t>
      </w:r>
      <w:r>
        <w:t xml:space="preserve"> will reach a value of </w:t>
      </w:r>
      <w:r>
        <w:rPr>
          <w:rStyle w:val="Literal"/>
        </w:rPr>
        <w:t>5</w:t>
      </w:r>
      <w:r>
        <w:t xml:space="preserve"> at some point, the loop </w:t>
      </w:r>
      <w:r>
        <w:lastRenderedPageBreak/>
        <w:t>stops executing before trying to fetch a sixth value from the array.</w:t>
      </w:r>
    </w:p>
    <w:p w14:paraId="0B098634" w14:textId="77777777" w:rsidR="00AE4407" w:rsidRDefault="00000000">
      <w:pPr>
        <w:pStyle w:val="Body"/>
      </w:pPr>
      <w:r>
        <w:t xml:space="preserve">However, this approach is error prone; we could cause the program to panic if the index value or test condition is incorrect. For example, if you </w:t>
      </w:r>
      <w:r>
        <w:rPr>
          <w:spacing w:val="3"/>
        </w:rPr>
        <w:t xml:space="preserve">changed the definition of </w:t>
      </w:r>
      <w:proofErr w:type="gramStart"/>
      <w:r>
        <w:rPr>
          <w:spacing w:val="3"/>
        </w:rPr>
        <w:t xml:space="preserve">the </w:t>
      </w:r>
      <w:r>
        <w:rPr>
          <w:rStyle w:val="Literal"/>
          <w:spacing w:val="3"/>
        </w:rPr>
        <w:t>a</w:t>
      </w:r>
      <w:proofErr w:type="gramEnd"/>
      <w:r>
        <w:rPr>
          <w:spacing w:val="3"/>
        </w:rPr>
        <w:t xml:space="preserve"> array to have four elements but forgot to </w:t>
      </w:r>
      <w:r>
        <w:t xml:space="preserve">update the condition to </w:t>
      </w:r>
      <w:r>
        <w:rPr>
          <w:rStyle w:val="Literal"/>
        </w:rPr>
        <w:t>while index &lt; 4</w:t>
      </w:r>
      <w:r>
        <w:t xml:space="preserve">, the code would panic. It’s also slow, because the compiler adds runtime code to perform the conditional check </w:t>
      </w:r>
      <w:r>
        <w:rPr>
          <w:spacing w:val="3"/>
        </w:rPr>
        <w:t xml:space="preserve">of whether the index is within the bounds of the array on every iteration </w:t>
      </w:r>
      <w:r>
        <w:t xml:space="preserve">through the loop. </w:t>
      </w:r>
    </w:p>
    <w:p w14:paraId="076E28A0" w14:textId="77777777" w:rsidR="00AE4407" w:rsidRDefault="00000000">
      <w:pPr>
        <w:pStyle w:val="Body"/>
      </w:pPr>
      <w:r>
        <w:rPr>
          <w:spacing w:val="3"/>
        </w:rPr>
        <w:t xml:space="preserve">As a more </w:t>
      </w:r>
      <w:r>
        <w:rPr>
          <w:spacing w:val="3"/>
        </w:rPr>
        <w:fldChar w:fldCharType="begin"/>
      </w:r>
      <w:r>
        <w:rPr>
          <w:spacing w:val="3"/>
        </w:rPr>
        <w:instrText>xe "for keyword:loop"</w:instrText>
      </w:r>
      <w:r>
        <w:rPr>
          <w:spacing w:val="3"/>
        </w:rPr>
        <w:fldChar w:fldCharType="end"/>
      </w:r>
      <w:r>
        <w:rPr>
          <w:spacing w:val="3"/>
        </w:rPr>
        <w:t xml:space="preserve">concise alternative, you can use a </w:t>
      </w:r>
      <w:r>
        <w:rPr>
          <w:rStyle w:val="Literal"/>
          <w:spacing w:val="3"/>
        </w:rPr>
        <w:t>for</w:t>
      </w:r>
      <w:r>
        <w:rPr>
          <w:spacing w:val="3"/>
        </w:rPr>
        <w:t xml:space="preserve"> loop and execute </w:t>
      </w:r>
      <w:r>
        <w:t xml:space="preserve">some code for each item in a collection. A </w:t>
      </w:r>
      <w:r>
        <w:rPr>
          <w:rStyle w:val="Literal"/>
        </w:rPr>
        <w:t>for</w:t>
      </w:r>
      <w:r>
        <w:t xml:space="preserve"> loop looks like the code in Listing 3-5.</w:t>
      </w:r>
    </w:p>
    <w:p w14:paraId="28192A4A" w14:textId="77777777" w:rsidR="00AE4407" w:rsidRDefault="00AE4407">
      <w:pPr>
        <w:pStyle w:val="CodeSpaceAbove"/>
      </w:pPr>
    </w:p>
    <w:p w14:paraId="68781A25" w14:textId="77777777" w:rsidR="00AE4407" w:rsidRDefault="00000000" w:rsidP="00FD7A7D">
      <w:pPr>
        <w:pStyle w:val="CodeLabel"/>
      </w:pPr>
      <w:r>
        <w:t>src/main.rs</w:t>
      </w:r>
    </w:p>
    <w:p w14:paraId="628FDF4C" w14:textId="77777777" w:rsidR="00AE4407" w:rsidRDefault="00000000">
      <w:pPr>
        <w:pStyle w:val="Code"/>
      </w:pPr>
      <w:r>
        <w:t>fn main() {</w:t>
      </w:r>
    </w:p>
    <w:p w14:paraId="447648FE" w14:textId="77777777" w:rsidR="00AE4407" w:rsidRDefault="00000000">
      <w:pPr>
        <w:pStyle w:val="Code"/>
      </w:pPr>
      <w:r>
        <w:t xml:space="preserve">    let a = [10, 20, 30, 40, 50</w:t>
      </w:r>
      <w:proofErr w:type="gramStart"/>
      <w:r>
        <w:t>];</w:t>
      </w:r>
      <w:proofErr w:type="gramEnd"/>
    </w:p>
    <w:p w14:paraId="08DAFEB6" w14:textId="77777777" w:rsidR="00AE4407" w:rsidRDefault="00AE4407">
      <w:pPr>
        <w:pStyle w:val="Code"/>
      </w:pPr>
    </w:p>
    <w:p w14:paraId="546A35B4" w14:textId="77777777" w:rsidR="00AE4407" w:rsidRDefault="00000000">
      <w:pPr>
        <w:pStyle w:val="Code"/>
      </w:pPr>
      <w:r>
        <w:t xml:space="preserve">    for element in a {</w:t>
      </w:r>
    </w:p>
    <w:p w14:paraId="099B0CF7" w14:textId="77777777" w:rsidR="00AE4407" w:rsidRDefault="00000000">
      <w:pPr>
        <w:pStyle w:val="Code"/>
      </w:pPr>
      <w:r>
        <w:t xml:space="preserve">        println!("the value is: {element}"</w:t>
      </w:r>
      <w:proofErr w:type="gramStart"/>
      <w:r>
        <w:t>);</w:t>
      </w:r>
      <w:proofErr w:type="gramEnd"/>
    </w:p>
    <w:p w14:paraId="1C4D19A7" w14:textId="77777777" w:rsidR="00AE4407" w:rsidRDefault="00000000">
      <w:pPr>
        <w:pStyle w:val="Code"/>
      </w:pPr>
      <w:r>
        <w:t xml:space="preserve">    }</w:t>
      </w:r>
    </w:p>
    <w:p w14:paraId="54DDDECE" w14:textId="77777777" w:rsidR="00AE4407" w:rsidRDefault="00000000">
      <w:pPr>
        <w:pStyle w:val="Code"/>
      </w:pPr>
      <w:r>
        <w:t>}</w:t>
      </w:r>
    </w:p>
    <w:p w14:paraId="5EB95515" w14:textId="77777777" w:rsidR="00AE4407" w:rsidRDefault="00AE4407">
      <w:pPr>
        <w:pStyle w:val="CodeSpaceBelow"/>
      </w:pPr>
    </w:p>
    <w:p w14:paraId="0701F514" w14:textId="77777777" w:rsidR="00AE4407" w:rsidRDefault="00000000">
      <w:pPr>
        <w:pStyle w:val="CodeListingCaption"/>
      </w:pPr>
      <w:r>
        <w:t xml:space="preserve">Listing 3-5: Looping through each element of a collection using a </w:t>
      </w:r>
      <w:r>
        <w:rPr>
          <w:rStyle w:val="LiteralCaption"/>
          <w:i/>
          <w:iCs/>
        </w:rPr>
        <w:t>for</w:t>
      </w:r>
      <w:r>
        <w:t xml:space="preserve"> loop</w:t>
      </w:r>
    </w:p>
    <w:p w14:paraId="7123A9B3" w14:textId="77777777" w:rsidR="00AE4407" w:rsidRDefault="00000000">
      <w:pPr>
        <w:pStyle w:val="Body"/>
      </w:pPr>
      <w:r>
        <w:rPr>
          <w:spacing w:val="2"/>
        </w:rPr>
        <w:t xml:space="preserve">When we run this code, we’ll see the same output as in Listing 3-4. </w:t>
      </w:r>
      <w:r>
        <w:t>More importantly, we’ve now increased the safety of the code and eliminated the chance of bugs that might result from going beyond the end of the array or not going far enough and missing some items.</w:t>
      </w:r>
    </w:p>
    <w:p w14:paraId="00322307" w14:textId="77777777" w:rsidR="00AE4407" w:rsidRDefault="00000000">
      <w:pPr>
        <w:pStyle w:val="Body"/>
      </w:pPr>
      <w:r>
        <w:t xml:space="preserve">Using the </w:t>
      </w:r>
      <w:r>
        <w:rPr>
          <w:rStyle w:val="Literal"/>
        </w:rPr>
        <w:t>for</w:t>
      </w:r>
      <w:r>
        <w:t xml:space="preserve"> loop, you wouldn’t need to remember to change any other </w:t>
      </w:r>
      <w:r>
        <w:rPr>
          <w:spacing w:val="2"/>
        </w:rPr>
        <w:t xml:space="preserve">code if you changed the number of values in the array, as you would with </w:t>
      </w:r>
      <w:r>
        <w:t>the method used in Listing 3-4.</w:t>
      </w:r>
    </w:p>
    <w:p w14:paraId="1E7685B5" w14:textId="77777777" w:rsidR="00AE4407" w:rsidRDefault="00000000">
      <w:pPr>
        <w:pStyle w:val="Body"/>
        <w:rPr>
          <w:spacing w:val="3"/>
        </w:rPr>
      </w:pPr>
      <w:r>
        <w:t xml:space="preserve">The safety and conciseness of </w:t>
      </w:r>
      <w:r>
        <w:rPr>
          <w:rStyle w:val="Literal"/>
        </w:rPr>
        <w:t>for</w:t>
      </w:r>
      <w:r>
        <w:t xml:space="preserve"> loops make them the </w:t>
      </w:r>
      <w:proofErr w:type="gramStart"/>
      <w:r>
        <w:t xml:space="preserve">most commonly </w:t>
      </w:r>
      <w:r>
        <w:rPr>
          <w:spacing w:val="2"/>
        </w:rPr>
        <w:t>used</w:t>
      </w:r>
      <w:proofErr w:type="gramEnd"/>
      <w:r>
        <w:rPr>
          <w:spacing w:val="2"/>
        </w:rPr>
        <w:t xml:space="preserve"> loop construct in Rust. Even in situations in which you want to run some code a certain number of times, as in the countdown example that </w:t>
      </w:r>
      <w:r>
        <w:t xml:space="preserve">used a </w:t>
      </w:r>
      <w:r>
        <w:rPr>
          <w:rStyle w:val="Literal"/>
        </w:rPr>
        <w:t>while</w:t>
      </w:r>
      <w:r>
        <w:t xml:space="preserve"> loop in Listing 3-3, most </w:t>
      </w:r>
      <w:proofErr w:type="spellStart"/>
      <w:r>
        <w:t>Rustaceans</w:t>
      </w:r>
      <w:proofErr w:type="spellEnd"/>
      <w:r>
        <w:t xml:space="preserve"> would use a </w:t>
      </w:r>
      <w:r>
        <w:rPr>
          <w:rStyle w:val="Literal"/>
        </w:rPr>
        <w:t>for</w:t>
      </w:r>
      <w:r>
        <w:t xml:space="preserve"> loop. The </w:t>
      </w:r>
      <w:r>
        <w:rPr>
          <w:spacing w:val="3"/>
        </w:rPr>
        <w:t xml:space="preserve">way to do that would be to use a </w:t>
      </w:r>
      <w:r>
        <w:rPr>
          <w:rStyle w:val="Literal"/>
          <w:spacing w:val="3"/>
        </w:rPr>
        <w:t>Range</w:t>
      </w:r>
      <w:r>
        <w:rPr>
          <w:spacing w:val="3"/>
        </w:rPr>
        <w:t xml:space="preserve">, </w:t>
      </w:r>
      <w:r>
        <w:rPr>
          <w:spacing w:val="3"/>
        </w:rPr>
        <w:fldChar w:fldCharType="begin"/>
      </w:r>
      <w:r>
        <w:rPr>
          <w:spacing w:val="3"/>
        </w:rPr>
        <w:instrText>xe "Range type"</w:instrText>
      </w:r>
      <w:r>
        <w:rPr>
          <w:spacing w:val="3"/>
        </w:rPr>
        <w:fldChar w:fldCharType="end"/>
      </w:r>
      <w:r>
        <w:rPr>
          <w:spacing w:val="3"/>
        </w:rPr>
        <w:t xml:space="preserve">provided by the standard library, which generates all numbers in sequence </w:t>
      </w:r>
      <w:r>
        <w:rPr>
          <w:spacing w:val="3"/>
        </w:rPr>
        <w:fldChar w:fldCharType="begin"/>
      </w:r>
      <w:r>
        <w:rPr>
          <w:spacing w:val="3"/>
        </w:rPr>
        <w:instrText>xe "sequence"</w:instrText>
      </w:r>
      <w:r>
        <w:rPr>
          <w:spacing w:val="3"/>
        </w:rPr>
        <w:fldChar w:fldCharType="end"/>
      </w:r>
      <w:r>
        <w:rPr>
          <w:spacing w:val="3"/>
        </w:rPr>
        <w:t>starting from one number and ending before another number.</w:t>
      </w:r>
    </w:p>
    <w:p w14:paraId="43F43324" w14:textId="77777777" w:rsidR="00AE4407" w:rsidRDefault="00000000">
      <w:pPr>
        <w:pStyle w:val="Body"/>
        <w:rPr>
          <w:spacing w:val="-1"/>
        </w:rPr>
      </w:pPr>
      <w:r>
        <w:rPr>
          <w:spacing w:val="-1"/>
        </w:rPr>
        <w:t xml:space="preserve">Here’s what the countdown would look like using a </w:t>
      </w:r>
      <w:r>
        <w:rPr>
          <w:rStyle w:val="Literal"/>
          <w:spacing w:val="-1"/>
        </w:rPr>
        <w:t>for</w:t>
      </w:r>
      <w:r>
        <w:rPr>
          <w:spacing w:val="-1"/>
        </w:rPr>
        <w:t xml:space="preserve"> loop and another method we’ve not yet talked about, </w:t>
      </w:r>
      <w:r>
        <w:rPr>
          <w:rStyle w:val="Literal"/>
          <w:spacing w:val="-1"/>
        </w:rPr>
        <w:t>rev</w:t>
      </w:r>
      <w:r>
        <w:rPr>
          <w:spacing w:val="-1"/>
        </w:rPr>
        <w:t xml:space="preserve">, to </w:t>
      </w:r>
      <w:r>
        <w:rPr>
          <w:spacing w:val="-1"/>
        </w:rPr>
        <w:fldChar w:fldCharType="begin"/>
      </w:r>
      <w:r>
        <w:rPr>
          <w:spacing w:val="-1"/>
        </w:rPr>
        <w:instrText>xe "rev method"</w:instrText>
      </w:r>
      <w:r>
        <w:rPr>
          <w:spacing w:val="-1"/>
        </w:rPr>
        <w:fldChar w:fldCharType="end"/>
      </w:r>
      <w:r>
        <w:rPr>
          <w:spacing w:val="-1"/>
        </w:rPr>
        <w:t>reverse the range:</w:t>
      </w:r>
    </w:p>
    <w:p w14:paraId="0A5AD1C2" w14:textId="77777777" w:rsidR="00AE4407" w:rsidRDefault="00AE4407">
      <w:pPr>
        <w:pStyle w:val="CodeSpaceAbove"/>
      </w:pPr>
    </w:p>
    <w:p w14:paraId="592DC59C" w14:textId="77777777" w:rsidR="00AE4407" w:rsidRDefault="00000000" w:rsidP="00FD7A7D">
      <w:pPr>
        <w:pStyle w:val="CodeLabel"/>
      </w:pPr>
      <w:r>
        <w:t>src/main.rs</w:t>
      </w:r>
    </w:p>
    <w:p w14:paraId="4C02CC1C" w14:textId="77777777" w:rsidR="00AE4407" w:rsidRDefault="00000000">
      <w:pPr>
        <w:pStyle w:val="Code"/>
      </w:pPr>
      <w:r>
        <w:t>fn main() {</w:t>
      </w:r>
    </w:p>
    <w:p w14:paraId="225D313B" w14:textId="77777777" w:rsidR="00AE4407" w:rsidRDefault="00000000">
      <w:pPr>
        <w:pStyle w:val="Code"/>
      </w:pPr>
      <w:r>
        <w:lastRenderedPageBreak/>
        <w:t xml:space="preserve">    for number in (</w:t>
      </w:r>
      <w:proofErr w:type="gramStart"/>
      <w:r>
        <w:t>1..</w:t>
      </w:r>
      <w:proofErr w:type="gramEnd"/>
      <w:r>
        <w:t>4).rev() {</w:t>
      </w:r>
    </w:p>
    <w:p w14:paraId="6C365CDA" w14:textId="77777777" w:rsidR="00AE4407" w:rsidRDefault="00000000">
      <w:pPr>
        <w:pStyle w:val="Code"/>
      </w:pPr>
      <w:r>
        <w:t xml:space="preserve">        println!("{number}!"</w:t>
      </w:r>
      <w:proofErr w:type="gramStart"/>
      <w:r>
        <w:t>);</w:t>
      </w:r>
      <w:proofErr w:type="gramEnd"/>
    </w:p>
    <w:p w14:paraId="7C950EC7" w14:textId="77777777" w:rsidR="00AE4407" w:rsidRDefault="00000000">
      <w:pPr>
        <w:pStyle w:val="Code"/>
      </w:pPr>
      <w:r>
        <w:t xml:space="preserve">    }</w:t>
      </w:r>
    </w:p>
    <w:p w14:paraId="7D64E498" w14:textId="77777777" w:rsidR="00AE4407" w:rsidRDefault="00000000">
      <w:pPr>
        <w:pStyle w:val="Code"/>
      </w:pPr>
      <w:r>
        <w:t xml:space="preserve">    println!("LIFTOFF!!!"</w:t>
      </w:r>
      <w:proofErr w:type="gramStart"/>
      <w:r>
        <w:t>);</w:t>
      </w:r>
      <w:proofErr w:type="gramEnd"/>
    </w:p>
    <w:p w14:paraId="22A2A89C" w14:textId="77777777" w:rsidR="00AE4407" w:rsidRDefault="00000000">
      <w:pPr>
        <w:pStyle w:val="Code"/>
      </w:pPr>
      <w:r>
        <w:t>}</w:t>
      </w:r>
    </w:p>
    <w:p w14:paraId="552B3938" w14:textId="77777777" w:rsidR="00AE4407" w:rsidRDefault="00AE4407">
      <w:pPr>
        <w:pStyle w:val="CodeSpaceBelow"/>
      </w:pPr>
    </w:p>
    <w:p w14:paraId="763EFD4C" w14:textId="77777777" w:rsidR="00AE4407" w:rsidRDefault="00000000">
      <w:pPr>
        <w:pStyle w:val="Body"/>
      </w:pPr>
      <w:r>
        <w:t>This code is a bit nicer, isn’t it?</w:t>
      </w:r>
    </w:p>
    <w:p w14:paraId="69883249" w14:textId="77777777" w:rsidR="00AE4407" w:rsidRDefault="00000000">
      <w:pPr>
        <w:pStyle w:val="HeadA"/>
      </w:pPr>
      <w:r>
        <w:t>Summary</w:t>
      </w:r>
    </w:p>
    <w:p w14:paraId="28FE0718" w14:textId="77777777" w:rsidR="00AE4407" w:rsidRDefault="00000000">
      <w:pPr>
        <w:pStyle w:val="BodyFirst"/>
      </w:pPr>
      <w:r>
        <w:t xml:space="preserve">You made it! This was a sizable chapter: you learned about variables, scalar and compound data types, functions, comments, </w:t>
      </w:r>
      <w:r>
        <w:rPr>
          <w:rStyle w:val="Literal"/>
        </w:rPr>
        <w:t>if</w:t>
      </w:r>
      <w:r>
        <w:t xml:space="preserve"> expressions, and loops! To practice with the concepts discussed in this chapter, try building programs to do the following:</w:t>
      </w:r>
    </w:p>
    <w:p w14:paraId="3462DEC3" w14:textId="77777777" w:rsidR="00AE4407" w:rsidRDefault="00000000">
      <w:pPr>
        <w:pStyle w:val="ListBullet"/>
      </w:pPr>
      <w:r>
        <w:t>Convert temperatures between Fahrenheit and Celsius.</w:t>
      </w:r>
    </w:p>
    <w:p w14:paraId="5008BDC6" w14:textId="77777777" w:rsidR="00AE4407" w:rsidRDefault="00000000">
      <w:pPr>
        <w:pStyle w:val="ListBullet"/>
      </w:pPr>
      <w:r>
        <w:t xml:space="preserve">Generate the </w:t>
      </w:r>
      <w:r>
        <w:rPr>
          <w:rStyle w:val="Italic"/>
        </w:rPr>
        <w:t>n</w:t>
      </w:r>
      <w:r>
        <w:t>th Fibonacci number.</w:t>
      </w:r>
    </w:p>
    <w:p w14:paraId="7A653416" w14:textId="77777777" w:rsidR="00AE4407" w:rsidRDefault="00000000">
      <w:pPr>
        <w:pStyle w:val="ListBullet"/>
      </w:pPr>
      <w:r>
        <w:t>Print the lyrics to the Christmas carol “The Twelve Days of Christmas,” taking advantage of the repetition in the song.</w:t>
      </w:r>
    </w:p>
    <w:p w14:paraId="178C240F" w14:textId="77777777" w:rsidR="00AE4407" w:rsidRDefault="00000000">
      <w:pPr>
        <w:pStyle w:val="Body"/>
      </w:pPr>
      <w:r>
        <w:t xml:space="preserve">When you’re ready to move on, we’ll talk about a concept in Rust that </w:t>
      </w:r>
      <w:r>
        <w:rPr>
          <w:rStyle w:val="Italic"/>
        </w:rPr>
        <w:t>doesn’t</w:t>
      </w:r>
      <w:r>
        <w:t xml:space="preserve"> commonly exist in other programming languages: ownership.</w:t>
      </w:r>
    </w:p>
    <w:p w14:paraId="765014DC" w14:textId="77777777" w:rsidR="004F29D1" w:rsidRDefault="004F29D1">
      <w:pPr>
        <w:pStyle w:val="Body"/>
      </w:pPr>
    </w:p>
    <w:sectPr w:rsidR="004F29D1">
      <w:pgSz w:w="10080" w:h="13320"/>
      <w:pgMar w:top="720" w:right="1440" w:bottom="1440" w:left="16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hris Krycho" w:date="2025-02-26T07:55:00Z" w:initials="CK">
    <w:p w14:paraId="277A5582" w14:textId="77777777" w:rsidR="00AC034F" w:rsidRDefault="00AC034F" w:rsidP="00AC034F">
      <w:r>
        <w:rPr>
          <w:rStyle w:val="CommentReference"/>
        </w:rPr>
        <w:annotationRef/>
      </w:r>
      <w:r>
        <w:rPr>
          <w:sz w:val="20"/>
          <w:szCs w:val="20"/>
        </w:rPr>
        <w:t>We either need to format this as body text (as I have done here, and as we did for now in the web copy) or use a valid Rust literal—which 10,800 is not. We could use `10_800` or `10800` if we wanted to do that.</w:t>
      </w:r>
    </w:p>
  </w:comment>
  <w:comment w:id="10" w:author="Chris Krycho" w:date="2025-02-14T10:30:00Z" w:initials="CK">
    <w:p w14:paraId="79D5ABF0" w14:textId="77777777" w:rsidR="002F4B58" w:rsidRDefault="002F4B58" w:rsidP="002F4B58">
      <w:r>
        <w:rPr>
          <w:rStyle w:val="CommentReference"/>
        </w:rPr>
        <w:annotationRef/>
      </w:r>
      <w:r>
        <w:rPr>
          <w:color w:val="000000"/>
          <w:sz w:val="20"/>
          <w:szCs w:val="20"/>
        </w:rPr>
        <w:t>I saw a few cases of folks initially thinking this section was framing the stack/heap distinction as related to tuples in some way and getting confused by that. I’d be happy with other/clearer phrasing here, too; this is just what I went with for the web version so far!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7A5582" w15:done="0"/>
  <w15:commentEx w15:paraId="79D5AB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3D1325" w16cex:dateUtc="2025-02-26T14:55:00Z"/>
  <w16cex:commentExtensible w16cex:durableId="33491350" w16cex:dateUtc="2025-02-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7A5582" w16cid:durableId="0D3D1325"/>
  <w16cid:commentId w16cid:paraId="79D5ABF0" w16cid:durableId="334913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ITC New Baskerville Std">
    <w:altName w:val="Cambria"/>
    <w:panose1 w:val="020B0604020202020204"/>
    <w:charset w:val="00"/>
    <w:family w:val="roman"/>
    <w:notTrueType/>
    <w:pitch w:val="variable"/>
    <w:sig w:usb0="800000AF" w:usb1="5000204A" w:usb2="00000000" w:usb3="00000000" w:csb0="00000001" w:csb1="00000000"/>
  </w:font>
  <w:font w:name="Futura Std Condensed">
    <w:altName w:val="Century Gothic"/>
    <w:panose1 w:val="020B0502020204020303"/>
    <w:charset w:val="00"/>
    <w:family w:val="swiss"/>
    <w:notTrueType/>
    <w:pitch w:val="variable"/>
    <w:sig w:usb0="800000AF" w:usb1="4000204A" w:usb2="00000000" w:usb3="00000000" w:csb0="00000001" w:csb1="00000000"/>
  </w:font>
  <w:font w:name="Dogma OT Bold">
    <w:altName w:val="Calibri"/>
    <w:panose1 w:val="020B0604020202020204"/>
    <w:charset w:val="4D"/>
    <w:family w:val="auto"/>
    <w:notTrueType/>
    <w:pitch w:val="variable"/>
    <w:sig w:usb0="00000003" w:usb1="00000000" w:usb2="00000000" w:usb3="00000000" w:csb0="00000001" w:csb1="00000000"/>
  </w:font>
  <w:font w:name="Futura Std Book">
    <w:panose1 w:val="020B0502020204020303"/>
    <w:charset w:val="00"/>
    <w:family w:val="swiss"/>
    <w:notTrueType/>
    <w:pitch w:val="variable"/>
    <w:sig w:usb0="800000AF" w:usb1="4000204A" w:usb2="00000000" w:usb3="00000000" w:csb0="00000001" w:csb1="00000000"/>
  </w:font>
  <w:font w:name="Futura Std Medium">
    <w:panose1 w:val="020B0702020204020203"/>
    <w:charset w:val="00"/>
    <w:family w:val="swiss"/>
    <w:notTrueType/>
    <w:pitch w:val="variable"/>
    <w:sig w:usb0="800000AF" w:usb1="4000204A" w:usb2="00000000" w:usb3="00000000" w:csb0="00000001" w:csb1="00000000"/>
  </w:font>
  <w:font w:name="TheSansMonoCd W5Regular">
    <w:panose1 w:val="020B0509040302020203"/>
    <w:charset w:val="4D"/>
    <w:family w:val="modern"/>
    <w:notTrueType/>
    <w:pitch w:val="fixed"/>
    <w:sig w:usb0="A000006F" w:usb1="5000202B" w:usb2="00000000" w:usb3="00000000" w:csb0="0000009B" w:csb1="00000000"/>
  </w:font>
  <w:font w:name="NotoEmoji">
    <w:altName w:val="Calibri"/>
    <w:panose1 w:val="020B0604020202020204"/>
    <w:charset w:val="4D"/>
    <w:family w:val="auto"/>
    <w:notTrueType/>
    <w:pitch w:val="default"/>
    <w:sig w:usb0="00000003" w:usb1="00000000" w:usb2="00000000" w:usb3="00000000" w:csb0="00000001" w:csb1="00000000"/>
  </w:font>
  <w:font w:name="NSAnnotations500 Mono">
    <w:altName w:val="Calibri"/>
    <w:panose1 w:val="020B0604020202020204"/>
    <w:charset w:val="4D"/>
    <w:family w:val="modern"/>
    <w:notTrueType/>
    <w:pitch w:val="fixed"/>
    <w:sig w:usb0="00000007" w:usb1="00000001" w:usb2="00000000" w:usb3="00000000" w:csb0="00000093" w:csb1="00000000"/>
  </w:font>
  <w:font w:name="NSAnnotations Mono">
    <w:altName w:val="Calibri"/>
    <w:panose1 w:val="020B0604020202020204"/>
    <w:charset w:val="4D"/>
    <w:family w:val="modern"/>
    <w:notTrueType/>
    <w:pitch w:val="fixed"/>
    <w:sig w:usb0="00000007" w:usb1="00000001" w:usb2="00000000" w:usb3="00000000" w:csb0="00000093" w:csb1="00000000"/>
  </w:font>
  <w:font w:name="Symbol Std">
    <w:altName w:val="Calibri"/>
    <w:panose1 w:val="020B0604020202020204"/>
    <w:charset w:val="00"/>
    <w:family w:val="auto"/>
    <w:pitch w:val="variable"/>
    <w:sig w:usb0="8000008B" w:usb1="100060EA"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Krycho">
    <w15:presenceInfo w15:providerId="Windows Live" w15:userId="5c12a0c3f03a3a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proofState w:spelling="clean" w:grammar="clean"/>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451"/>
    <w:rsid w:val="00021D4D"/>
    <w:rsid w:val="00133673"/>
    <w:rsid w:val="001D25E5"/>
    <w:rsid w:val="002F4B58"/>
    <w:rsid w:val="00430E5C"/>
    <w:rsid w:val="004F29D1"/>
    <w:rsid w:val="00563BE5"/>
    <w:rsid w:val="00671D54"/>
    <w:rsid w:val="006B261D"/>
    <w:rsid w:val="00796451"/>
    <w:rsid w:val="007972BE"/>
    <w:rsid w:val="00916AC0"/>
    <w:rsid w:val="00920134"/>
    <w:rsid w:val="00AC034F"/>
    <w:rsid w:val="00AE4407"/>
    <w:rsid w:val="00B26D65"/>
    <w:rsid w:val="00B91128"/>
    <w:rsid w:val="00D87EBA"/>
    <w:rsid w:val="00DB760A"/>
    <w:rsid w:val="00F20F65"/>
    <w:rsid w:val="00FD7A7D"/>
    <w:rsid w:val="00FF31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1EFCC04"/>
  <w14:defaultImageDpi w14:val="0"/>
  <w15:docId w15:val="{CB7A7418-49E2-3F43-9B70-ED5855CFA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ITC New Baskerville Std" w:hAnsi="ITC New Baskerville Std" w:cs="ITC New Baskerville Std"/>
      <w:color w:val="000000"/>
      <w:kern w:val="0"/>
    </w:rPr>
  </w:style>
  <w:style w:type="paragraph" w:customStyle="1" w:styleId="ChapterNumber">
    <w:name w:val="ChapterNumber"/>
    <w:basedOn w:val="NoParagraphStyle"/>
    <w:next w:val="NoParagraphStyle"/>
    <w:uiPriority w:val="99"/>
    <w:pPr>
      <w:pageBreakBefore/>
      <w:suppressAutoHyphens/>
      <w:spacing w:line="2400" w:lineRule="atLeast"/>
      <w:ind w:left="1440"/>
      <w:jc w:val="center"/>
      <w:textAlignment w:val="baseline"/>
    </w:pPr>
    <w:rPr>
      <w:rFonts w:ascii="Futura Std Condensed" w:hAnsi="Futura Std Condensed" w:cs="Futura Std Condensed"/>
      <w:b/>
      <w:bCs/>
      <w:sz w:val="240"/>
      <w:szCs w:val="240"/>
    </w:rPr>
  </w:style>
  <w:style w:type="paragraph" w:customStyle="1" w:styleId="ChapterTitle">
    <w:name w:val="ChapterTitle"/>
    <w:basedOn w:val="NoParagraphStyle"/>
    <w:next w:val="NoParagraphStyle"/>
    <w:uiPriority w:val="99"/>
    <w:pPr>
      <w:keepLines/>
      <w:suppressAutoHyphens/>
      <w:spacing w:before="600" w:after="240" w:line="360" w:lineRule="atLeast"/>
      <w:ind w:left="1440"/>
      <w:jc w:val="center"/>
      <w:textAlignment w:val="baseline"/>
    </w:pPr>
    <w:rPr>
      <w:rFonts w:ascii="Dogma OT Bold" w:hAnsi="Dogma OT Bold" w:cs="Dogma OT Bold"/>
      <w:b/>
      <w:bCs/>
      <w:caps/>
      <w:spacing w:val="48"/>
      <w:sz w:val="32"/>
      <w:szCs w:val="32"/>
    </w:rPr>
  </w:style>
  <w:style w:type="paragraph" w:customStyle="1" w:styleId="ChapterIntro">
    <w:name w:val="ChapterIntro"/>
    <w:basedOn w:val="NoParagraphStyle"/>
    <w:next w:val="NoParagraphStyle"/>
    <w:uiPriority w:val="99"/>
    <w:pPr>
      <w:pageBreakBefore/>
      <w:spacing w:after="60" w:line="360" w:lineRule="atLeast"/>
      <w:ind w:left="1440"/>
      <w:textAlignment w:val="baseline"/>
    </w:pPr>
    <w:rPr>
      <w:spacing w:val="1"/>
      <w:sz w:val="28"/>
      <w:szCs w:val="28"/>
    </w:rPr>
  </w:style>
  <w:style w:type="paragraph" w:customStyle="1" w:styleId="BodyContinued">
    <w:name w:val="BodyContinued"/>
    <w:basedOn w:val="NoParagraphStyle"/>
    <w:next w:val="NoParagraphStyle"/>
    <w:uiPriority w:val="99"/>
    <w:pPr>
      <w:spacing w:line="240" w:lineRule="atLeast"/>
      <w:ind w:left="1440"/>
      <w:textAlignment w:val="baseline"/>
    </w:pPr>
    <w:rPr>
      <w:sz w:val="20"/>
      <w:szCs w:val="20"/>
    </w:rPr>
  </w:style>
  <w:style w:type="paragraph" w:customStyle="1" w:styleId="Body">
    <w:name w:val="Body"/>
    <w:basedOn w:val="BodyContinued"/>
    <w:uiPriority w:val="99"/>
    <w:qFormat/>
    <w:pPr>
      <w:ind w:firstLine="360"/>
    </w:pPr>
  </w:style>
  <w:style w:type="paragraph" w:customStyle="1" w:styleId="BoxTitle">
    <w:name w:val="BoxTitle"/>
    <w:basedOn w:val="NoParagraphStyle"/>
    <w:uiPriority w:val="99"/>
    <w:rsid w:val="007972BE"/>
    <w:pPr>
      <w:spacing w:before="600" w:after="240" w:line="300" w:lineRule="atLeast"/>
      <w:ind w:left="1440"/>
      <w:jc w:val="center"/>
      <w:textAlignment w:val="baseline"/>
    </w:pPr>
    <w:rPr>
      <w:rFonts w:ascii="Dogma OT Bold" w:hAnsi="Dogma OT Bold" w:cs="Dogma OT Bold"/>
      <w:b/>
      <w:bCs/>
      <w:caps/>
      <w:spacing w:val="13"/>
      <w:sz w:val="18"/>
      <w:szCs w:val="18"/>
    </w:rPr>
  </w:style>
  <w:style w:type="paragraph" w:customStyle="1" w:styleId="BoxBodyFirst">
    <w:name w:val="BoxBodyFirst"/>
    <w:basedOn w:val="NoParagraphStyle"/>
    <w:next w:val="NoParagraphStyle"/>
    <w:uiPriority w:val="99"/>
    <w:rsid w:val="007972BE"/>
    <w:pPr>
      <w:spacing w:line="240" w:lineRule="atLeast"/>
      <w:ind w:left="1800" w:right="360"/>
    </w:pPr>
    <w:rPr>
      <w:rFonts w:ascii="Futura Std Book" w:hAnsi="Futura Std Book" w:cs="Futura Std Book"/>
      <w:spacing w:val="-2"/>
      <w:sz w:val="17"/>
      <w:szCs w:val="17"/>
    </w:rPr>
  </w:style>
  <w:style w:type="paragraph" w:customStyle="1" w:styleId="BoxSpacer">
    <w:name w:val="_BoxSpacer"/>
    <w:basedOn w:val="Body"/>
    <w:uiPriority w:val="99"/>
    <w:pPr>
      <w:keepLines/>
      <w:spacing w:after="360"/>
    </w:pPr>
  </w:style>
  <w:style w:type="paragraph" w:customStyle="1" w:styleId="HeadA">
    <w:name w:val="HeadA"/>
    <w:basedOn w:val="NoParagraphStyle"/>
    <w:next w:val="BodyContinued"/>
    <w:uiPriority w:val="99"/>
    <w:pPr>
      <w:keepNext/>
      <w:keepLines/>
      <w:tabs>
        <w:tab w:val="right" w:pos="1200"/>
        <w:tab w:val="left" w:pos="1440"/>
      </w:tabs>
      <w:suppressAutoHyphens/>
      <w:spacing w:before="420" w:after="120" w:line="300" w:lineRule="atLeast"/>
      <w:ind w:left="360"/>
      <w:textAlignment w:val="baseline"/>
    </w:pPr>
    <w:rPr>
      <w:rFonts w:ascii="Futura Std Book" w:hAnsi="Futura Std Book" w:cs="Futura Std Book"/>
      <w:b/>
      <w:bCs/>
    </w:rPr>
  </w:style>
  <w:style w:type="paragraph" w:customStyle="1" w:styleId="BodyFirst">
    <w:name w:val="BodyFirst"/>
    <w:basedOn w:val="NoParagraphStyle"/>
    <w:next w:val="NoParagraphStyle"/>
    <w:uiPriority w:val="99"/>
    <w:pPr>
      <w:spacing w:line="240" w:lineRule="atLeast"/>
      <w:ind w:left="1440"/>
      <w:textAlignment w:val="baseline"/>
    </w:pPr>
    <w:rPr>
      <w:sz w:val="20"/>
      <w:szCs w:val="20"/>
    </w:rPr>
  </w:style>
  <w:style w:type="paragraph" w:customStyle="1" w:styleId="CodeSpaceAbove">
    <w:name w:val="_CodeSpaceAbove"/>
    <w:basedOn w:val="NoParagraphStyle"/>
    <w:uiPriority w:val="99"/>
    <w:pPr>
      <w:pBdr>
        <w:top w:val="single" w:sz="4" w:space="0" w:color="auto"/>
      </w:pBdr>
      <w:spacing w:before="150"/>
    </w:pPr>
    <w:rPr>
      <w:sz w:val="4"/>
      <w:szCs w:val="4"/>
    </w:rPr>
  </w:style>
  <w:style w:type="paragraph" w:customStyle="1" w:styleId="CodeLabel">
    <w:name w:val="CodeLabel"/>
    <w:basedOn w:val="NoParagraphStyle"/>
    <w:uiPriority w:val="99"/>
    <w:rsid w:val="00FD7A7D"/>
    <w:pPr>
      <w:ind w:right="5670"/>
      <w:jc w:val="right"/>
    </w:pPr>
    <w:rPr>
      <w:rFonts w:ascii="Futura Std Medium" w:hAnsi="Futura Std Medium" w:cs="Futura Std Medium"/>
      <w:i/>
      <w:iCs/>
      <w:position w:val="-21"/>
      <w:sz w:val="17"/>
      <w:szCs w:val="17"/>
    </w:rPr>
  </w:style>
  <w:style w:type="paragraph" w:customStyle="1" w:styleId="Code">
    <w:name w:val="Code"/>
    <w:basedOn w:val="NoParagraphStyle"/>
    <w:uiPriority w:val="99"/>
    <w:pPr>
      <w:keepLines/>
      <w:suppressAutoHyphens/>
      <w:spacing w:line="210" w:lineRule="atLeast"/>
      <w:ind w:left="1440"/>
      <w:textAlignment w:val="top"/>
    </w:pPr>
    <w:rPr>
      <w:rFonts w:ascii="TheSansMonoCd W5Regular" w:hAnsi="TheSansMonoCd W5Regular" w:cs="TheSansMonoCd W5Regular"/>
      <w:sz w:val="17"/>
      <w:szCs w:val="17"/>
    </w:rPr>
  </w:style>
  <w:style w:type="paragraph" w:customStyle="1" w:styleId="CodeSpaceBelow">
    <w:name w:val="_CodeSpaceBelow"/>
    <w:basedOn w:val="NoParagraphStyle"/>
    <w:uiPriority w:val="99"/>
    <w:pPr>
      <w:pBdr>
        <w:top w:val="single" w:sz="4" w:space="0" w:color="auto"/>
      </w:pBdr>
      <w:spacing w:after="180"/>
    </w:pPr>
    <w:rPr>
      <w:sz w:val="4"/>
      <w:szCs w:val="4"/>
    </w:rPr>
  </w:style>
  <w:style w:type="paragraph" w:customStyle="1" w:styleId="HeadB">
    <w:name w:val="HeadB"/>
    <w:basedOn w:val="NoParagraphStyle"/>
    <w:next w:val="BodyContinued"/>
    <w:uiPriority w:val="99"/>
    <w:pPr>
      <w:keepNext/>
      <w:keepLines/>
      <w:tabs>
        <w:tab w:val="right" w:pos="1200"/>
        <w:tab w:val="left" w:pos="1440"/>
      </w:tabs>
      <w:suppressAutoHyphens/>
      <w:spacing w:before="240" w:after="80" w:line="300" w:lineRule="atLeast"/>
      <w:ind w:left="1440"/>
      <w:textAlignment w:val="baseline"/>
    </w:pPr>
    <w:rPr>
      <w:rFonts w:ascii="Futura Std Condensed" w:hAnsi="Futura Std Condensed" w:cs="Futura Std Condensed"/>
      <w:b/>
      <w:bCs/>
      <w:i/>
      <w:iCs/>
      <w:spacing w:val="6"/>
    </w:rPr>
  </w:style>
  <w:style w:type="paragraph" w:customStyle="1" w:styleId="HeadC">
    <w:name w:val="HeadC"/>
    <w:basedOn w:val="NoParagraphStyle"/>
    <w:next w:val="BodyContinued"/>
    <w:uiPriority w:val="99"/>
    <w:pPr>
      <w:keepNext/>
      <w:keepLines/>
      <w:suppressAutoHyphens/>
      <w:spacing w:before="240" w:after="80" w:line="300" w:lineRule="atLeast"/>
      <w:ind w:left="1440"/>
      <w:textAlignment w:val="baseline"/>
    </w:pPr>
    <w:rPr>
      <w:rFonts w:ascii="Futura Std Condensed" w:hAnsi="Futura Std Condensed" w:cs="Futura Std Condensed"/>
      <w:b/>
      <w:bCs/>
      <w:sz w:val="20"/>
      <w:szCs w:val="20"/>
    </w:rPr>
  </w:style>
  <w:style w:type="paragraph" w:customStyle="1" w:styleId="TableTitle">
    <w:name w:val="TableTitle"/>
    <w:basedOn w:val="NoParagraphStyle"/>
    <w:next w:val="NoParagraphStyle"/>
    <w:uiPriority w:val="99"/>
    <w:pPr>
      <w:keepNext/>
      <w:keepLines/>
      <w:suppressAutoHyphens/>
      <w:spacing w:before="240" w:after="120" w:line="240" w:lineRule="atLeast"/>
      <w:ind w:left="1440"/>
      <w:textAlignment w:val="baseline"/>
    </w:pPr>
    <w:rPr>
      <w:rFonts w:ascii="Futura Std Book" w:hAnsi="Futura Std Book" w:cs="Futura Std Book"/>
      <w:sz w:val="18"/>
      <w:szCs w:val="18"/>
    </w:rPr>
  </w:style>
  <w:style w:type="paragraph" w:customStyle="1" w:styleId="BoxBody">
    <w:name w:val="BoxBody"/>
    <w:basedOn w:val="NoParagraphStyle"/>
    <w:uiPriority w:val="99"/>
    <w:rsid w:val="007972BE"/>
    <w:pPr>
      <w:spacing w:line="240" w:lineRule="atLeast"/>
      <w:ind w:left="1800" w:right="360" w:firstLine="360"/>
    </w:pPr>
    <w:rPr>
      <w:rFonts w:ascii="Futura Std Book" w:hAnsi="Futura Std Book" w:cs="Futura Std Book"/>
      <w:sz w:val="17"/>
      <w:szCs w:val="17"/>
    </w:rPr>
  </w:style>
  <w:style w:type="paragraph" w:customStyle="1" w:styleId="BoxListNumber">
    <w:name w:val="BoxListNumber"/>
    <w:basedOn w:val="NoParagraphStyle"/>
    <w:uiPriority w:val="99"/>
    <w:pPr>
      <w:shd w:val="clear" w:color="auto" w:fill="000000"/>
      <w:spacing w:before="60" w:after="60" w:line="240" w:lineRule="atLeast"/>
      <w:ind w:left="2160" w:right="360" w:hanging="360"/>
    </w:pPr>
    <w:rPr>
      <w:rFonts w:ascii="Futura Std Book" w:hAnsi="Futura Std Book" w:cs="Futura Std Book"/>
      <w:sz w:val="17"/>
      <w:szCs w:val="17"/>
    </w:rPr>
  </w:style>
  <w:style w:type="paragraph" w:customStyle="1" w:styleId="BoxListBullet">
    <w:name w:val="BoxListBullet"/>
    <w:basedOn w:val="BoxListNumber"/>
    <w:uiPriority w:val="99"/>
  </w:style>
  <w:style w:type="paragraph" w:customStyle="1" w:styleId="ListBullet">
    <w:name w:val="ListBullet"/>
    <w:basedOn w:val="NoParagraphStyle"/>
    <w:next w:val="NoParagraphStyle"/>
    <w:uiPriority w:val="99"/>
    <w:pPr>
      <w:tabs>
        <w:tab w:val="left" w:pos="1800"/>
      </w:tabs>
      <w:spacing w:before="120" w:after="120" w:line="240" w:lineRule="atLeast"/>
      <w:ind w:left="1800" w:hanging="360"/>
      <w:textAlignment w:val="top"/>
    </w:pPr>
    <w:rPr>
      <w:sz w:val="20"/>
      <w:szCs w:val="20"/>
    </w:rPr>
  </w:style>
  <w:style w:type="paragraph" w:customStyle="1" w:styleId="CodeListingCaption">
    <w:name w:val="CodeListingCaption"/>
    <w:basedOn w:val="ChapterIntro"/>
    <w:next w:val="NoParagraphStyle"/>
    <w:uiPriority w:val="99"/>
    <w:pPr>
      <w:keepLines/>
      <w:pageBreakBefore w:val="0"/>
      <w:spacing w:after="120" w:line="210" w:lineRule="atLeast"/>
    </w:pPr>
    <w:rPr>
      <w:rFonts w:ascii="Futura Std Book" w:hAnsi="Futura Std Book" w:cs="Futura Std Book"/>
      <w:i/>
      <w:iCs/>
      <w:spacing w:val="0"/>
      <w:sz w:val="17"/>
      <w:szCs w:val="17"/>
    </w:rPr>
  </w:style>
  <w:style w:type="paragraph" w:customStyle="1" w:styleId="CodeSpaceAboveWide">
    <w:name w:val="_CodeSpaceAboveWide"/>
    <w:basedOn w:val="CodeSpaceAbove"/>
    <w:uiPriority w:val="99"/>
  </w:style>
  <w:style w:type="paragraph" w:customStyle="1" w:styleId="CodeWide">
    <w:name w:val="CodeWide"/>
    <w:basedOn w:val="Code"/>
    <w:next w:val="NoParagraphStyle"/>
    <w:uiPriority w:val="99"/>
    <w:pPr>
      <w:ind w:left="0"/>
      <w:textAlignment w:val="baseline"/>
    </w:pPr>
  </w:style>
  <w:style w:type="paragraph" w:customStyle="1" w:styleId="CodeSpaceBelowWide">
    <w:name w:val="_CodeSpaceBelowWide"/>
    <w:basedOn w:val="CodeSpaceBelow"/>
    <w:uiPriority w:val="99"/>
  </w:style>
  <w:style w:type="paragraph" w:customStyle="1" w:styleId="TableHeader">
    <w:name w:val="TableHeader"/>
    <w:basedOn w:val="NoParagraphStyle"/>
    <w:next w:val="Body"/>
    <w:uiPriority w:val="99"/>
    <w:pPr>
      <w:keepLines/>
      <w:suppressAutoHyphens/>
      <w:spacing w:line="240" w:lineRule="atLeast"/>
      <w:textAlignment w:val="baseline"/>
    </w:pPr>
    <w:rPr>
      <w:rFonts w:ascii="Futura Std Medium" w:hAnsi="Futura Std Medium" w:cs="Futura Std Medium"/>
      <w:sz w:val="18"/>
      <w:szCs w:val="18"/>
    </w:rPr>
  </w:style>
  <w:style w:type="paragraph" w:customStyle="1" w:styleId="TableBody">
    <w:name w:val="TableBody"/>
    <w:basedOn w:val="NoParagraphStyle"/>
    <w:next w:val="Body"/>
    <w:uiPriority w:val="99"/>
    <w:pPr>
      <w:keepLines/>
      <w:spacing w:line="190" w:lineRule="atLeast"/>
      <w:textAlignment w:val="baseline"/>
    </w:pPr>
    <w:rPr>
      <w:rFonts w:ascii="Futura Std Book" w:hAnsi="Futura Std Book" w:cs="Futura Std Book"/>
      <w:sz w:val="17"/>
      <w:szCs w:val="17"/>
    </w:rPr>
  </w:style>
  <w:style w:type="character" w:customStyle="1" w:styleId="ItalicBox">
    <w:name w:val="ItalicBox"/>
    <w:uiPriority w:val="99"/>
    <w:rPr>
      <w:i/>
      <w:iCs/>
    </w:rPr>
  </w:style>
  <w:style w:type="character" w:customStyle="1" w:styleId="Xref">
    <w:name w:val="Xref"/>
    <w:uiPriority w:val="99"/>
  </w:style>
  <w:style w:type="character" w:customStyle="1" w:styleId="XrefRemoved">
    <w:name w:val="XrefRemoved"/>
    <w:uiPriority w:val="99"/>
  </w:style>
  <w:style w:type="character" w:customStyle="1" w:styleId="Italic">
    <w:name w:val="Italic"/>
    <w:uiPriority w:val="99"/>
    <w:rPr>
      <w:i/>
      <w:iCs/>
    </w:rPr>
  </w:style>
  <w:style w:type="character" w:customStyle="1" w:styleId="Literal">
    <w:name w:val="Literal"/>
    <w:uiPriority w:val="1"/>
    <w:qFormat/>
    <w:rPr>
      <w:rFonts w:ascii="TheSansMonoCd W5Regular" w:hAnsi="TheSansMonoCd W5Regular" w:cs="TheSansMonoCd W5Regular"/>
      <w:color w:val="000000"/>
      <w:spacing w:val="0"/>
      <w:w w:val="100"/>
      <w:position w:val="0"/>
      <w:sz w:val="17"/>
      <w:szCs w:val="17"/>
      <w:u w:val="none"/>
      <w:vertAlign w:val="baseline"/>
      <w:lang w:val="en-US"/>
    </w:rPr>
  </w:style>
  <w:style w:type="character" w:customStyle="1" w:styleId="LiteralBold">
    <w:name w:val="LiteralBold"/>
    <w:uiPriority w:val="99"/>
    <w:rPr>
      <w:rFonts w:ascii="TheSansMonoCd W5Regular" w:hAnsi="TheSansMonoCd W5Regular" w:cs="TheSansMonoCd W5Regular"/>
      <w:b/>
      <w:bCs/>
      <w:color w:val="000000"/>
      <w:spacing w:val="0"/>
      <w:w w:val="100"/>
      <w:position w:val="0"/>
      <w:sz w:val="17"/>
      <w:szCs w:val="17"/>
      <w:u w:val="none"/>
      <w:vertAlign w:val="baseline"/>
      <w:lang w:val="en-US"/>
    </w:rPr>
  </w:style>
  <w:style w:type="character" w:customStyle="1" w:styleId="LiteralGray">
    <w:name w:val="LiteralGray"/>
    <w:basedOn w:val="Literal"/>
    <w:uiPriority w:val="99"/>
    <w:rPr>
      <w:rFonts w:ascii="TheSansMonoCd W5Regular" w:hAnsi="TheSansMonoCd W5Regular" w:cs="TheSansMonoCd W5Regular"/>
      <w:color w:val="000000"/>
      <w:spacing w:val="0"/>
      <w:w w:val="100"/>
      <w:position w:val="0"/>
      <w:sz w:val="17"/>
      <w:szCs w:val="17"/>
      <w:u w:val="none"/>
      <w:vertAlign w:val="baseline"/>
      <w:lang w:val="en-US"/>
    </w:rPr>
  </w:style>
  <w:style w:type="character" w:customStyle="1" w:styleId="LinkURL">
    <w:name w:val="LinkURL"/>
    <w:uiPriority w:val="99"/>
    <w:rPr>
      <w:i/>
      <w:iCs/>
    </w:rPr>
  </w:style>
  <w:style w:type="character" w:customStyle="1" w:styleId="Superscript">
    <w:name w:val="Superscript"/>
    <w:uiPriority w:val="99"/>
    <w:rPr>
      <w:color w:val="000000"/>
      <w:w w:val="100"/>
      <w:vertAlign w:val="superscript"/>
    </w:rPr>
  </w:style>
  <w:style w:type="character" w:customStyle="1" w:styleId="SuperscriptItalic">
    <w:name w:val="SuperscriptItalic"/>
    <w:basedOn w:val="Superscript"/>
    <w:uiPriority w:val="99"/>
    <w:rPr>
      <w:i/>
      <w:iCs/>
      <w:color w:val="000000"/>
      <w:w w:val="100"/>
      <w:vertAlign w:val="superscript"/>
    </w:rPr>
  </w:style>
  <w:style w:type="character" w:customStyle="1" w:styleId="LiteralBox">
    <w:name w:val="LiteralBox"/>
    <w:basedOn w:val="Literal"/>
    <w:uiPriority w:val="99"/>
    <w:rPr>
      <w:rFonts w:ascii="TheSansMonoCd W5Regular" w:hAnsi="TheSansMonoCd W5Regular" w:cs="TheSansMonoCd W5Regular"/>
      <w:color w:val="000000"/>
      <w:spacing w:val="0"/>
      <w:w w:val="100"/>
      <w:position w:val="0"/>
      <w:sz w:val="16"/>
      <w:szCs w:val="16"/>
      <w:u w:val="none"/>
      <w:vertAlign w:val="baseline"/>
      <w:lang w:val="en-US"/>
    </w:rPr>
  </w:style>
  <w:style w:type="character" w:customStyle="1" w:styleId="MathInline">
    <w:name w:val="MathInline"/>
    <w:uiPriority w:val="99"/>
  </w:style>
  <w:style w:type="character" w:customStyle="1" w:styleId="EmojiChar">
    <w:name w:val="EmojiChar"/>
    <w:uiPriority w:val="99"/>
    <w:rPr>
      <w:rFonts w:ascii="NotoEmoji" w:hAnsi="NotoEmoji" w:cs="NotoEmoji"/>
    </w:rPr>
  </w:style>
  <w:style w:type="character" w:customStyle="1" w:styleId="LiteralCaption">
    <w:name w:val="LiteralCaption"/>
    <w:basedOn w:val="Literal"/>
    <w:uiPriority w:val="99"/>
    <w:rPr>
      <w:rFonts w:ascii="TheSansMonoCd W5Regular" w:hAnsi="TheSansMonoCd W5Regular" w:cs="TheSansMonoCd W5Regular"/>
      <w:i/>
      <w:iCs/>
      <w:color w:val="000000"/>
      <w:spacing w:val="0"/>
      <w:w w:val="100"/>
      <w:position w:val="0"/>
      <w:sz w:val="16"/>
      <w:szCs w:val="16"/>
      <w:u w:val="none"/>
      <w:vertAlign w:val="baseline"/>
      <w:lang w:val="en-US"/>
    </w:rPr>
  </w:style>
  <w:style w:type="character" w:customStyle="1" w:styleId="CodeAnnotationCode">
    <w:name w:val="CodeAnnotationCode"/>
    <w:uiPriority w:val="99"/>
    <w:rPr>
      <w:rFonts w:ascii="NSAnnotations500 Mono" w:hAnsi="NSAnnotations500 Mono" w:cs="NSAnnotations500 Mono"/>
      <w:color w:val="000000"/>
      <w:u w:val="none" w:color="000000"/>
    </w:rPr>
  </w:style>
  <w:style w:type="character" w:customStyle="1" w:styleId="CodeAnnotation">
    <w:name w:val="CodeAnnotation"/>
    <w:uiPriority w:val="99"/>
    <w:rPr>
      <w:rFonts w:ascii="NSAnnotations Mono" w:hAnsi="NSAnnotations Mono" w:cs="NSAnnotations Mono"/>
      <w:color w:val="000000"/>
      <w:u w:val="none" w:color="000000"/>
    </w:rPr>
  </w:style>
  <w:style w:type="character" w:customStyle="1" w:styleId="ChapterIntroSmallRoman">
    <w:name w:val="ChapterIntroSmallRoman"/>
    <w:uiPriority w:val="99"/>
    <w:rPr>
      <w:rFonts w:ascii="ITC New Baskerville Std" w:hAnsi="ITC New Baskerville Std" w:cs="ITC New Baskerville Std"/>
      <w:position w:val="-4"/>
      <w:sz w:val="20"/>
      <w:szCs w:val="20"/>
    </w:rPr>
  </w:style>
  <w:style w:type="character" w:customStyle="1" w:styleId="BaselineShiftMore">
    <w:name w:val="BaselineShiftMore"/>
    <w:uiPriority w:val="99"/>
    <w:rPr>
      <w:position w:val="-45"/>
    </w:rPr>
  </w:style>
  <w:style w:type="character" w:customStyle="1" w:styleId="Heavy">
    <w:name w:val="Heavy"/>
    <w:uiPriority w:val="99"/>
    <w:rPr>
      <w:rFonts w:ascii="Futura Std Medium" w:hAnsi="Futura Std Medium" w:cs="Futura Std Medium"/>
    </w:rPr>
  </w:style>
  <w:style w:type="character" w:customStyle="1" w:styleId="Bold">
    <w:name w:val="Bold"/>
    <w:uiPriority w:val="99"/>
    <w:rPr>
      <w:b/>
      <w:bCs/>
    </w:rPr>
  </w:style>
  <w:style w:type="character" w:customStyle="1" w:styleId="Bullet">
    <w:name w:val="Bullet"/>
    <w:uiPriority w:val="99"/>
    <w:rPr>
      <w:rFonts w:ascii="Symbol Std" w:hAnsi="Symbol Std" w:cs="Symbol Std"/>
      <w:color w:val="000000"/>
    </w:rPr>
  </w:style>
  <w:style w:type="paragraph" w:styleId="Revision">
    <w:name w:val="Revision"/>
    <w:hidden/>
    <w:uiPriority w:val="99"/>
    <w:semiHidden/>
    <w:rsid w:val="00133673"/>
    <w:pPr>
      <w:spacing w:after="0" w:line="240" w:lineRule="auto"/>
    </w:pPr>
  </w:style>
  <w:style w:type="character" w:styleId="CommentReference">
    <w:name w:val="annotation reference"/>
    <w:basedOn w:val="DefaultParagraphFont"/>
    <w:uiPriority w:val="99"/>
    <w:semiHidden/>
    <w:unhideWhenUsed/>
    <w:rsid w:val="00AC034F"/>
    <w:rPr>
      <w:sz w:val="16"/>
      <w:szCs w:val="16"/>
    </w:rPr>
  </w:style>
  <w:style w:type="paragraph" w:styleId="CommentText">
    <w:name w:val="annotation text"/>
    <w:basedOn w:val="Normal"/>
    <w:link w:val="CommentTextChar"/>
    <w:uiPriority w:val="99"/>
    <w:semiHidden/>
    <w:unhideWhenUsed/>
    <w:rsid w:val="00AC034F"/>
    <w:pPr>
      <w:spacing w:line="240" w:lineRule="auto"/>
    </w:pPr>
    <w:rPr>
      <w:sz w:val="20"/>
      <w:szCs w:val="20"/>
    </w:rPr>
  </w:style>
  <w:style w:type="character" w:customStyle="1" w:styleId="CommentTextChar">
    <w:name w:val="Comment Text Char"/>
    <w:basedOn w:val="DefaultParagraphFont"/>
    <w:link w:val="CommentText"/>
    <w:uiPriority w:val="99"/>
    <w:semiHidden/>
    <w:rsid w:val="00AC034F"/>
    <w:rPr>
      <w:sz w:val="20"/>
      <w:szCs w:val="20"/>
    </w:rPr>
  </w:style>
  <w:style w:type="paragraph" w:styleId="CommentSubject">
    <w:name w:val="annotation subject"/>
    <w:basedOn w:val="CommentText"/>
    <w:next w:val="CommentText"/>
    <w:link w:val="CommentSubjectChar"/>
    <w:uiPriority w:val="99"/>
    <w:semiHidden/>
    <w:unhideWhenUsed/>
    <w:rsid w:val="00AC034F"/>
    <w:rPr>
      <w:b/>
      <w:bCs/>
    </w:rPr>
  </w:style>
  <w:style w:type="character" w:customStyle="1" w:styleId="CommentSubjectChar">
    <w:name w:val="Comment Subject Char"/>
    <w:basedOn w:val="CommentTextChar"/>
    <w:link w:val="CommentSubject"/>
    <w:uiPriority w:val="99"/>
    <w:semiHidden/>
    <w:rsid w:val="00AC03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rust-lang.org/reference/const_eval.html"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8680</Words>
  <Characters>49480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Chris Krycho</cp:lastModifiedBy>
  <cp:revision>18</cp:revision>
  <dcterms:created xsi:type="dcterms:W3CDTF">2025-01-06T18:56:00Z</dcterms:created>
  <dcterms:modified xsi:type="dcterms:W3CDTF">2025-02-26T15:11:00Z</dcterms:modified>
</cp:coreProperties>
</file>