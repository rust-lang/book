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D393" w14:textId="77777777" w:rsidR="00630B2C" w:rsidRDefault="00000000">
      <w:pPr>
        <w:pStyle w:val="ChapterNumber"/>
      </w:pPr>
      <w:r>
        <w:t>6</w:t>
      </w:r>
    </w:p>
    <w:p w14:paraId="1C965A3D" w14:textId="77777777" w:rsidR="00630B2C" w:rsidRDefault="00000000">
      <w:pPr>
        <w:pStyle w:val="ChapterTitle"/>
      </w:pPr>
      <w:r>
        <w:fldChar w:fldCharType="begin"/>
      </w:r>
      <w:r>
        <w:instrText>xe "enums"</w:instrText>
      </w:r>
      <w:r>
        <w:fldChar w:fldCharType="end"/>
      </w:r>
      <w:r>
        <w:t>Enums and Pattern Matching</w:t>
      </w:r>
    </w:p>
    <w:p w14:paraId="4F10939A" w14:textId="77777777" w:rsidR="00630B2C" w:rsidRDefault="00000000">
      <w:pPr>
        <w:pStyle w:val="ChapterIntro"/>
      </w:pPr>
      <w:r>
        <w:lastRenderedPageBreak/>
        <w:t xml:space="preserve">In this chapter, we’ll look at </w:t>
      </w:r>
      <w:r>
        <w:rPr>
          <w:rStyle w:val="Italic"/>
        </w:rPr>
        <w:t>enumerations</w:t>
      </w:r>
      <w:r>
        <w:t xml:space="preserve">, also referred to as </w:t>
      </w:r>
      <w:r>
        <w:rPr>
          <w:rStyle w:val="Italic"/>
        </w:rPr>
        <w:t>enums</w:t>
      </w:r>
      <w:r>
        <w:t xml:space="preserve">. Enums allow you to define a type by enumerating its possible </w:t>
      </w:r>
      <w:r>
        <w:rPr>
          <w:rStyle w:val="Italic"/>
        </w:rPr>
        <w:t>variants</w:t>
      </w:r>
      <w:r>
        <w:t xml:space="preserve">. </w:t>
      </w:r>
      <w:proofErr w:type="gramStart"/>
      <w:r>
        <w:t>First</w:t>
      </w:r>
      <w:proofErr w:type="gramEnd"/>
      <w:r>
        <w:t xml:space="preserve"> we’ll define and use an enum to show how an enum can encode meaning along with data. Next, we’ll explore a particularly useful enum, </w:t>
      </w:r>
      <w:r>
        <w:br/>
        <w:t xml:space="preserve">called </w:t>
      </w:r>
      <w:r>
        <w:rPr>
          <w:rStyle w:val="Literal"/>
          <w:position w:val="-4"/>
        </w:rPr>
        <w:t>Option</w:t>
      </w:r>
      <w:r>
        <w:t xml:space="preserve">, which expresses that a value can be either something or nothing. Then we’ll look at how pattern matching in the </w:t>
      </w:r>
      <w:r>
        <w:rPr>
          <w:rStyle w:val="Literal"/>
          <w:position w:val="-4"/>
        </w:rPr>
        <w:t>match</w:t>
      </w:r>
      <w:r>
        <w:t xml:space="preserve"> expression makes it easy to run different code for different values of an enum. Finally, we’ll cover how the </w:t>
      </w:r>
      <w:r>
        <w:rPr>
          <w:rStyle w:val="Literal"/>
          <w:position w:val="-4"/>
        </w:rPr>
        <w:t>if let</w:t>
      </w:r>
      <w:r>
        <w:t xml:space="preserve"> construct is another convenient and concise idiom available to handle enums in your code.</w:t>
      </w:r>
    </w:p>
    <w:p w14:paraId="49FB69B0" w14:textId="77777777" w:rsidR="00630B2C" w:rsidRDefault="00000000">
      <w:pPr>
        <w:pStyle w:val="HeadA"/>
      </w:pPr>
      <w:r>
        <w:fldChar w:fldCharType="begin"/>
      </w:r>
      <w:r>
        <w:instrText>xe "enums:defining"</w:instrText>
      </w:r>
      <w:r>
        <w:fldChar w:fldCharType="end"/>
      </w:r>
      <w:r>
        <w:t>Defining an Enum</w:t>
      </w:r>
    </w:p>
    <w:p w14:paraId="4D12709C" w14:textId="77777777" w:rsidR="00630B2C" w:rsidRDefault="00000000">
      <w:pPr>
        <w:pStyle w:val="BodyFirst"/>
      </w:pPr>
      <w:r>
        <w:t xml:space="preserve">Where structs give you a way of grouping together related fields and data, like a </w:t>
      </w:r>
      <w:r>
        <w:rPr>
          <w:rStyle w:val="Literal"/>
        </w:rPr>
        <w:t>Rectangle</w:t>
      </w:r>
      <w:r>
        <w:t xml:space="preserve"> with its </w:t>
      </w:r>
      <w:r>
        <w:rPr>
          <w:rStyle w:val="Literal"/>
        </w:rPr>
        <w:t>width</w:t>
      </w:r>
      <w:r>
        <w:t xml:space="preserve"> and </w:t>
      </w:r>
      <w:r>
        <w:rPr>
          <w:rStyle w:val="Literal"/>
        </w:rPr>
        <w:t>height</w:t>
      </w:r>
      <w:r>
        <w:t xml:space="preserve">, enums give you a way of saying a value is one of a possible set of values. For example, we may want to say that </w:t>
      </w:r>
      <w:r>
        <w:rPr>
          <w:rStyle w:val="Literal"/>
        </w:rPr>
        <w:t>Rectangle</w:t>
      </w:r>
      <w:r>
        <w:t xml:space="preserve"> is one of a set of possible shapes that also includes </w:t>
      </w:r>
      <w:r>
        <w:rPr>
          <w:rStyle w:val="Literal"/>
        </w:rPr>
        <w:t>Circle</w:t>
      </w:r>
      <w:r>
        <w:t xml:space="preserve"> and </w:t>
      </w:r>
      <w:r>
        <w:rPr>
          <w:rStyle w:val="Literal"/>
        </w:rPr>
        <w:t>Triangle</w:t>
      </w:r>
      <w:r>
        <w:t>. To do this, Rust allows us to encode these possibilities as an enum.</w:t>
      </w:r>
    </w:p>
    <w:p w14:paraId="5776EB2F" w14:textId="77777777" w:rsidR="00630B2C" w:rsidRDefault="00000000">
      <w:pPr>
        <w:pStyle w:val="Body"/>
      </w:pPr>
      <w:r>
        <w:t xml:space="preserve">Let’s look at a situation we might want to express in code and see why </w:t>
      </w:r>
      <w:r>
        <w:rPr>
          <w:spacing w:val="3"/>
        </w:rPr>
        <w:t xml:space="preserve">enums are useful and more appropriate than structs in this case. Say we </w:t>
      </w:r>
      <w:r>
        <w:t xml:space="preserve">need to work with IP addresses. Currently, two major standards are used for IP addresses: version four and version six. Because these are the only possibilities for an IP address that our program will come across, </w:t>
      </w:r>
      <w:r>
        <w:fldChar w:fldCharType="begin"/>
      </w:r>
      <w:r>
        <w:instrText>xe "variants"</w:instrText>
      </w:r>
      <w:r>
        <w:fldChar w:fldCharType="end"/>
      </w:r>
      <w:r>
        <w:fldChar w:fldCharType="begin"/>
      </w:r>
      <w:r>
        <w:instrText>xe "enums:variants of"</w:instrText>
      </w:r>
      <w:r>
        <w:fldChar w:fldCharType="end"/>
      </w:r>
      <w:r>
        <w:t xml:space="preserve">we can </w:t>
      </w:r>
      <w:r>
        <w:rPr>
          <w:rStyle w:val="Italic"/>
        </w:rPr>
        <w:t>enumerate</w:t>
      </w:r>
      <w:r>
        <w:t xml:space="preserve"> all possible variants, which is where enumeration gets its name.</w:t>
      </w:r>
    </w:p>
    <w:p w14:paraId="0829541A" w14:textId="77777777" w:rsidR="00630B2C" w:rsidRDefault="00000000">
      <w:pPr>
        <w:pStyle w:val="Body"/>
      </w:pPr>
      <w:r>
        <w:t xml:space="preserve">Any IP address can be either a version four or a version six address, but not </w:t>
      </w:r>
      <w:proofErr w:type="gramStart"/>
      <w:r>
        <w:t>both at</w:t>
      </w:r>
      <w:proofErr w:type="gramEnd"/>
      <w:r>
        <w:t xml:space="preserve"> the same time. That property of IP addresses makes the enum data structure appropriate because an enum value can only be one of its variants. Both version four and version six addresses are still fundamentally IP addresses, so they should be treated as the same type when the code is </w:t>
      </w:r>
      <w:r>
        <w:lastRenderedPageBreak/>
        <w:t>handling situations that apply to any kind of IP address.</w:t>
      </w:r>
    </w:p>
    <w:p w14:paraId="348C1DBF" w14:textId="77777777" w:rsidR="00630B2C" w:rsidRDefault="00000000">
      <w:pPr>
        <w:pStyle w:val="Body"/>
      </w:pPr>
      <w:r>
        <w:t xml:space="preserve">We can express this concept in code by defining an </w:t>
      </w:r>
      <w:proofErr w:type="spellStart"/>
      <w:r>
        <w:rPr>
          <w:rStyle w:val="Literal"/>
        </w:rPr>
        <w:t>IpAddrKind</w:t>
      </w:r>
      <w:proofErr w:type="spellEnd"/>
      <w:r>
        <w:t xml:space="preserve"> enumeration and listing the possible </w:t>
      </w:r>
      <w:proofErr w:type="gramStart"/>
      <w:r>
        <w:t>kinds</w:t>
      </w:r>
      <w:proofErr w:type="gramEnd"/>
      <w:r>
        <w:t xml:space="preserve"> an IP address can be, </w:t>
      </w:r>
      <w:r>
        <w:rPr>
          <w:rStyle w:val="Literal"/>
        </w:rPr>
        <w:t>V4</w:t>
      </w:r>
      <w:r>
        <w:t xml:space="preserve"> and </w:t>
      </w:r>
      <w:r>
        <w:rPr>
          <w:rStyle w:val="Literal"/>
        </w:rPr>
        <w:t>V6</w:t>
      </w:r>
      <w:r>
        <w:t>. These are the variants of the enum:</w:t>
      </w:r>
    </w:p>
    <w:p w14:paraId="7E5DF9FB" w14:textId="77777777" w:rsidR="00630B2C" w:rsidRDefault="00630B2C">
      <w:pPr>
        <w:pStyle w:val="CodeSpaceAbove"/>
      </w:pPr>
    </w:p>
    <w:p w14:paraId="764C0AF7" w14:textId="77777777" w:rsidR="00630B2C" w:rsidRDefault="00000000">
      <w:pPr>
        <w:pStyle w:val="Code"/>
      </w:pPr>
      <w:r>
        <w:t xml:space="preserve">enum </w:t>
      </w:r>
      <w:proofErr w:type="spellStart"/>
      <w:r>
        <w:t>IpAddrKind</w:t>
      </w:r>
      <w:proofErr w:type="spellEnd"/>
      <w:r>
        <w:t xml:space="preserve"> {</w:t>
      </w:r>
    </w:p>
    <w:p w14:paraId="5E4D9E70" w14:textId="77777777" w:rsidR="00630B2C" w:rsidRDefault="00000000">
      <w:pPr>
        <w:pStyle w:val="Code"/>
      </w:pPr>
      <w:r>
        <w:t xml:space="preserve">    V4,</w:t>
      </w:r>
    </w:p>
    <w:p w14:paraId="62C42080" w14:textId="77777777" w:rsidR="00630B2C" w:rsidRDefault="00000000">
      <w:pPr>
        <w:pStyle w:val="Code"/>
      </w:pPr>
      <w:r>
        <w:t xml:space="preserve">    V6,</w:t>
      </w:r>
    </w:p>
    <w:p w14:paraId="191FCB55" w14:textId="77777777" w:rsidR="00630B2C" w:rsidRDefault="00000000">
      <w:pPr>
        <w:pStyle w:val="Code"/>
      </w:pPr>
      <w:r>
        <w:t>}</w:t>
      </w:r>
    </w:p>
    <w:p w14:paraId="73C846E1" w14:textId="77777777" w:rsidR="00630B2C" w:rsidRDefault="00630B2C">
      <w:pPr>
        <w:pStyle w:val="CodeSpaceBelow"/>
      </w:pPr>
    </w:p>
    <w:p w14:paraId="65541F1F" w14:textId="77777777" w:rsidR="00630B2C" w:rsidRDefault="00000000">
      <w:pPr>
        <w:pStyle w:val="Body"/>
        <w:rPr>
          <w:spacing w:val="3"/>
        </w:rPr>
      </w:pPr>
      <w:proofErr w:type="spellStart"/>
      <w:r>
        <w:rPr>
          <w:rStyle w:val="Literal"/>
          <w:spacing w:val="3"/>
        </w:rPr>
        <w:t>IpAddrKind</w:t>
      </w:r>
      <w:proofErr w:type="spellEnd"/>
      <w:r>
        <w:rPr>
          <w:spacing w:val="3"/>
        </w:rPr>
        <w:t xml:space="preserve"> is now a custom data type that we can use elsewhere in </w:t>
      </w:r>
      <w:r>
        <w:rPr>
          <w:spacing w:val="3"/>
        </w:rPr>
        <w:br/>
        <w:t>our code.</w:t>
      </w:r>
    </w:p>
    <w:p w14:paraId="673ACBFD" w14:textId="77777777" w:rsidR="00630B2C" w:rsidRDefault="00000000">
      <w:pPr>
        <w:pStyle w:val="HeadB"/>
      </w:pPr>
      <w:r>
        <w:fldChar w:fldCharType="begin"/>
      </w:r>
      <w:r>
        <w:instrText>xe "enums:instantiating"</w:instrText>
      </w:r>
      <w:r>
        <w:fldChar w:fldCharType="end"/>
      </w:r>
      <w:r>
        <w:t>Enum Values</w:t>
      </w:r>
    </w:p>
    <w:p w14:paraId="55B0A00C" w14:textId="77777777" w:rsidR="00630B2C" w:rsidRDefault="00000000">
      <w:pPr>
        <w:pStyle w:val="BodyFirst"/>
      </w:pPr>
      <w:r>
        <w:t xml:space="preserve">We can create instances of each of the two variants of </w:t>
      </w:r>
      <w:proofErr w:type="spellStart"/>
      <w:r>
        <w:rPr>
          <w:rStyle w:val="Literal"/>
        </w:rPr>
        <w:t>IpAddrKind</w:t>
      </w:r>
      <w:proofErr w:type="spellEnd"/>
      <w:r>
        <w:t xml:space="preserve"> like this:</w:t>
      </w:r>
    </w:p>
    <w:p w14:paraId="73F8BEDA" w14:textId="77777777" w:rsidR="00630B2C" w:rsidRDefault="00630B2C">
      <w:pPr>
        <w:pStyle w:val="CodeSpaceAbove"/>
      </w:pPr>
    </w:p>
    <w:p w14:paraId="28BEB0E0" w14:textId="77777777" w:rsidR="00630B2C" w:rsidRDefault="00000000">
      <w:pPr>
        <w:pStyle w:val="Code"/>
      </w:pPr>
      <w:r>
        <w:t xml:space="preserve">let four = </w:t>
      </w:r>
      <w:proofErr w:type="spellStart"/>
      <w:proofErr w:type="gramStart"/>
      <w:r>
        <w:t>IpAddrKind</w:t>
      </w:r>
      <w:proofErr w:type="spellEnd"/>
      <w:r>
        <w:t>::</w:t>
      </w:r>
      <w:proofErr w:type="gramEnd"/>
      <w:r>
        <w:t>V4;</w:t>
      </w:r>
    </w:p>
    <w:p w14:paraId="369448A2" w14:textId="77777777" w:rsidR="00630B2C" w:rsidRDefault="00000000">
      <w:pPr>
        <w:pStyle w:val="Code"/>
      </w:pPr>
      <w:r>
        <w:t xml:space="preserve">let six = </w:t>
      </w:r>
      <w:proofErr w:type="spellStart"/>
      <w:proofErr w:type="gramStart"/>
      <w:r>
        <w:t>IpAddrKind</w:t>
      </w:r>
      <w:proofErr w:type="spellEnd"/>
      <w:r>
        <w:t>::</w:t>
      </w:r>
      <w:proofErr w:type="gramEnd"/>
      <w:r>
        <w:t>V6;</w:t>
      </w:r>
    </w:p>
    <w:p w14:paraId="71B33EB9" w14:textId="77777777" w:rsidR="00630B2C" w:rsidRDefault="00630B2C">
      <w:pPr>
        <w:pStyle w:val="CodeSpaceBelow"/>
      </w:pPr>
    </w:p>
    <w:p w14:paraId="047A312D" w14:textId="77777777" w:rsidR="00630B2C" w:rsidRDefault="00000000">
      <w:pPr>
        <w:pStyle w:val="Body"/>
        <w:rPr>
          <w:spacing w:val="-1"/>
        </w:rPr>
      </w:pPr>
      <w:r>
        <w:rPr>
          <w:spacing w:val="-1"/>
        </w:rPr>
        <w:t xml:space="preserve">Note that the variants of the enum are </w:t>
      </w:r>
      <w:r>
        <w:rPr>
          <w:spacing w:val="-1"/>
        </w:rPr>
        <w:fldChar w:fldCharType="begin"/>
      </w:r>
      <w:r>
        <w:rPr>
          <w:spacing w:val="-1"/>
        </w:rPr>
        <w:instrText>xe "namespace"</w:instrText>
      </w:r>
      <w:r>
        <w:rPr>
          <w:spacing w:val="-1"/>
        </w:rPr>
        <w:fldChar w:fldCharType="end"/>
      </w:r>
      <w:proofErr w:type="spellStart"/>
      <w:r>
        <w:rPr>
          <w:spacing w:val="-1"/>
        </w:rPr>
        <w:t>namespaced</w:t>
      </w:r>
      <w:proofErr w:type="spellEnd"/>
      <w:r>
        <w:rPr>
          <w:spacing w:val="-1"/>
        </w:rPr>
        <w:t xml:space="preserve"> under its identifier, </w:t>
      </w:r>
      <w:r>
        <w:rPr>
          <w:spacing w:val="1"/>
        </w:rPr>
        <w:t xml:space="preserve">and we use a double colon to separate the two. This is useful because now </w:t>
      </w:r>
      <w:r>
        <w:rPr>
          <w:spacing w:val="-1"/>
        </w:rPr>
        <w:t xml:space="preserve">both values </w:t>
      </w:r>
      <w:proofErr w:type="spellStart"/>
      <w:proofErr w:type="gramStart"/>
      <w:r>
        <w:rPr>
          <w:rStyle w:val="Literal"/>
          <w:spacing w:val="-1"/>
        </w:rPr>
        <w:t>IpAddrKind</w:t>
      </w:r>
      <w:proofErr w:type="spellEnd"/>
      <w:r>
        <w:rPr>
          <w:rStyle w:val="Literal"/>
          <w:spacing w:val="-1"/>
        </w:rPr>
        <w:t>::</w:t>
      </w:r>
      <w:proofErr w:type="gramEnd"/>
      <w:r>
        <w:rPr>
          <w:rStyle w:val="Literal"/>
          <w:spacing w:val="-1"/>
        </w:rPr>
        <w:t>V4</w:t>
      </w:r>
      <w:r>
        <w:rPr>
          <w:spacing w:val="-1"/>
        </w:rPr>
        <w:t xml:space="preserve"> and </w:t>
      </w:r>
      <w:proofErr w:type="spellStart"/>
      <w:r>
        <w:rPr>
          <w:rStyle w:val="Literal"/>
          <w:spacing w:val="-1"/>
        </w:rPr>
        <w:t>IpAddrKind</w:t>
      </w:r>
      <w:proofErr w:type="spellEnd"/>
      <w:r>
        <w:rPr>
          <w:rStyle w:val="Literal"/>
          <w:spacing w:val="-1"/>
        </w:rPr>
        <w:t>::V6</w:t>
      </w:r>
      <w:r>
        <w:rPr>
          <w:spacing w:val="-1"/>
        </w:rPr>
        <w:t xml:space="preserve"> are of the same type: </w:t>
      </w:r>
      <w:proofErr w:type="spellStart"/>
      <w:r>
        <w:rPr>
          <w:rStyle w:val="Literal"/>
          <w:spacing w:val="-1"/>
        </w:rPr>
        <w:t>IpAddrKind</w:t>
      </w:r>
      <w:proofErr w:type="spellEnd"/>
      <w:r>
        <w:rPr>
          <w:spacing w:val="-1"/>
        </w:rPr>
        <w:t xml:space="preserve">. We can then, for instance, define a function that takes any </w:t>
      </w:r>
      <w:proofErr w:type="spellStart"/>
      <w:r>
        <w:rPr>
          <w:rStyle w:val="Literal"/>
          <w:spacing w:val="-1"/>
        </w:rPr>
        <w:t>IpAddrKind</w:t>
      </w:r>
      <w:proofErr w:type="spellEnd"/>
      <w:r>
        <w:rPr>
          <w:spacing w:val="-1"/>
        </w:rPr>
        <w:t>:</w:t>
      </w:r>
    </w:p>
    <w:p w14:paraId="5EBD4976" w14:textId="77777777" w:rsidR="00630B2C" w:rsidRDefault="00630B2C">
      <w:pPr>
        <w:pStyle w:val="CodeSpaceAbove"/>
      </w:pPr>
    </w:p>
    <w:p w14:paraId="1EB823F6" w14:textId="77777777" w:rsidR="00630B2C" w:rsidRDefault="00000000">
      <w:pPr>
        <w:pStyle w:val="Code"/>
      </w:pPr>
      <w:r>
        <w:t>fn route(</w:t>
      </w:r>
      <w:proofErr w:type="spellStart"/>
      <w:r>
        <w:t>ip_kind</w:t>
      </w:r>
      <w:proofErr w:type="spellEnd"/>
      <w:r>
        <w:t xml:space="preserve">: </w:t>
      </w:r>
      <w:proofErr w:type="spellStart"/>
      <w:r>
        <w:t>IpAddrKind</w:t>
      </w:r>
      <w:proofErr w:type="spellEnd"/>
      <w:r>
        <w:t>) {}</w:t>
      </w:r>
    </w:p>
    <w:p w14:paraId="19486405" w14:textId="77777777" w:rsidR="00630B2C" w:rsidRDefault="00630B2C">
      <w:pPr>
        <w:pStyle w:val="CodeSpaceBelow"/>
      </w:pPr>
    </w:p>
    <w:p w14:paraId="0931CA85" w14:textId="77777777" w:rsidR="00630B2C" w:rsidRDefault="00000000">
      <w:pPr>
        <w:pStyle w:val="BodyContinued"/>
      </w:pPr>
      <w:r>
        <w:t>And we can call this function with either variant:</w:t>
      </w:r>
    </w:p>
    <w:p w14:paraId="5632F45B" w14:textId="77777777" w:rsidR="00630B2C" w:rsidRDefault="00630B2C">
      <w:pPr>
        <w:pStyle w:val="CodeSpaceAbove"/>
      </w:pPr>
    </w:p>
    <w:p w14:paraId="7BD52F0E" w14:textId="77777777" w:rsidR="00630B2C" w:rsidRDefault="00000000">
      <w:pPr>
        <w:pStyle w:val="Code"/>
      </w:pPr>
      <w:r>
        <w:t>route(</w:t>
      </w:r>
      <w:proofErr w:type="spellStart"/>
      <w:proofErr w:type="gramStart"/>
      <w:r>
        <w:t>IpAddrKind</w:t>
      </w:r>
      <w:proofErr w:type="spellEnd"/>
      <w:r>
        <w:t>::</w:t>
      </w:r>
      <w:proofErr w:type="gramEnd"/>
      <w:r>
        <w:t>V4);</w:t>
      </w:r>
    </w:p>
    <w:p w14:paraId="3C7B30C9" w14:textId="77777777" w:rsidR="00630B2C" w:rsidRDefault="00000000">
      <w:pPr>
        <w:pStyle w:val="Code"/>
      </w:pPr>
      <w:r>
        <w:t>route(</w:t>
      </w:r>
      <w:proofErr w:type="spellStart"/>
      <w:proofErr w:type="gramStart"/>
      <w:r>
        <w:t>IpAddrKind</w:t>
      </w:r>
      <w:proofErr w:type="spellEnd"/>
      <w:r>
        <w:t>::</w:t>
      </w:r>
      <w:proofErr w:type="gramEnd"/>
      <w:r>
        <w:t>V6);</w:t>
      </w:r>
    </w:p>
    <w:p w14:paraId="5D0B5CDE" w14:textId="77777777" w:rsidR="00630B2C" w:rsidRDefault="00630B2C">
      <w:pPr>
        <w:pStyle w:val="CodeSpaceBelow"/>
      </w:pPr>
    </w:p>
    <w:p w14:paraId="17F6A64A" w14:textId="77777777" w:rsidR="00630B2C" w:rsidRDefault="00000000">
      <w:pPr>
        <w:pStyle w:val="Body"/>
        <w:rPr>
          <w:spacing w:val="-2"/>
        </w:rPr>
      </w:pPr>
      <w:r>
        <w:rPr>
          <w:spacing w:val="1"/>
        </w:rPr>
        <w:fldChar w:fldCharType="begin"/>
      </w:r>
      <w:r>
        <w:rPr>
          <w:spacing w:val="1"/>
        </w:rPr>
        <w:instrText>xe "IpAddr type"</w:instrText>
      </w:r>
      <w:r>
        <w:rPr>
          <w:spacing w:val="1"/>
        </w:rPr>
        <w:fldChar w:fldCharType="end"/>
      </w:r>
      <w:r>
        <w:rPr>
          <w:spacing w:val="1"/>
        </w:rPr>
        <w:t xml:space="preserve">Using enums has even more advantages. Thinking more about our IP </w:t>
      </w:r>
      <w:r>
        <w:rPr>
          <w:spacing w:val="-2"/>
        </w:rPr>
        <w:t xml:space="preserve">address type, </w:t>
      </w:r>
      <w:proofErr w:type="gramStart"/>
      <w:r>
        <w:rPr>
          <w:spacing w:val="-2"/>
        </w:rPr>
        <w:t>at the moment</w:t>
      </w:r>
      <w:proofErr w:type="gramEnd"/>
      <w:r>
        <w:rPr>
          <w:spacing w:val="-2"/>
        </w:rPr>
        <w:t xml:space="preserve"> we don’t have a way to store the actual IP address </w:t>
      </w:r>
      <w:r>
        <w:rPr>
          <w:rStyle w:val="Italic"/>
          <w:spacing w:val="-2"/>
        </w:rPr>
        <w:t>data</w:t>
      </w:r>
      <w:r>
        <w:rPr>
          <w:spacing w:val="-2"/>
        </w:rPr>
        <w:t xml:space="preserve">; we only know what </w:t>
      </w:r>
      <w:r>
        <w:rPr>
          <w:rStyle w:val="Italic"/>
          <w:spacing w:val="-2"/>
        </w:rPr>
        <w:t>kind</w:t>
      </w:r>
      <w:r>
        <w:rPr>
          <w:spacing w:val="-2"/>
        </w:rPr>
        <w:t xml:space="preserve"> it is. Given that you just learned about structs in </w:t>
      </w:r>
      <w:r>
        <w:rPr>
          <w:rStyle w:val="Xref"/>
          <w:spacing w:val="-2"/>
        </w:rPr>
        <w:t>Chapter 5</w:t>
      </w:r>
      <w:r>
        <w:rPr>
          <w:spacing w:val="-2"/>
        </w:rPr>
        <w:t>, you might be tempted to tackle this problem with structs as shown in Listing 6-1.</w:t>
      </w:r>
    </w:p>
    <w:p w14:paraId="6C561F1A" w14:textId="77777777" w:rsidR="00630B2C" w:rsidRDefault="00630B2C">
      <w:pPr>
        <w:pStyle w:val="CodeSpaceAbove"/>
      </w:pPr>
    </w:p>
    <w:p w14:paraId="3EF40774" w14:textId="77777777" w:rsidR="00630B2C" w:rsidRDefault="00000000">
      <w:pPr>
        <w:pStyle w:val="CodeAnnotated"/>
      </w:pPr>
      <w:r>
        <w:rPr>
          <w:rStyle w:val="CodeAnnotationCode"/>
        </w:rPr>
        <w:t>1</w:t>
      </w:r>
      <w:r>
        <w:t xml:space="preserve"> enum </w:t>
      </w:r>
      <w:proofErr w:type="spellStart"/>
      <w:r>
        <w:t>IpAddrKind</w:t>
      </w:r>
      <w:proofErr w:type="spellEnd"/>
      <w:r>
        <w:t xml:space="preserve"> {</w:t>
      </w:r>
    </w:p>
    <w:p w14:paraId="32CED345" w14:textId="77777777" w:rsidR="00630B2C" w:rsidRDefault="00000000">
      <w:pPr>
        <w:pStyle w:val="Code"/>
      </w:pPr>
      <w:r>
        <w:t xml:space="preserve">    V4,</w:t>
      </w:r>
    </w:p>
    <w:p w14:paraId="438BC7A5" w14:textId="77777777" w:rsidR="00630B2C" w:rsidRDefault="00000000">
      <w:pPr>
        <w:pStyle w:val="Code"/>
      </w:pPr>
      <w:r>
        <w:t xml:space="preserve">    V6,</w:t>
      </w:r>
    </w:p>
    <w:p w14:paraId="6476ED04" w14:textId="77777777" w:rsidR="00630B2C" w:rsidRDefault="00000000">
      <w:pPr>
        <w:pStyle w:val="Code"/>
      </w:pPr>
      <w:r>
        <w:t>}</w:t>
      </w:r>
    </w:p>
    <w:p w14:paraId="416F97C2" w14:textId="77777777" w:rsidR="00630B2C" w:rsidRDefault="00630B2C">
      <w:pPr>
        <w:pStyle w:val="Code"/>
      </w:pPr>
    </w:p>
    <w:p w14:paraId="711DB721" w14:textId="77777777" w:rsidR="00630B2C" w:rsidRDefault="00000000">
      <w:pPr>
        <w:pStyle w:val="CodeAnnotated"/>
      </w:pPr>
      <w:r>
        <w:rPr>
          <w:rStyle w:val="CodeAnnotationCode"/>
        </w:rPr>
        <w:t>2</w:t>
      </w:r>
      <w:r>
        <w:t xml:space="preserve"> struct </w:t>
      </w:r>
      <w:proofErr w:type="spellStart"/>
      <w:r>
        <w:t>IpAddr</w:t>
      </w:r>
      <w:proofErr w:type="spellEnd"/>
      <w:r>
        <w:t xml:space="preserve"> {</w:t>
      </w:r>
    </w:p>
    <w:p w14:paraId="1C075C09" w14:textId="77777777" w:rsidR="00630B2C" w:rsidRDefault="00000000">
      <w:pPr>
        <w:pStyle w:val="Code"/>
      </w:pPr>
      <w:r>
        <w:lastRenderedPageBreak/>
        <w:t xml:space="preserve">  </w:t>
      </w:r>
      <w:r>
        <w:rPr>
          <w:rStyle w:val="CodeAnnotationCode"/>
        </w:rPr>
        <w:t>3</w:t>
      </w:r>
      <w:r>
        <w:t xml:space="preserve"> </w:t>
      </w:r>
      <w:proofErr w:type="gramStart"/>
      <w:r>
        <w:t>kind</w:t>
      </w:r>
      <w:proofErr w:type="gramEnd"/>
      <w:r>
        <w:t xml:space="preserve">: </w:t>
      </w:r>
      <w:proofErr w:type="spellStart"/>
      <w:r>
        <w:t>IpAddrKind</w:t>
      </w:r>
      <w:proofErr w:type="spellEnd"/>
      <w:r>
        <w:t>,</w:t>
      </w:r>
    </w:p>
    <w:p w14:paraId="61628016" w14:textId="77777777" w:rsidR="00630B2C" w:rsidRDefault="00000000">
      <w:pPr>
        <w:pStyle w:val="Code"/>
      </w:pPr>
      <w:r>
        <w:t xml:space="preserve">  </w:t>
      </w:r>
      <w:r>
        <w:rPr>
          <w:rStyle w:val="CodeAnnotationCode"/>
        </w:rPr>
        <w:t>4</w:t>
      </w:r>
      <w:r>
        <w:t xml:space="preserve"> </w:t>
      </w:r>
      <w:proofErr w:type="gramStart"/>
      <w:r>
        <w:t>address</w:t>
      </w:r>
      <w:proofErr w:type="gramEnd"/>
      <w:r>
        <w:t>: String,</w:t>
      </w:r>
    </w:p>
    <w:p w14:paraId="1AD8BC63" w14:textId="77777777" w:rsidR="00630B2C" w:rsidRDefault="00000000">
      <w:pPr>
        <w:pStyle w:val="Code"/>
      </w:pPr>
      <w:r>
        <w:t>}</w:t>
      </w:r>
    </w:p>
    <w:p w14:paraId="07BFE721" w14:textId="77777777" w:rsidR="00630B2C" w:rsidRDefault="00630B2C">
      <w:pPr>
        <w:pStyle w:val="Code"/>
      </w:pPr>
    </w:p>
    <w:p w14:paraId="68128333" w14:textId="77777777" w:rsidR="00630B2C" w:rsidRDefault="00000000">
      <w:pPr>
        <w:pStyle w:val="CodeAnnotated"/>
      </w:pPr>
      <w:r>
        <w:rPr>
          <w:rStyle w:val="CodeAnnotationCode"/>
        </w:rPr>
        <w:t>5</w:t>
      </w:r>
      <w:r>
        <w:t xml:space="preserve"> let home = </w:t>
      </w:r>
      <w:proofErr w:type="spellStart"/>
      <w:r>
        <w:t>IpAddr</w:t>
      </w:r>
      <w:proofErr w:type="spellEnd"/>
      <w:r>
        <w:t xml:space="preserve"> {</w:t>
      </w:r>
    </w:p>
    <w:p w14:paraId="29402DCB" w14:textId="77777777" w:rsidR="00630B2C" w:rsidRDefault="00000000">
      <w:pPr>
        <w:pStyle w:val="Code"/>
      </w:pPr>
      <w:r>
        <w:t xml:space="preserve">    kind: </w:t>
      </w:r>
      <w:proofErr w:type="spellStart"/>
      <w:proofErr w:type="gramStart"/>
      <w:r>
        <w:t>IpAddrKind</w:t>
      </w:r>
      <w:proofErr w:type="spellEnd"/>
      <w:r>
        <w:t>::</w:t>
      </w:r>
      <w:proofErr w:type="gramEnd"/>
      <w:r>
        <w:t>V4,</w:t>
      </w:r>
    </w:p>
    <w:p w14:paraId="1E299EAA" w14:textId="77777777" w:rsidR="00630B2C" w:rsidRDefault="00000000">
      <w:pPr>
        <w:pStyle w:val="Code"/>
      </w:pPr>
      <w:r>
        <w:t xml:space="preserve">    address: </w:t>
      </w:r>
      <w:proofErr w:type="gramStart"/>
      <w:r>
        <w:t>String::</w:t>
      </w:r>
      <w:proofErr w:type="gramEnd"/>
      <w:r>
        <w:t>from("127.0.0.1"),</w:t>
      </w:r>
    </w:p>
    <w:p w14:paraId="3DB89209" w14:textId="77777777" w:rsidR="00630B2C" w:rsidRDefault="00000000">
      <w:pPr>
        <w:pStyle w:val="Code"/>
      </w:pPr>
      <w:r>
        <w:t>};</w:t>
      </w:r>
    </w:p>
    <w:p w14:paraId="6CC73889" w14:textId="77777777" w:rsidR="00630B2C" w:rsidRDefault="00630B2C">
      <w:pPr>
        <w:pStyle w:val="Code"/>
      </w:pPr>
    </w:p>
    <w:p w14:paraId="31D0D4BC" w14:textId="77777777" w:rsidR="00630B2C" w:rsidRDefault="00000000">
      <w:pPr>
        <w:pStyle w:val="CodeAnnotated"/>
      </w:pPr>
      <w:r>
        <w:rPr>
          <w:rStyle w:val="CodeAnnotationCode"/>
        </w:rPr>
        <w:t>6</w:t>
      </w:r>
      <w:r>
        <w:t xml:space="preserve"> let loopback = </w:t>
      </w:r>
      <w:proofErr w:type="spellStart"/>
      <w:r>
        <w:t>IpAddr</w:t>
      </w:r>
      <w:proofErr w:type="spellEnd"/>
      <w:r>
        <w:t xml:space="preserve"> {</w:t>
      </w:r>
    </w:p>
    <w:p w14:paraId="337DF89B" w14:textId="77777777" w:rsidR="00630B2C" w:rsidRDefault="00000000">
      <w:pPr>
        <w:pStyle w:val="Code"/>
      </w:pPr>
      <w:r>
        <w:t xml:space="preserve">    kind: </w:t>
      </w:r>
      <w:proofErr w:type="spellStart"/>
      <w:proofErr w:type="gramStart"/>
      <w:r>
        <w:t>IpAddrKind</w:t>
      </w:r>
      <w:proofErr w:type="spellEnd"/>
      <w:r>
        <w:t>::</w:t>
      </w:r>
      <w:proofErr w:type="gramEnd"/>
      <w:r>
        <w:t>V6,</w:t>
      </w:r>
    </w:p>
    <w:p w14:paraId="02B710A7" w14:textId="77777777" w:rsidR="00630B2C" w:rsidRDefault="00000000">
      <w:pPr>
        <w:pStyle w:val="Code"/>
      </w:pPr>
      <w:r>
        <w:t xml:space="preserve">    address: </w:t>
      </w:r>
      <w:proofErr w:type="gramStart"/>
      <w:r>
        <w:t>String::</w:t>
      </w:r>
      <w:proofErr w:type="gramEnd"/>
      <w:r>
        <w:t>from("::1"),</w:t>
      </w:r>
    </w:p>
    <w:p w14:paraId="44068EF0" w14:textId="77777777" w:rsidR="00630B2C" w:rsidRDefault="00000000">
      <w:pPr>
        <w:pStyle w:val="Code"/>
      </w:pPr>
      <w:r>
        <w:t>};</w:t>
      </w:r>
    </w:p>
    <w:p w14:paraId="4AA676D7" w14:textId="77777777" w:rsidR="00630B2C" w:rsidRDefault="00630B2C">
      <w:pPr>
        <w:pStyle w:val="CodeSpaceBelow"/>
      </w:pPr>
    </w:p>
    <w:p w14:paraId="6F29E4ED" w14:textId="77777777" w:rsidR="00630B2C" w:rsidRDefault="00000000">
      <w:pPr>
        <w:pStyle w:val="CodeListingCaption"/>
      </w:pPr>
      <w:r>
        <w:t xml:space="preserve">Listing 6-1: Storing the data and </w:t>
      </w:r>
      <w:proofErr w:type="spellStart"/>
      <w:r>
        <w:rPr>
          <w:rStyle w:val="LiteralCaption"/>
          <w:i/>
          <w:iCs/>
        </w:rPr>
        <w:t>IpAddrKind</w:t>
      </w:r>
      <w:proofErr w:type="spellEnd"/>
      <w:r>
        <w:t xml:space="preserve"> variant of an IP address using a </w:t>
      </w:r>
      <w:r>
        <w:rPr>
          <w:rStyle w:val="LiteralCaption"/>
          <w:i/>
          <w:iCs/>
        </w:rPr>
        <w:t>struct</w:t>
      </w:r>
    </w:p>
    <w:p w14:paraId="35405B99" w14:textId="77777777" w:rsidR="00630B2C" w:rsidRDefault="00000000">
      <w:pPr>
        <w:pStyle w:val="Body"/>
      </w:pPr>
      <w:r>
        <w:t xml:space="preserve">Here, we’ve defined a struct </w:t>
      </w:r>
      <w:proofErr w:type="spellStart"/>
      <w:r>
        <w:rPr>
          <w:rStyle w:val="Literal"/>
        </w:rPr>
        <w:t>IpAddr</w:t>
      </w:r>
      <w:proofErr w:type="spellEnd"/>
      <w:r>
        <w:t> </w:t>
      </w:r>
      <w:r>
        <w:rPr>
          <w:rStyle w:val="CodeAnnotation"/>
        </w:rPr>
        <w:t>2</w:t>
      </w:r>
      <w:r>
        <w:t xml:space="preserve"> that has two fields: a </w:t>
      </w:r>
      <w:r>
        <w:rPr>
          <w:rStyle w:val="Literal"/>
        </w:rPr>
        <w:t>kind</w:t>
      </w:r>
      <w:r>
        <w:t xml:space="preserve"> field </w:t>
      </w:r>
      <w:r>
        <w:rPr>
          <w:rStyle w:val="CodeAnnotation"/>
        </w:rPr>
        <w:t>3</w:t>
      </w:r>
      <w:r>
        <w:t xml:space="preserve"> </w:t>
      </w:r>
      <w:r>
        <w:rPr>
          <w:spacing w:val="-3"/>
        </w:rPr>
        <w:t xml:space="preserve">that is of type </w:t>
      </w:r>
      <w:proofErr w:type="spellStart"/>
      <w:r>
        <w:rPr>
          <w:rStyle w:val="Literal"/>
          <w:spacing w:val="-3"/>
        </w:rPr>
        <w:t>IpAddrKind</w:t>
      </w:r>
      <w:proofErr w:type="spellEnd"/>
      <w:r>
        <w:rPr>
          <w:spacing w:val="-3"/>
        </w:rPr>
        <w:t xml:space="preserve"> (the enum we defined previously </w:t>
      </w:r>
      <w:r>
        <w:rPr>
          <w:rStyle w:val="CodeAnnotation"/>
          <w:spacing w:val="-3"/>
        </w:rPr>
        <w:t>1</w:t>
      </w:r>
      <w:r>
        <w:rPr>
          <w:spacing w:val="-3"/>
        </w:rPr>
        <w:t xml:space="preserve">) and an </w:t>
      </w:r>
      <w:r>
        <w:rPr>
          <w:rStyle w:val="Literal"/>
          <w:spacing w:val="-3"/>
        </w:rPr>
        <w:t>address</w:t>
      </w:r>
      <w:r>
        <w:rPr>
          <w:spacing w:val="-3"/>
        </w:rPr>
        <w:t xml:space="preserve"> </w:t>
      </w:r>
      <w:r>
        <w:rPr>
          <w:spacing w:val="3"/>
        </w:rPr>
        <w:t>field </w:t>
      </w:r>
      <w:r>
        <w:rPr>
          <w:rStyle w:val="CodeAnnotation"/>
          <w:spacing w:val="3"/>
        </w:rPr>
        <w:t>4</w:t>
      </w:r>
      <w:r>
        <w:rPr>
          <w:spacing w:val="3"/>
        </w:rPr>
        <w:t xml:space="preserve"> of type </w:t>
      </w:r>
      <w:r>
        <w:rPr>
          <w:rStyle w:val="Literal"/>
          <w:spacing w:val="3"/>
        </w:rPr>
        <w:t>String</w:t>
      </w:r>
      <w:r>
        <w:rPr>
          <w:spacing w:val="3"/>
        </w:rPr>
        <w:t xml:space="preserve">. We have two instances of this struct. The first is </w:t>
      </w:r>
      <w:r>
        <w:rPr>
          <w:rStyle w:val="Literal"/>
        </w:rPr>
        <w:t>home</w:t>
      </w:r>
      <w:r>
        <w:t> </w:t>
      </w:r>
      <w:r>
        <w:rPr>
          <w:rStyle w:val="CodeAnnotation"/>
        </w:rPr>
        <w:t>5</w:t>
      </w:r>
      <w:r>
        <w:t xml:space="preserve">, and it has the value </w:t>
      </w:r>
      <w:proofErr w:type="spellStart"/>
      <w:proofErr w:type="gramStart"/>
      <w:r>
        <w:rPr>
          <w:rStyle w:val="Literal"/>
        </w:rPr>
        <w:t>IpAddrKind</w:t>
      </w:r>
      <w:proofErr w:type="spellEnd"/>
      <w:r>
        <w:rPr>
          <w:rStyle w:val="Literal"/>
        </w:rPr>
        <w:t>::</w:t>
      </w:r>
      <w:proofErr w:type="gramEnd"/>
      <w:r>
        <w:rPr>
          <w:rStyle w:val="Literal"/>
        </w:rPr>
        <w:t>V4</w:t>
      </w:r>
      <w:r>
        <w:t xml:space="preserve"> as its </w:t>
      </w:r>
      <w:r>
        <w:rPr>
          <w:rStyle w:val="Literal"/>
        </w:rPr>
        <w:t>kind</w:t>
      </w:r>
      <w:r>
        <w:t xml:space="preserve"> with associated address data of </w:t>
      </w:r>
      <w:r>
        <w:rPr>
          <w:rStyle w:val="Literal"/>
        </w:rPr>
        <w:t>127.0.0.1</w:t>
      </w:r>
      <w:r>
        <w:t xml:space="preserve">. The second instance is </w:t>
      </w:r>
      <w:r>
        <w:rPr>
          <w:rStyle w:val="Literal"/>
        </w:rPr>
        <w:t>loopback</w:t>
      </w:r>
      <w:r>
        <w:t> </w:t>
      </w:r>
      <w:r>
        <w:rPr>
          <w:rStyle w:val="CodeAnnotation"/>
        </w:rPr>
        <w:t>6</w:t>
      </w:r>
      <w:r>
        <w:t xml:space="preserve">. It has the other variant of </w:t>
      </w:r>
      <w:proofErr w:type="spellStart"/>
      <w:r>
        <w:rPr>
          <w:rStyle w:val="Literal"/>
        </w:rPr>
        <w:t>IpAddrKind</w:t>
      </w:r>
      <w:proofErr w:type="spellEnd"/>
      <w:r>
        <w:t xml:space="preserve"> as its </w:t>
      </w:r>
      <w:r>
        <w:rPr>
          <w:rStyle w:val="Literal"/>
        </w:rPr>
        <w:t>kind</w:t>
      </w:r>
      <w:r>
        <w:t xml:space="preserve"> value, </w:t>
      </w:r>
      <w:r>
        <w:rPr>
          <w:rStyle w:val="Literal"/>
        </w:rPr>
        <w:t>V6</w:t>
      </w:r>
      <w:r>
        <w:t xml:space="preserve">, and has address </w:t>
      </w:r>
      <w:r>
        <w:rPr>
          <w:rStyle w:val="Literal"/>
        </w:rPr>
        <w:t>::1</w:t>
      </w:r>
      <w:r>
        <w:t xml:space="preserve"> associated with it. We’ve used a struct to bundle the </w:t>
      </w:r>
      <w:r>
        <w:rPr>
          <w:rStyle w:val="Literal"/>
        </w:rPr>
        <w:t>kind</w:t>
      </w:r>
      <w:r>
        <w:t xml:space="preserve"> and </w:t>
      </w:r>
      <w:r>
        <w:rPr>
          <w:rStyle w:val="Literal"/>
        </w:rPr>
        <w:t>address</w:t>
      </w:r>
      <w:r>
        <w:t xml:space="preserve"> values together, so now the variant is associated with the value.</w:t>
      </w:r>
    </w:p>
    <w:p w14:paraId="0106CE09" w14:textId="77777777" w:rsidR="00630B2C" w:rsidRDefault="00000000">
      <w:pPr>
        <w:pStyle w:val="Body"/>
      </w:pPr>
      <w:r>
        <w:rPr>
          <w:spacing w:val="2"/>
        </w:rPr>
        <w:t xml:space="preserve">However, representing the same concept using just an enum is more </w:t>
      </w:r>
      <w:r>
        <w:t xml:space="preserve">concise: rather than an enum inside a struct, we can put data directly into each enum variant. This new definition of the </w:t>
      </w:r>
      <w:proofErr w:type="spellStart"/>
      <w:r>
        <w:rPr>
          <w:rStyle w:val="Literal"/>
        </w:rPr>
        <w:t>IpAddr</w:t>
      </w:r>
      <w:proofErr w:type="spellEnd"/>
      <w:r>
        <w:t xml:space="preserve"> enum says that both </w:t>
      </w:r>
      <w:r>
        <w:rPr>
          <w:rStyle w:val="Literal"/>
        </w:rPr>
        <w:t>V4</w:t>
      </w:r>
      <w:r>
        <w:t xml:space="preserve"> and </w:t>
      </w:r>
      <w:r>
        <w:rPr>
          <w:rStyle w:val="Literal"/>
        </w:rPr>
        <w:t>V6</w:t>
      </w:r>
      <w:r>
        <w:t xml:space="preserve"> variants will have associated </w:t>
      </w:r>
      <w:r>
        <w:rPr>
          <w:rStyle w:val="Literal"/>
        </w:rPr>
        <w:t>String</w:t>
      </w:r>
      <w:r>
        <w:t xml:space="preserve"> values:</w:t>
      </w:r>
    </w:p>
    <w:p w14:paraId="7D1ACD63" w14:textId="77777777" w:rsidR="00630B2C" w:rsidRDefault="00630B2C">
      <w:pPr>
        <w:pStyle w:val="CodeSpaceAbove"/>
      </w:pPr>
    </w:p>
    <w:p w14:paraId="08464FEC" w14:textId="77777777" w:rsidR="00630B2C" w:rsidRDefault="00000000">
      <w:pPr>
        <w:pStyle w:val="Code"/>
      </w:pPr>
      <w:r>
        <w:t xml:space="preserve">enum </w:t>
      </w:r>
      <w:proofErr w:type="spellStart"/>
      <w:r>
        <w:t>IpAddr</w:t>
      </w:r>
      <w:proofErr w:type="spellEnd"/>
      <w:r>
        <w:t xml:space="preserve"> {</w:t>
      </w:r>
    </w:p>
    <w:p w14:paraId="0C74C078" w14:textId="77777777" w:rsidR="00630B2C" w:rsidRDefault="00000000">
      <w:pPr>
        <w:pStyle w:val="Code"/>
      </w:pPr>
      <w:r>
        <w:t xml:space="preserve">    V4(String),</w:t>
      </w:r>
    </w:p>
    <w:p w14:paraId="760863C1" w14:textId="77777777" w:rsidR="00630B2C" w:rsidRDefault="00000000">
      <w:pPr>
        <w:pStyle w:val="Code"/>
      </w:pPr>
      <w:r>
        <w:t xml:space="preserve">    V6(String),</w:t>
      </w:r>
    </w:p>
    <w:p w14:paraId="3AE7CABD" w14:textId="77777777" w:rsidR="00630B2C" w:rsidRDefault="00000000">
      <w:pPr>
        <w:pStyle w:val="Code"/>
      </w:pPr>
      <w:r>
        <w:t>}</w:t>
      </w:r>
    </w:p>
    <w:p w14:paraId="69599697" w14:textId="77777777" w:rsidR="00630B2C" w:rsidRDefault="00630B2C">
      <w:pPr>
        <w:pStyle w:val="Code"/>
      </w:pPr>
    </w:p>
    <w:p w14:paraId="2CF30835" w14:textId="77777777" w:rsidR="00630B2C" w:rsidRDefault="00000000">
      <w:pPr>
        <w:pStyle w:val="Code"/>
      </w:pPr>
      <w:r>
        <w:t xml:space="preserve">let home = </w:t>
      </w:r>
      <w:proofErr w:type="spellStart"/>
      <w:proofErr w:type="gramStart"/>
      <w:r>
        <w:t>IpAddr</w:t>
      </w:r>
      <w:proofErr w:type="spellEnd"/>
      <w:r>
        <w:t>::</w:t>
      </w:r>
      <w:proofErr w:type="gramEnd"/>
      <w:r>
        <w:t>V4(String::from("127.0.0.1"));</w:t>
      </w:r>
    </w:p>
    <w:p w14:paraId="028E9B92" w14:textId="77777777" w:rsidR="00630B2C" w:rsidRDefault="00630B2C">
      <w:pPr>
        <w:pStyle w:val="Code"/>
      </w:pPr>
    </w:p>
    <w:p w14:paraId="33F2DA00" w14:textId="77777777" w:rsidR="00630B2C" w:rsidRDefault="00000000">
      <w:pPr>
        <w:pStyle w:val="Code"/>
      </w:pPr>
      <w:r>
        <w:t xml:space="preserve">let loopback = </w:t>
      </w:r>
      <w:proofErr w:type="spellStart"/>
      <w:proofErr w:type="gramStart"/>
      <w:r>
        <w:t>IpAddr</w:t>
      </w:r>
      <w:proofErr w:type="spellEnd"/>
      <w:r>
        <w:t>::</w:t>
      </w:r>
      <w:proofErr w:type="gramEnd"/>
      <w:r>
        <w:t>V6(String::from("::1"));</w:t>
      </w:r>
    </w:p>
    <w:p w14:paraId="06A2010E" w14:textId="77777777" w:rsidR="00630B2C" w:rsidRDefault="00630B2C">
      <w:pPr>
        <w:pStyle w:val="CodeSpaceBelow"/>
      </w:pPr>
    </w:p>
    <w:p w14:paraId="100F3268" w14:textId="77777777" w:rsidR="00630B2C" w:rsidRDefault="00000000">
      <w:pPr>
        <w:pStyle w:val="Body"/>
      </w:pPr>
      <w:r>
        <w:t xml:space="preserve">We attach data to each variant of the enum directly, so there is no need for an extra struct. Here, it’s also easier to see another detail of how enums </w:t>
      </w:r>
      <w:r>
        <w:rPr>
          <w:spacing w:val="2"/>
        </w:rPr>
        <w:t>work: the name of each enum variant that we define also becomes a func</w:t>
      </w:r>
      <w:r>
        <w:t xml:space="preserve">tion </w:t>
      </w:r>
      <w:r>
        <w:rPr>
          <w:spacing w:val="-3"/>
        </w:rPr>
        <w:t xml:space="preserve">that constructs an instance of the enum. That is, </w:t>
      </w:r>
      <w:proofErr w:type="spellStart"/>
      <w:proofErr w:type="gramStart"/>
      <w:r>
        <w:rPr>
          <w:rStyle w:val="Literal"/>
          <w:spacing w:val="-3"/>
        </w:rPr>
        <w:t>IpAddr</w:t>
      </w:r>
      <w:proofErr w:type="spellEnd"/>
      <w:r>
        <w:rPr>
          <w:rStyle w:val="Literal"/>
          <w:spacing w:val="-3"/>
        </w:rPr>
        <w:t>::</w:t>
      </w:r>
      <w:proofErr w:type="gramEnd"/>
      <w:r>
        <w:rPr>
          <w:rStyle w:val="Literal"/>
          <w:spacing w:val="-3"/>
        </w:rPr>
        <w:t>V4()</w:t>
      </w:r>
      <w:r>
        <w:rPr>
          <w:spacing w:val="-3"/>
        </w:rPr>
        <w:t xml:space="preserve"> is a function </w:t>
      </w:r>
      <w:r>
        <w:br/>
        <w:t xml:space="preserve">call that takes a </w:t>
      </w:r>
      <w:r>
        <w:rPr>
          <w:rStyle w:val="Literal"/>
        </w:rPr>
        <w:t>String</w:t>
      </w:r>
      <w:r>
        <w:t xml:space="preserve"> argument and returns an instance of the </w:t>
      </w:r>
      <w:proofErr w:type="spellStart"/>
      <w:r>
        <w:rPr>
          <w:rStyle w:val="Literal"/>
        </w:rPr>
        <w:t>IpAddr</w:t>
      </w:r>
      <w:proofErr w:type="spellEnd"/>
      <w:r>
        <w:t xml:space="preserve"> type. We automatically get this constructor function defined </w:t>
      </w:r>
      <w:proofErr w:type="gramStart"/>
      <w:r>
        <w:t>as a result of</w:t>
      </w:r>
      <w:proofErr w:type="gramEnd"/>
      <w:r>
        <w:t xml:space="preserve"> defining the enum.</w:t>
      </w:r>
    </w:p>
    <w:p w14:paraId="320D7BBA" w14:textId="77777777" w:rsidR="00630B2C" w:rsidRDefault="00000000">
      <w:pPr>
        <w:pStyle w:val="Body"/>
      </w:pPr>
      <w:r>
        <w:lastRenderedPageBreak/>
        <w:t xml:space="preserve">There’s another advantage to using an enum rather than a struct: each </w:t>
      </w:r>
      <w:r>
        <w:rPr>
          <w:spacing w:val="2"/>
        </w:rPr>
        <w:t xml:space="preserve">variant can have different types and amounts of associated data. Version </w:t>
      </w:r>
      <w:r>
        <w:t xml:space="preserve">four IP addresses will always have four numeric components that will have values between 0 and 255. If we wanted to store </w:t>
      </w:r>
      <w:r>
        <w:rPr>
          <w:rStyle w:val="Literal"/>
        </w:rPr>
        <w:t>V4</w:t>
      </w:r>
      <w:r>
        <w:t xml:space="preserve"> addresses as four </w:t>
      </w:r>
      <w:r>
        <w:rPr>
          <w:rStyle w:val="Literal"/>
        </w:rPr>
        <w:t>u8</w:t>
      </w:r>
      <w:r>
        <w:t xml:space="preserve"> values but still express </w:t>
      </w:r>
      <w:r>
        <w:rPr>
          <w:rStyle w:val="Literal"/>
        </w:rPr>
        <w:t>V6</w:t>
      </w:r>
      <w:r>
        <w:t xml:space="preserve"> addresses as one </w:t>
      </w:r>
      <w:r>
        <w:rPr>
          <w:rStyle w:val="Literal"/>
        </w:rPr>
        <w:t>String</w:t>
      </w:r>
      <w:r>
        <w:t xml:space="preserve"> value, we wouldn’t be able to with a struct. Enums handle this case with ease:</w:t>
      </w:r>
    </w:p>
    <w:p w14:paraId="4A504E09" w14:textId="77777777" w:rsidR="00630B2C" w:rsidRDefault="00630B2C">
      <w:pPr>
        <w:pStyle w:val="CodeSpaceAbove"/>
      </w:pPr>
    </w:p>
    <w:p w14:paraId="05CE8358" w14:textId="77777777" w:rsidR="00630B2C" w:rsidRDefault="00000000">
      <w:pPr>
        <w:pStyle w:val="Code"/>
      </w:pPr>
      <w:r>
        <w:t xml:space="preserve">enum </w:t>
      </w:r>
      <w:proofErr w:type="spellStart"/>
      <w:r>
        <w:t>IpAddr</w:t>
      </w:r>
      <w:proofErr w:type="spellEnd"/>
      <w:r>
        <w:t xml:space="preserve"> {</w:t>
      </w:r>
    </w:p>
    <w:p w14:paraId="5E9172CD" w14:textId="77777777" w:rsidR="00630B2C" w:rsidRDefault="00000000">
      <w:pPr>
        <w:pStyle w:val="Code"/>
      </w:pPr>
      <w:r>
        <w:t xml:space="preserve">    V4(u8, u8, u8, u8),</w:t>
      </w:r>
    </w:p>
    <w:p w14:paraId="0CEE0648" w14:textId="77777777" w:rsidR="00630B2C" w:rsidRDefault="00000000">
      <w:pPr>
        <w:pStyle w:val="Code"/>
      </w:pPr>
      <w:r>
        <w:t xml:space="preserve">    V6(String),</w:t>
      </w:r>
    </w:p>
    <w:p w14:paraId="2273A989" w14:textId="77777777" w:rsidR="00630B2C" w:rsidRDefault="00000000">
      <w:pPr>
        <w:pStyle w:val="Code"/>
      </w:pPr>
      <w:r>
        <w:t>}</w:t>
      </w:r>
    </w:p>
    <w:p w14:paraId="4A3BBB25" w14:textId="77777777" w:rsidR="00630B2C" w:rsidRDefault="00630B2C">
      <w:pPr>
        <w:pStyle w:val="Code"/>
      </w:pPr>
    </w:p>
    <w:p w14:paraId="70875421" w14:textId="77777777" w:rsidR="00630B2C" w:rsidRDefault="00000000">
      <w:pPr>
        <w:pStyle w:val="Code"/>
      </w:pPr>
      <w:r>
        <w:t xml:space="preserve">let home = </w:t>
      </w:r>
      <w:proofErr w:type="spellStart"/>
      <w:proofErr w:type="gramStart"/>
      <w:r>
        <w:t>IpAddr</w:t>
      </w:r>
      <w:proofErr w:type="spellEnd"/>
      <w:r>
        <w:t>::</w:t>
      </w:r>
      <w:proofErr w:type="gramEnd"/>
      <w:r>
        <w:t>V4(127, 0, 0, 1);</w:t>
      </w:r>
    </w:p>
    <w:p w14:paraId="12B36017" w14:textId="77777777" w:rsidR="00630B2C" w:rsidRDefault="00630B2C">
      <w:pPr>
        <w:pStyle w:val="Code"/>
      </w:pPr>
    </w:p>
    <w:p w14:paraId="067A0DA1" w14:textId="77777777" w:rsidR="00630B2C" w:rsidRDefault="00000000">
      <w:pPr>
        <w:pStyle w:val="Code"/>
      </w:pPr>
      <w:r>
        <w:t xml:space="preserve">let loopback = </w:t>
      </w:r>
      <w:proofErr w:type="spellStart"/>
      <w:proofErr w:type="gramStart"/>
      <w:r>
        <w:t>IpAddr</w:t>
      </w:r>
      <w:proofErr w:type="spellEnd"/>
      <w:r>
        <w:t>::</w:t>
      </w:r>
      <w:proofErr w:type="gramEnd"/>
      <w:r>
        <w:t>V6(String::from("::1"));</w:t>
      </w:r>
    </w:p>
    <w:p w14:paraId="1369809B" w14:textId="77777777" w:rsidR="00630B2C" w:rsidRDefault="00630B2C">
      <w:pPr>
        <w:pStyle w:val="CodeSpaceBelow"/>
      </w:pPr>
    </w:p>
    <w:p w14:paraId="517766BE" w14:textId="77777777" w:rsidR="00630B2C" w:rsidRDefault="00000000">
      <w:pPr>
        <w:pStyle w:val="Body"/>
      </w:pPr>
      <w:r>
        <w:t xml:space="preserve">We’ve shown several different ways to define data structures to store version four and version six IP addresses. However, as it turns out, wanting to </w:t>
      </w:r>
      <w:r>
        <w:rPr>
          <w:spacing w:val="2"/>
        </w:rPr>
        <w:t xml:space="preserve">store IP addresses and encode which kind they are is so common that the </w:t>
      </w:r>
      <w:r>
        <w:t xml:space="preserve">standard library has a definition we can use! Let’s look at how the standard library defines </w:t>
      </w:r>
      <w:proofErr w:type="spellStart"/>
      <w:r>
        <w:rPr>
          <w:rStyle w:val="Literal"/>
        </w:rPr>
        <w:t>IpAddr</w:t>
      </w:r>
      <w:proofErr w:type="spellEnd"/>
      <w:r>
        <w:t>: it has the exact enum and variants that we’ve defined and used, but it embeds the address data inside the variants in the form of two different structs, which are defined differently for each variant:</w:t>
      </w:r>
    </w:p>
    <w:p w14:paraId="6CAD55D8" w14:textId="77777777" w:rsidR="00630B2C" w:rsidRDefault="00630B2C">
      <w:pPr>
        <w:pStyle w:val="CodeSpaceAbove"/>
      </w:pPr>
    </w:p>
    <w:p w14:paraId="50C342F8" w14:textId="77777777" w:rsidR="00630B2C" w:rsidRDefault="00000000">
      <w:pPr>
        <w:pStyle w:val="Code"/>
      </w:pPr>
      <w:r>
        <w:t>struct Ipv4Addr {</w:t>
      </w:r>
    </w:p>
    <w:p w14:paraId="6DECF58A" w14:textId="77777777" w:rsidR="00630B2C" w:rsidRDefault="00000000">
      <w:pPr>
        <w:pStyle w:val="Code"/>
      </w:pPr>
      <w:r>
        <w:t xml:space="preserve">    </w:t>
      </w:r>
      <w:r>
        <w:rPr>
          <w:rStyle w:val="LiteralItalic"/>
        </w:rPr>
        <w:t>--snip--</w:t>
      </w:r>
    </w:p>
    <w:p w14:paraId="369499FB" w14:textId="77777777" w:rsidR="00630B2C" w:rsidRDefault="00000000">
      <w:pPr>
        <w:pStyle w:val="Code"/>
      </w:pPr>
      <w:r>
        <w:t>}</w:t>
      </w:r>
    </w:p>
    <w:p w14:paraId="7DE40CC5" w14:textId="77777777" w:rsidR="00630B2C" w:rsidRDefault="00630B2C">
      <w:pPr>
        <w:pStyle w:val="Code"/>
      </w:pPr>
    </w:p>
    <w:p w14:paraId="30CAD28F" w14:textId="77777777" w:rsidR="00630B2C" w:rsidRDefault="00000000">
      <w:pPr>
        <w:pStyle w:val="Code"/>
      </w:pPr>
      <w:r>
        <w:t>struct Ipv6Addr {</w:t>
      </w:r>
    </w:p>
    <w:p w14:paraId="6FFC8E7D" w14:textId="77777777" w:rsidR="00630B2C" w:rsidRDefault="00000000">
      <w:pPr>
        <w:pStyle w:val="Code"/>
      </w:pPr>
      <w:r>
        <w:t xml:space="preserve">    </w:t>
      </w:r>
      <w:r>
        <w:rPr>
          <w:rStyle w:val="LiteralItalic"/>
        </w:rPr>
        <w:t>--snip--</w:t>
      </w:r>
    </w:p>
    <w:p w14:paraId="46F349BF" w14:textId="77777777" w:rsidR="00630B2C" w:rsidRDefault="00000000">
      <w:pPr>
        <w:pStyle w:val="Code"/>
      </w:pPr>
      <w:r>
        <w:t>}</w:t>
      </w:r>
    </w:p>
    <w:p w14:paraId="7E60F348" w14:textId="77777777" w:rsidR="00630B2C" w:rsidRDefault="00630B2C">
      <w:pPr>
        <w:pStyle w:val="Code"/>
      </w:pPr>
    </w:p>
    <w:p w14:paraId="68621B9F" w14:textId="77777777" w:rsidR="00630B2C" w:rsidRDefault="00000000">
      <w:pPr>
        <w:pStyle w:val="Code"/>
      </w:pPr>
      <w:r>
        <w:t xml:space="preserve">enum </w:t>
      </w:r>
      <w:proofErr w:type="spellStart"/>
      <w:r>
        <w:t>IpAddr</w:t>
      </w:r>
      <w:proofErr w:type="spellEnd"/>
      <w:r>
        <w:t xml:space="preserve"> {</w:t>
      </w:r>
    </w:p>
    <w:p w14:paraId="16CA9661" w14:textId="77777777" w:rsidR="00630B2C" w:rsidRDefault="00000000">
      <w:pPr>
        <w:pStyle w:val="Code"/>
      </w:pPr>
      <w:r>
        <w:t xml:space="preserve">    V4(Ipv4Addr),</w:t>
      </w:r>
    </w:p>
    <w:p w14:paraId="74F7C520" w14:textId="77777777" w:rsidR="00630B2C" w:rsidRDefault="00000000">
      <w:pPr>
        <w:pStyle w:val="Code"/>
      </w:pPr>
      <w:r>
        <w:t xml:space="preserve">    V6(Ipv6Addr),</w:t>
      </w:r>
    </w:p>
    <w:p w14:paraId="60525E2D" w14:textId="77777777" w:rsidR="00630B2C" w:rsidRDefault="00000000">
      <w:pPr>
        <w:pStyle w:val="Code"/>
      </w:pPr>
      <w:r>
        <w:t>}</w:t>
      </w:r>
    </w:p>
    <w:p w14:paraId="52F3C06F" w14:textId="77777777" w:rsidR="00630B2C" w:rsidRDefault="00630B2C">
      <w:pPr>
        <w:pStyle w:val="CodeSpaceBelow"/>
      </w:pPr>
    </w:p>
    <w:p w14:paraId="6C2A453A" w14:textId="77777777" w:rsidR="00630B2C" w:rsidRDefault="00000000">
      <w:pPr>
        <w:pStyle w:val="Body"/>
        <w:rPr>
          <w:spacing w:val="-1"/>
        </w:rPr>
      </w:pPr>
      <w:r>
        <w:rPr>
          <w:spacing w:val="1"/>
        </w:rPr>
        <w:t xml:space="preserve">This code illustrates that you can put any kind of data inside an enum </w:t>
      </w:r>
      <w:r>
        <w:rPr>
          <w:spacing w:val="-1"/>
        </w:rPr>
        <w:t>variant: strings, numeric types, or structs, for example. You can even include another enum! Also, standard library types are often not much more complicated than what you might come up with.</w:t>
      </w:r>
    </w:p>
    <w:p w14:paraId="2CAEB948" w14:textId="77777777" w:rsidR="00630B2C" w:rsidRDefault="00000000">
      <w:pPr>
        <w:pStyle w:val="Body"/>
        <w:rPr>
          <w:spacing w:val="-2"/>
        </w:rPr>
      </w:pPr>
      <w:r>
        <w:rPr>
          <w:spacing w:val="3"/>
        </w:rPr>
        <w:t xml:space="preserve">Note that even though the standard library contains a definition for </w:t>
      </w:r>
      <w:proofErr w:type="spellStart"/>
      <w:r>
        <w:rPr>
          <w:rStyle w:val="Literal"/>
          <w:spacing w:val="-2"/>
        </w:rPr>
        <w:t>IpAddr</w:t>
      </w:r>
      <w:proofErr w:type="spellEnd"/>
      <w:r>
        <w:rPr>
          <w:spacing w:val="-2"/>
        </w:rPr>
        <w:t xml:space="preserve">, we can still create and use our own definition without conflict because we haven’t brought the standard library’s definition into our scope. We’ll talk more about bringing types into </w:t>
      </w:r>
      <w:r>
        <w:rPr>
          <w:spacing w:val="-2"/>
        </w:rPr>
        <w:lastRenderedPageBreak/>
        <w:t xml:space="preserve">scope in </w:t>
      </w:r>
      <w:r>
        <w:rPr>
          <w:rStyle w:val="Xref"/>
          <w:spacing w:val="-2"/>
        </w:rPr>
        <w:t>Chapter 7</w:t>
      </w:r>
      <w:r>
        <w:rPr>
          <w:spacing w:val="-2"/>
        </w:rPr>
        <w:t>.</w:t>
      </w:r>
    </w:p>
    <w:p w14:paraId="4606D8B2" w14:textId="77777777" w:rsidR="00630B2C" w:rsidRDefault="00000000">
      <w:pPr>
        <w:pStyle w:val="Body"/>
      </w:pPr>
      <w:r>
        <w:t>Let’s look at another example of an enum in Listing 6-2: this one has a wide variety of types embedded in its variants.</w:t>
      </w:r>
    </w:p>
    <w:p w14:paraId="0FB400D4" w14:textId="77777777" w:rsidR="00630B2C" w:rsidRDefault="00630B2C">
      <w:pPr>
        <w:pStyle w:val="CodeSpaceAbove"/>
      </w:pPr>
    </w:p>
    <w:p w14:paraId="07908888" w14:textId="77777777" w:rsidR="00630B2C" w:rsidRDefault="00000000">
      <w:pPr>
        <w:pStyle w:val="Code"/>
      </w:pPr>
      <w:r>
        <w:t>enum Message {</w:t>
      </w:r>
    </w:p>
    <w:p w14:paraId="4ED26FC5" w14:textId="77777777" w:rsidR="00630B2C" w:rsidRDefault="00000000">
      <w:pPr>
        <w:pStyle w:val="Code"/>
      </w:pPr>
      <w:r>
        <w:t xml:space="preserve">    Quit,</w:t>
      </w:r>
    </w:p>
    <w:p w14:paraId="7A16B267" w14:textId="77777777" w:rsidR="00630B2C" w:rsidRDefault="00000000">
      <w:pPr>
        <w:pStyle w:val="Code"/>
      </w:pPr>
      <w:r>
        <w:t xml:space="preserve">    Move { x: i32, y: i32 },</w:t>
      </w:r>
    </w:p>
    <w:p w14:paraId="53C71174" w14:textId="77777777" w:rsidR="00630B2C" w:rsidRDefault="00000000">
      <w:pPr>
        <w:pStyle w:val="Code"/>
      </w:pPr>
      <w:r>
        <w:t xml:space="preserve">    Write(String),</w:t>
      </w:r>
    </w:p>
    <w:p w14:paraId="16F56888" w14:textId="77777777" w:rsidR="00630B2C" w:rsidRDefault="00000000">
      <w:pPr>
        <w:pStyle w:val="Code"/>
      </w:pPr>
      <w:r>
        <w:t xml:space="preserve">    </w:t>
      </w:r>
      <w:proofErr w:type="spellStart"/>
      <w:r>
        <w:t>ChangeColor</w:t>
      </w:r>
      <w:proofErr w:type="spellEnd"/>
      <w:r>
        <w:t>(i32, i32, i32),</w:t>
      </w:r>
    </w:p>
    <w:p w14:paraId="5FB7F7A1" w14:textId="77777777" w:rsidR="00630B2C" w:rsidRDefault="00000000">
      <w:pPr>
        <w:pStyle w:val="Code"/>
      </w:pPr>
      <w:r>
        <w:t>}</w:t>
      </w:r>
    </w:p>
    <w:p w14:paraId="2FA3CD9B" w14:textId="77777777" w:rsidR="00630B2C" w:rsidRDefault="00630B2C">
      <w:pPr>
        <w:pStyle w:val="CodeSpaceBelow"/>
      </w:pPr>
    </w:p>
    <w:p w14:paraId="3A137F49" w14:textId="77777777" w:rsidR="00630B2C" w:rsidRDefault="00000000">
      <w:pPr>
        <w:pStyle w:val="CodeListingCaption"/>
      </w:pPr>
      <w:r>
        <w:t xml:space="preserve">Listing 6-2: A </w:t>
      </w:r>
      <w:r>
        <w:rPr>
          <w:rStyle w:val="LiteralCaption"/>
          <w:i/>
          <w:iCs/>
        </w:rPr>
        <w:t>Message</w:t>
      </w:r>
      <w:r>
        <w:t xml:space="preserve"> enum whose variants each store different amounts and types </w:t>
      </w:r>
      <w:r>
        <w:br/>
        <w:t>of values</w:t>
      </w:r>
    </w:p>
    <w:p w14:paraId="1906F468" w14:textId="77777777" w:rsidR="00630B2C" w:rsidRDefault="00000000">
      <w:pPr>
        <w:pStyle w:val="Body"/>
      </w:pPr>
      <w:r>
        <w:t>This enum has four variants with different types:</w:t>
      </w:r>
    </w:p>
    <w:p w14:paraId="3ADAE7F0" w14:textId="77777777" w:rsidR="00630B2C" w:rsidRDefault="00000000">
      <w:pPr>
        <w:pStyle w:val="RunInPara"/>
      </w:pPr>
      <w:r>
        <w:rPr>
          <w:rStyle w:val="LiteralBold"/>
        </w:rPr>
        <w:t>Quit</w:t>
      </w:r>
      <w:r>
        <w:t> </w:t>
      </w:r>
      <w:r>
        <w:t> </w:t>
      </w:r>
      <w:r>
        <w:t>Has no data associated with it at all</w:t>
      </w:r>
    </w:p>
    <w:p w14:paraId="7B00B7D4" w14:textId="77777777" w:rsidR="00630B2C" w:rsidRDefault="00000000">
      <w:pPr>
        <w:pStyle w:val="RunInPara"/>
      </w:pPr>
      <w:r>
        <w:rPr>
          <w:rStyle w:val="LiteralBold"/>
        </w:rPr>
        <w:t>Move</w:t>
      </w:r>
      <w:r>
        <w:t> </w:t>
      </w:r>
      <w:r>
        <w:t> </w:t>
      </w:r>
      <w:r>
        <w:t>Has named fields, like a struct does</w:t>
      </w:r>
    </w:p>
    <w:p w14:paraId="65993175" w14:textId="77777777" w:rsidR="00630B2C" w:rsidRDefault="00000000">
      <w:pPr>
        <w:pStyle w:val="RunInPara"/>
      </w:pPr>
      <w:r>
        <w:rPr>
          <w:rStyle w:val="LiteralBold"/>
        </w:rPr>
        <w:t>Write</w:t>
      </w:r>
      <w:r>
        <w:t> </w:t>
      </w:r>
      <w:r>
        <w:t> </w:t>
      </w:r>
      <w:r>
        <w:t xml:space="preserve">Includes a single </w:t>
      </w:r>
      <w:r>
        <w:rPr>
          <w:rStyle w:val="Literal"/>
        </w:rPr>
        <w:t>String</w:t>
      </w:r>
    </w:p>
    <w:p w14:paraId="410B2F7E" w14:textId="77777777" w:rsidR="00630B2C" w:rsidRDefault="00000000">
      <w:pPr>
        <w:pStyle w:val="RunInPara"/>
      </w:pPr>
      <w:proofErr w:type="spellStart"/>
      <w:r>
        <w:rPr>
          <w:rStyle w:val="LiteralBold"/>
        </w:rPr>
        <w:t>ChangeColor</w:t>
      </w:r>
      <w:proofErr w:type="spellEnd"/>
      <w:r>
        <w:t> </w:t>
      </w:r>
      <w:r>
        <w:t> </w:t>
      </w:r>
      <w:r>
        <w:t xml:space="preserve">Includes three </w:t>
      </w:r>
      <w:r>
        <w:rPr>
          <w:rStyle w:val="Literal"/>
        </w:rPr>
        <w:t>i32</w:t>
      </w:r>
      <w:r>
        <w:t xml:space="preserve"> values</w:t>
      </w:r>
    </w:p>
    <w:p w14:paraId="6529D461" w14:textId="77777777" w:rsidR="00630B2C" w:rsidRDefault="00000000">
      <w:pPr>
        <w:pStyle w:val="Body"/>
      </w:pPr>
      <w:r>
        <w:t xml:space="preserve">Defining an enum with variants such as the ones in Listing 6-2 is </w:t>
      </w:r>
      <w:proofErr w:type="gramStart"/>
      <w:r>
        <w:t>similar to</w:t>
      </w:r>
      <w:proofErr w:type="gramEnd"/>
      <w:r>
        <w:t xml:space="preserve"> defining different kinds of struct definitions, except the enum doesn’t use the </w:t>
      </w:r>
      <w:r>
        <w:rPr>
          <w:rStyle w:val="Literal"/>
        </w:rPr>
        <w:t>struct</w:t>
      </w:r>
      <w:r>
        <w:t xml:space="preserve"> keyword and all the variants are grouped together under the </w:t>
      </w:r>
      <w:r>
        <w:rPr>
          <w:rStyle w:val="Literal"/>
          <w:spacing w:val="2"/>
        </w:rPr>
        <w:t>Message</w:t>
      </w:r>
      <w:r>
        <w:rPr>
          <w:spacing w:val="2"/>
        </w:rPr>
        <w:t xml:space="preserve"> type. The following structs could hold the same data that the pre</w:t>
      </w:r>
      <w:r>
        <w:t>ceding enum variants hold:</w:t>
      </w:r>
    </w:p>
    <w:p w14:paraId="10C584C1" w14:textId="77777777" w:rsidR="00630B2C" w:rsidRDefault="00630B2C">
      <w:pPr>
        <w:pStyle w:val="CodeSpaceAbove"/>
      </w:pPr>
    </w:p>
    <w:p w14:paraId="048288BA" w14:textId="77777777" w:rsidR="00630B2C" w:rsidRDefault="00000000">
      <w:pPr>
        <w:pStyle w:val="Code"/>
      </w:pPr>
      <w:r>
        <w:t xml:space="preserve">struct </w:t>
      </w:r>
      <w:proofErr w:type="spellStart"/>
      <w:r>
        <w:t>QuitMessage</w:t>
      </w:r>
      <w:proofErr w:type="spellEnd"/>
      <w:r>
        <w:t>; // unit struct</w:t>
      </w:r>
    </w:p>
    <w:p w14:paraId="1EC40C48" w14:textId="77777777" w:rsidR="00630B2C" w:rsidRDefault="00000000">
      <w:pPr>
        <w:pStyle w:val="Code"/>
      </w:pPr>
      <w:r>
        <w:t xml:space="preserve">struct </w:t>
      </w:r>
      <w:proofErr w:type="spellStart"/>
      <w:r>
        <w:t>MoveMessage</w:t>
      </w:r>
      <w:proofErr w:type="spellEnd"/>
      <w:r>
        <w:t xml:space="preserve"> {</w:t>
      </w:r>
    </w:p>
    <w:p w14:paraId="6217EF49" w14:textId="77777777" w:rsidR="00630B2C" w:rsidRDefault="00000000">
      <w:pPr>
        <w:pStyle w:val="Code"/>
      </w:pPr>
      <w:r>
        <w:t xml:space="preserve">    x: i32,</w:t>
      </w:r>
    </w:p>
    <w:p w14:paraId="4B43A826" w14:textId="77777777" w:rsidR="00630B2C" w:rsidRDefault="00000000">
      <w:pPr>
        <w:pStyle w:val="Code"/>
      </w:pPr>
      <w:r>
        <w:t xml:space="preserve">    y: i32,</w:t>
      </w:r>
    </w:p>
    <w:p w14:paraId="7D969178" w14:textId="77777777" w:rsidR="00630B2C" w:rsidRDefault="00000000">
      <w:pPr>
        <w:pStyle w:val="Code"/>
      </w:pPr>
      <w:r>
        <w:t>}</w:t>
      </w:r>
    </w:p>
    <w:p w14:paraId="1457965E" w14:textId="77777777" w:rsidR="00630B2C" w:rsidRDefault="00000000">
      <w:pPr>
        <w:pStyle w:val="Code"/>
      </w:pPr>
      <w:r>
        <w:t xml:space="preserve">struct </w:t>
      </w:r>
      <w:proofErr w:type="spellStart"/>
      <w:r>
        <w:t>WriteMessage</w:t>
      </w:r>
      <w:proofErr w:type="spellEnd"/>
      <w:r>
        <w:t>(String); // tuple struct</w:t>
      </w:r>
    </w:p>
    <w:p w14:paraId="7F304BAB" w14:textId="77777777" w:rsidR="00630B2C" w:rsidRDefault="00000000">
      <w:pPr>
        <w:pStyle w:val="Code"/>
      </w:pPr>
      <w:r>
        <w:t xml:space="preserve">struct </w:t>
      </w:r>
      <w:proofErr w:type="spellStart"/>
      <w:r>
        <w:t>ChangeColorMessage</w:t>
      </w:r>
      <w:proofErr w:type="spellEnd"/>
      <w:r>
        <w:t>(i32, i32, i32); // tuple struct</w:t>
      </w:r>
    </w:p>
    <w:p w14:paraId="7AD3CFCF" w14:textId="77777777" w:rsidR="00630B2C" w:rsidRDefault="00630B2C">
      <w:pPr>
        <w:pStyle w:val="CodeSpaceBelow"/>
      </w:pPr>
    </w:p>
    <w:p w14:paraId="2AD83F99" w14:textId="77777777" w:rsidR="00630B2C" w:rsidRDefault="00000000">
      <w:pPr>
        <w:pStyle w:val="Body"/>
        <w:rPr>
          <w:spacing w:val="3"/>
        </w:rPr>
      </w:pPr>
      <w:r>
        <w:rPr>
          <w:spacing w:val="3"/>
        </w:rPr>
        <w:t xml:space="preserve">But if we used the different structs, each of which has its own type, we couldn’t as easily define a function to take any of these kinds of messages as we could with the </w:t>
      </w:r>
      <w:r>
        <w:rPr>
          <w:rStyle w:val="Literal"/>
          <w:spacing w:val="3"/>
        </w:rPr>
        <w:t>Message</w:t>
      </w:r>
      <w:r>
        <w:rPr>
          <w:spacing w:val="3"/>
        </w:rPr>
        <w:t xml:space="preserve"> enum defined in Listing 6-2, which is </w:t>
      </w:r>
      <w:r>
        <w:rPr>
          <w:spacing w:val="3"/>
        </w:rPr>
        <w:br/>
        <w:t>a single type.</w:t>
      </w:r>
    </w:p>
    <w:p w14:paraId="450C8CC0" w14:textId="77777777" w:rsidR="00630B2C" w:rsidRDefault="00000000">
      <w:pPr>
        <w:pStyle w:val="Body"/>
      </w:pPr>
      <w:r>
        <w:fldChar w:fldCharType="begin"/>
      </w:r>
      <w:r>
        <w:instrText>xe "methods:defined on enums"</w:instrText>
      </w:r>
      <w:r>
        <w:fldChar w:fldCharType="end"/>
      </w:r>
      <w:r>
        <w:t xml:space="preserve">There is one more similarity between enums and structs: just as we’re able to define methods on structs using </w:t>
      </w:r>
      <w:proofErr w:type="spellStart"/>
      <w:r>
        <w:rPr>
          <w:rStyle w:val="Literal"/>
        </w:rPr>
        <w:t>impl</w:t>
      </w:r>
      <w:proofErr w:type="spellEnd"/>
      <w:r>
        <w:t>, we’re also able to define meth</w:t>
      </w:r>
      <w:r>
        <w:rPr>
          <w:spacing w:val="3"/>
        </w:rPr>
        <w:t xml:space="preserve">ods on enums. Here’s a method named </w:t>
      </w:r>
      <w:r>
        <w:rPr>
          <w:rStyle w:val="Literal"/>
          <w:spacing w:val="3"/>
        </w:rPr>
        <w:t>call</w:t>
      </w:r>
      <w:r>
        <w:rPr>
          <w:spacing w:val="3"/>
        </w:rPr>
        <w:t xml:space="preserve"> that we could define on our </w:t>
      </w:r>
      <w:r>
        <w:rPr>
          <w:rStyle w:val="Literal"/>
        </w:rPr>
        <w:t>Message</w:t>
      </w:r>
      <w:r>
        <w:t xml:space="preserve"> enum:</w:t>
      </w:r>
    </w:p>
    <w:p w14:paraId="0D80761F" w14:textId="77777777" w:rsidR="00630B2C" w:rsidRDefault="00630B2C">
      <w:pPr>
        <w:pStyle w:val="CodeSpaceAbove"/>
      </w:pPr>
    </w:p>
    <w:p w14:paraId="14404AF9" w14:textId="77777777" w:rsidR="00630B2C" w:rsidRDefault="00000000">
      <w:pPr>
        <w:pStyle w:val="Code"/>
      </w:pPr>
      <w:proofErr w:type="spellStart"/>
      <w:r>
        <w:t>impl</w:t>
      </w:r>
      <w:proofErr w:type="spellEnd"/>
      <w:r>
        <w:t xml:space="preserve"> Message {</w:t>
      </w:r>
    </w:p>
    <w:p w14:paraId="0188DF6B" w14:textId="77777777" w:rsidR="00630B2C" w:rsidRDefault="00000000">
      <w:pPr>
        <w:pStyle w:val="Code"/>
      </w:pPr>
      <w:r>
        <w:lastRenderedPageBreak/>
        <w:t xml:space="preserve">    fn call(&amp;self) {</w:t>
      </w:r>
    </w:p>
    <w:p w14:paraId="7AEFBEBE" w14:textId="77777777" w:rsidR="00630B2C" w:rsidRDefault="00000000">
      <w:pPr>
        <w:pStyle w:val="Code"/>
      </w:pPr>
      <w:r>
        <w:t xml:space="preserve">      </w:t>
      </w:r>
      <w:r>
        <w:rPr>
          <w:rStyle w:val="CodeAnnotationCode"/>
        </w:rPr>
        <w:t>1</w:t>
      </w:r>
      <w:r>
        <w:t xml:space="preserve"> // method body would be defined here</w:t>
      </w:r>
    </w:p>
    <w:p w14:paraId="5A758C0A" w14:textId="77777777" w:rsidR="00630B2C" w:rsidRDefault="00000000">
      <w:pPr>
        <w:pStyle w:val="Code"/>
      </w:pPr>
      <w:r>
        <w:t xml:space="preserve">    }</w:t>
      </w:r>
    </w:p>
    <w:p w14:paraId="6A8A3B2A" w14:textId="77777777" w:rsidR="00630B2C" w:rsidRDefault="00000000">
      <w:pPr>
        <w:pStyle w:val="Code"/>
      </w:pPr>
      <w:r>
        <w:t>}</w:t>
      </w:r>
    </w:p>
    <w:p w14:paraId="540CAACD" w14:textId="77777777" w:rsidR="00630B2C" w:rsidRDefault="00630B2C">
      <w:pPr>
        <w:pStyle w:val="Code"/>
      </w:pPr>
    </w:p>
    <w:p w14:paraId="05014D92" w14:textId="77777777" w:rsidR="00630B2C" w:rsidRDefault="00000000">
      <w:pPr>
        <w:pStyle w:val="CodeAnnotated"/>
      </w:pPr>
      <w:r>
        <w:rPr>
          <w:rStyle w:val="CodeAnnotationCode"/>
        </w:rPr>
        <w:t>2</w:t>
      </w:r>
      <w:r>
        <w:t xml:space="preserve"> let m = </w:t>
      </w:r>
      <w:proofErr w:type="gramStart"/>
      <w:r>
        <w:t>Message::</w:t>
      </w:r>
      <w:proofErr w:type="gramEnd"/>
      <w:r>
        <w:t>Write(String::from("hello"));</w:t>
      </w:r>
    </w:p>
    <w:p w14:paraId="1E099E60" w14:textId="77777777" w:rsidR="00630B2C" w:rsidRDefault="00000000">
      <w:pPr>
        <w:pStyle w:val="Code"/>
      </w:pPr>
      <w:proofErr w:type="spellStart"/>
      <w:r>
        <w:t>m.call</w:t>
      </w:r>
      <w:proofErr w:type="spellEnd"/>
      <w:r>
        <w:t>(</w:t>
      </w:r>
      <w:proofErr w:type="gramStart"/>
      <w:r>
        <w:t>);</w:t>
      </w:r>
      <w:proofErr w:type="gramEnd"/>
    </w:p>
    <w:p w14:paraId="720D9586" w14:textId="77777777" w:rsidR="00630B2C" w:rsidRDefault="00630B2C">
      <w:pPr>
        <w:pStyle w:val="CodeSpaceBelow"/>
      </w:pPr>
    </w:p>
    <w:p w14:paraId="0E2E2EEB" w14:textId="77777777" w:rsidR="00630B2C" w:rsidRDefault="00000000">
      <w:pPr>
        <w:pStyle w:val="Body"/>
      </w:pPr>
      <w:r>
        <w:t xml:space="preserve">The body of the method would use </w:t>
      </w:r>
      <w:r>
        <w:rPr>
          <w:rStyle w:val="Literal"/>
        </w:rPr>
        <w:t>self</w:t>
      </w:r>
      <w:r>
        <w:t xml:space="preserve"> to get the value that we called the method on. In this example, we’ve created a variable </w:t>
      </w:r>
      <w:r>
        <w:rPr>
          <w:rStyle w:val="Literal"/>
        </w:rPr>
        <w:t>m</w:t>
      </w:r>
      <w:r>
        <w:t> </w:t>
      </w:r>
      <w:r>
        <w:rPr>
          <w:rStyle w:val="CodeAnnotation"/>
        </w:rPr>
        <w:t>2</w:t>
      </w:r>
      <w:r>
        <w:t xml:space="preserve"> that has the value </w:t>
      </w:r>
      <w:proofErr w:type="gramStart"/>
      <w:r>
        <w:rPr>
          <w:rStyle w:val="Literal"/>
        </w:rPr>
        <w:t>Message::</w:t>
      </w:r>
      <w:proofErr w:type="gramEnd"/>
      <w:r>
        <w:rPr>
          <w:rStyle w:val="Literal"/>
        </w:rPr>
        <w:t>Write(String::from("hello"))</w:t>
      </w:r>
      <w:r>
        <w:t xml:space="preserve">, and that is what </w:t>
      </w:r>
      <w:r>
        <w:rPr>
          <w:rStyle w:val="Literal"/>
        </w:rPr>
        <w:t>self</w:t>
      </w:r>
      <w:r>
        <w:t xml:space="preserve"> will be in the body of the </w:t>
      </w:r>
      <w:r>
        <w:rPr>
          <w:rStyle w:val="Literal"/>
        </w:rPr>
        <w:t>call</w:t>
      </w:r>
      <w:r>
        <w:t xml:space="preserve"> method </w:t>
      </w:r>
      <w:r>
        <w:rPr>
          <w:rStyle w:val="CodeAnnotation"/>
        </w:rPr>
        <w:t>1</w:t>
      </w:r>
      <w:r>
        <w:t xml:space="preserve"> when </w:t>
      </w:r>
      <w:proofErr w:type="spellStart"/>
      <w:r>
        <w:rPr>
          <w:rStyle w:val="Literal"/>
        </w:rPr>
        <w:t>m.call</w:t>
      </w:r>
      <w:proofErr w:type="spellEnd"/>
      <w:r>
        <w:rPr>
          <w:rStyle w:val="Literal"/>
        </w:rPr>
        <w:t>()</w:t>
      </w:r>
      <w:r>
        <w:t xml:space="preserve"> runs.</w:t>
      </w:r>
    </w:p>
    <w:p w14:paraId="1CCA9CCE" w14:textId="77777777" w:rsidR="00630B2C" w:rsidRDefault="00000000">
      <w:pPr>
        <w:pStyle w:val="Body"/>
      </w:pPr>
      <w:r>
        <w:t xml:space="preserve">Let’s look at another enum in the standard library that is very common and useful: </w:t>
      </w:r>
      <w:r>
        <w:rPr>
          <w:rStyle w:val="Literal"/>
        </w:rPr>
        <w:t>Option</w:t>
      </w:r>
      <w:r>
        <w:t>.</w:t>
      </w:r>
    </w:p>
    <w:p w14:paraId="23EE3D7D" w14:textId="77777777" w:rsidR="00630B2C" w:rsidRDefault="00000000">
      <w:pPr>
        <w:pStyle w:val="HeadB"/>
      </w:pPr>
      <w:r>
        <w:fldChar w:fldCharType="begin"/>
      </w:r>
      <w:r>
        <w:instrText>xe "Option&lt;T&gt; enum"</w:instrText>
      </w:r>
      <w:r>
        <w:fldChar w:fldCharType="end"/>
      </w:r>
      <w:r>
        <w:t>The Option Enum and Its Advantages Over Null Values</w:t>
      </w:r>
    </w:p>
    <w:p w14:paraId="05B9B629" w14:textId="77777777" w:rsidR="00630B2C" w:rsidRDefault="00000000">
      <w:pPr>
        <w:pStyle w:val="BodyFirst"/>
      </w:pPr>
      <w:r>
        <w:t xml:space="preserve">This section explores a case study of </w:t>
      </w:r>
      <w:r>
        <w:rPr>
          <w:rStyle w:val="Literal"/>
        </w:rPr>
        <w:t>Option</w:t>
      </w:r>
      <w:r>
        <w:t xml:space="preserve">, which is another enum defined by the standard library. The </w:t>
      </w:r>
      <w:r>
        <w:rPr>
          <w:rStyle w:val="Literal"/>
        </w:rPr>
        <w:t>Option</w:t>
      </w:r>
      <w:r>
        <w:t xml:space="preserve"> type encodes the very common scenario in which a value could be </w:t>
      </w:r>
      <w:proofErr w:type="gramStart"/>
      <w:r>
        <w:t>something</w:t>
      </w:r>
      <w:proofErr w:type="gramEnd"/>
      <w:r>
        <w:t xml:space="preserve"> or it could be nothing.</w:t>
      </w:r>
    </w:p>
    <w:p w14:paraId="408DFCE4" w14:textId="6D84F1BC" w:rsidR="00630B2C" w:rsidRDefault="00000000">
      <w:pPr>
        <w:pStyle w:val="Body"/>
      </w:pPr>
      <w:r>
        <w:rPr>
          <w:spacing w:val="2"/>
        </w:rPr>
        <w:t>For example, if you request the first item in a</w:t>
      </w:r>
      <w:ins w:id="0" w:author="Chris Krycho" w:date="2025-02-26T13:36:00Z" w16du:dateUtc="2025-02-26T20:36:00Z">
        <w:r w:rsidR="0039570D">
          <w:rPr>
            <w:spacing w:val="2"/>
          </w:rPr>
          <w:t xml:space="preserve"> non-empty</w:t>
        </w:r>
      </w:ins>
      <w:r>
        <w:rPr>
          <w:spacing w:val="2"/>
        </w:rPr>
        <w:t xml:space="preserve"> list</w:t>
      </w:r>
      <w:del w:id="1" w:author="Chris Krycho" w:date="2025-02-26T13:36:00Z" w16du:dateUtc="2025-02-26T20:36:00Z">
        <w:r w:rsidDel="0039570D">
          <w:rPr>
            <w:spacing w:val="2"/>
          </w:rPr>
          <w:delText xml:space="preserve"> containing multiple items</w:delText>
        </w:r>
      </w:del>
      <w:r>
        <w:rPr>
          <w:spacing w:val="2"/>
        </w:rPr>
        <w:t xml:space="preserve">, you </w:t>
      </w:r>
      <w:proofErr w:type="gramStart"/>
      <w:r>
        <w:rPr>
          <w:spacing w:val="2"/>
        </w:rPr>
        <w:t>would</w:t>
      </w:r>
      <w:proofErr w:type="gramEnd"/>
      <w:r>
        <w:rPr>
          <w:spacing w:val="2"/>
        </w:rPr>
        <w:t xml:space="preserve"> get a value. If you request the first item in an empty list, </w:t>
      </w:r>
      <w:r>
        <w:t xml:space="preserve">you </w:t>
      </w:r>
      <w:proofErr w:type="gramStart"/>
      <w:r>
        <w:t>would</w:t>
      </w:r>
      <w:proofErr w:type="gramEnd"/>
      <w:r>
        <w:t xml:space="preserve"> get nothing. Expressing this concept in terms of the type system </w:t>
      </w:r>
      <w:r>
        <w:rPr>
          <w:spacing w:val="3"/>
        </w:rPr>
        <w:t xml:space="preserve">means the compiler can check whether you’ve handled all the cases you </w:t>
      </w:r>
      <w:r>
        <w:t>should be handling; this functionality can prevent bugs that are extremely common in other programming languages.</w:t>
      </w:r>
    </w:p>
    <w:p w14:paraId="222B80EF" w14:textId="77777777" w:rsidR="00630B2C" w:rsidRDefault="00000000">
      <w:pPr>
        <w:pStyle w:val="Body"/>
      </w:pPr>
      <w:r>
        <w:rPr>
          <w:spacing w:val="3"/>
        </w:rPr>
        <w:t xml:space="preserve">Programming language design is often thought of in terms of which </w:t>
      </w:r>
      <w:r>
        <w:t xml:space="preserve">features you include, but the features you exclude are important too. </w:t>
      </w:r>
      <w:r>
        <w:fldChar w:fldCharType="begin"/>
      </w:r>
      <w:r>
        <w:instrText>xe "null"</w:instrText>
      </w:r>
      <w:r>
        <w:fldChar w:fldCharType="end"/>
      </w:r>
      <w:r>
        <w:t xml:space="preserve">Rust doesn’t have the null feature that many other languages have. </w:t>
      </w:r>
      <w:r>
        <w:rPr>
          <w:rStyle w:val="Italic"/>
        </w:rPr>
        <w:t>Null</w:t>
      </w:r>
      <w:r>
        <w:t xml:space="preserve"> is a value </w:t>
      </w:r>
      <w:r>
        <w:rPr>
          <w:spacing w:val="3"/>
        </w:rPr>
        <w:t xml:space="preserve">that means there is no value there. In languages with null, variables can </w:t>
      </w:r>
      <w:r>
        <w:t xml:space="preserve">always be in one of two states: null or </w:t>
      </w:r>
      <w:proofErr w:type="gramStart"/>
      <w:r>
        <w:t>not-null</w:t>
      </w:r>
      <w:proofErr w:type="gramEnd"/>
      <w:r>
        <w:t>.</w:t>
      </w:r>
    </w:p>
    <w:p w14:paraId="79FE1CF3" w14:textId="77777777" w:rsidR="00630B2C" w:rsidRDefault="00000000">
      <w:pPr>
        <w:pStyle w:val="Body"/>
      </w:pPr>
      <w:r>
        <w:t xml:space="preserve">In his 2009 presentation “Null References: The Billion Dollar Mistake,” Tony </w:t>
      </w:r>
      <w:r>
        <w:fldChar w:fldCharType="begin"/>
      </w:r>
      <w:r>
        <w:instrText>xe "Hoare, Tony"</w:instrText>
      </w:r>
      <w:r>
        <w:fldChar w:fldCharType="end"/>
      </w:r>
      <w:r>
        <w:t>Hoare, the inventor of null, had this to say:</w:t>
      </w:r>
    </w:p>
    <w:p w14:paraId="24A98519" w14:textId="77777777" w:rsidR="00630B2C" w:rsidRDefault="00000000">
      <w:pPr>
        <w:pStyle w:val="Blockquote"/>
        <w:rPr>
          <w:spacing w:val="-1"/>
        </w:rPr>
      </w:pPr>
      <w:r>
        <w:rPr>
          <w:spacing w:val="2"/>
        </w:rPr>
        <w:t>I call it my billion-dollar mistake. At that time, I was designing the first comprehensive type system for references in an object-</w:t>
      </w:r>
      <w:r>
        <w:rPr>
          <w:spacing w:val="-1"/>
        </w:rPr>
        <w:t xml:space="preserve">oriented language. My goal was to ensure that all use of references should be </w:t>
      </w:r>
      <w:proofErr w:type="gramStart"/>
      <w:r>
        <w:rPr>
          <w:spacing w:val="-1"/>
        </w:rPr>
        <w:t>absolutely safe</w:t>
      </w:r>
      <w:proofErr w:type="gramEnd"/>
      <w:r>
        <w:rPr>
          <w:spacing w:val="-1"/>
        </w:rPr>
        <w:t xml:space="preserve">, with checking performed automatically by the compiler. But I couldn’t resist the temptation to put in a null reference, simply because it was so easy to implement. This has led to innumerable errors, </w:t>
      </w:r>
      <w:r>
        <w:rPr>
          <w:spacing w:val="-1"/>
        </w:rPr>
        <w:lastRenderedPageBreak/>
        <w:t>vulnerabilities, and system crashes, which have probably caused a billion dollars of pain and damage in the last forty years.</w:t>
      </w:r>
    </w:p>
    <w:p w14:paraId="1663DC70" w14:textId="77777777" w:rsidR="00630B2C" w:rsidRDefault="00000000">
      <w:pPr>
        <w:pStyle w:val="Body"/>
      </w:pPr>
      <w:r>
        <w:rPr>
          <w:spacing w:val="3"/>
        </w:rPr>
        <w:t>The problem with null values is that if you try to use a null value as a not-null value, you’ll get an error of some kind. Because this null or not-</w:t>
      </w:r>
      <w:r>
        <w:t>null property is pervasive, it’s extremely easy to make this kind of error.</w:t>
      </w:r>
    </w:p>
    <w:p w14:paraId="100C6BB0" w14:textId="77777777" w:rsidR="00630B2C" w:rsidRDefault="00000000">
      <w:pPr>
        <w:pStyle w:val="Body"/>
        <w:rPr>
          <w:spacing w:val="1"/>
        </w:rPr>
      </w:pPr>
      <w:r>
        <w:rPr>
          <w:spacing w:val="1"/>
        </w:rPr>
        <w:t>However, the concept that null is trying to express is still a useful one: a null is a value that is currently invalid or absent for some reason.</w:t>
      </w:r>
    </w:p>
    <w:p w14:paraId="478BFEDA" w14:textId="77777777" w:rsidR="00630B2C" w:rsidRDefault="00000000">
      <w:pPr>
        <w:pStyle w:val="Body"/>
      </w:pPr>
      <w:r>
        <w:t xml:space="preserve">The problem isn’t really with the concept but with the </w:t>
      </w:r>
      <w:proofErr w:type="gramStart"/>
      <w:r>
        <w:t>particular implementation</w:t>
      </w:r>
      <w:proofErr w:type="gramEnd"/>
      <w:r>
        <w:t xml:space="preserve">. As such, Rust does not have nulls, but it does have an enum that </w:t>
      </w:r>
      <w:r>
        <w:rPr>
          <w:spacing w:val="2"/>
        </w:rPr>
        <w:t xml:space="preserve">can encode the concept of a value being present or absent. This enum is </w:t>
      </w:r>
      <w:r>
        <w:rPr>
          <w:rStyle w:val="Literal"/>
        </w:rPr>
        <w:t>Option&lt;T&gt;</w:t>
      </w:r>
      <w:r>
        <w:t>, and it is defined by the standard library as follows:</w:t>
      </w:r>
    </w:p>
    <w:p w14:paraId="60BCC8B6" w14:textId="77777777" w:rsidR="00630B2C" w:rsidRDefault="00630B2C">
      <w:pPr>
        <w:pStyle w:val="CodeSpaceAbove"/>
      </w:pPr>
    </w:p>
    <w:p w14:paraId="456CCDF3" w14:textId="77777777" w:rsidR="00630B2C" w:rsidRDefault="00000000">
      <w:pPr>
        <w:pStyle w:val="Code"/>
      </w:pPr>
      <w:r>
        <w:t>enum Option&lt;T&gt; {</w:t>
      </w:r>
    </w:p>
    <w:p w14:paraId="7A25C954" w14:textId="77777777" w:rsidR="00630B2C" w:rsidRDefault="00000000">
      <w:pPr>
        <w:pStyle w:val="Code"/>
      </w:pPr>
      <w:r>
        <w:t xml:space="preserve">    None,</w:t>
      </w:r>
    </w:p>
    <w:p w14:paraId="16A9847E" w14:textId="77777777" w:rsidR="00630B2C" w:rsidRDefault="00000000">
      <w:pPr>
        <w:pStyle w:val="Code"/>
      </w:pPr>
      <w:r>
        <w:t xml:space="preserve">    Some(T),</w:t>
      </w:r>
    </w:p>
    <w:p w14:paraId="004C9BB0" w14:textId="77777777" w:rsidR="00630B2C" w:rsidRDefault="00000000">
      <w:pPr>
        <w:pStyle w:val="Code"/>
      </w:pPr>
      <w:r>
        <w:t>}</w:t>
      </w:r>
    </w:p>
    <w:p w14:paraId="15FD4E1C" w14:textId="77777777" w:rsidR="00630B2C" w:rsidRDefault="00630B2C">
      <w:pPr>
        <w:pStyle w:val="CodeSpaceBelow"/>
      </w:pPr>
    </w:p>
    <w:p w14:paraId="31AA513B" w14:textId="77777777" w:rsidR="00630B2C" w:rsidRDefault="00000000">
      <w:pPr>
        <w:pStyle w:val="Body"/>
        <w:rPr>
          <w:spacing w:val="-1"/>
        </w:rPr>
      </w:pPr>
      <w:r>
        <w:rPr>
          <w:spacing w:val="1"/>
        </w:rPr>
        <w:t xml:space="preserve">The </w:t>
      </w:r>
      <w:r>
        <w:rPr>
          <w:rStyle w:val="Literal"/>
          <w:spacing w:val="1"/>
        </w:rPr>
        <w:t>Option&lt;T&gt;</w:t>
      </w:r>
      <w:r>
        <w:rPr>
          <w:spacing w:val="1"/>
        </w:rPr>
        <w:t xml:space="preserve"> enum is so useful that it’s even included in the prelude; </w:t>
      </w:r>
      <w:r>
        <w:rPr>
          <w:spacing w:val="-1"/>
        </w:rPr>
        <w:t xml:space="preserve">you don’t need to bring it into scope explicitly. Its variants are also included in the prelude: you can use </w:t>
      </w:r>
      <w:r>
        <w:rPr>
          <w:rStyle w:val="Literal"/>
          <w:spacing w:val="-1"/>
        </w:rPr>
        <w:t>Some</w:t>
      </w:r>
      <w:r>
        <w:rPr>
          <w:spacing w:val="-1"/>
        </w:rPr>
        <w:t xml:space="preserve"> and </w:t>
      </w:r>
      <w:r>
        <w:rPr>
          <w:rStyle w:val="Literal"/>
          <w:spacing w:val="-1"/>
        </w:rPr>
        <w:t>None</w:t>
      </w:r>
      <w:r>
        <w:rPr>
          <w:spacing w:val="-1"/>
        </w:rPr>
        <w:t xml:space="preserve"> directly without the </w:t>
      </w:r>
      <w:proofErr w:type="gramStart"/>
      <w:r>
        <w:rPr>
          <w:rStyle w:val="Literal"/>
          <w:spacing w:val="-1"/>
        </w:rPr>
        <w:t>Option::</w:t>
      </w:r>
      <w:proofErr w:type="gramEnd"/>
      <w:r>
        <w:rPr>
          <w:spacing w:val="-1"/>
        </w:rPr>
        <w:t xml:space="preserve"> prefix. The </w:t>
      </w:r>
      <w:r>
        <w:rPr>
          <w:rStyle w:val="Literal"/>
          <w:spacing w:val="-1"/>
        </w:rPr>
        <w:t>Option&lt;T&gt;</w:t>
      </w:r>
      <w:r>
        <w:rPr>
          <w:spacing w:val="-1"/>
        </w:rPr>
        <w:t xml:space="preserve"> enum is still just a regular enum, and </w:t>
      </w:r>
      <w:r>
        <w:rPr>
          <w:rStyle w:val="Literal"/>
          <w:spacing w:val="-1"/>
        </w:rPr>
        <w:t>Some(T)</w:t>
      </w:r>
      <w:r>
        <w:rPr>
          <w:spacing w:val="-1"/>
        </w:rPr>
        <w:t xml:space="preserve"> and </w:t>
      </w:r>
      <w:r>
        <w:rPr>
          <w:rStyle w:val="Literal"/>
          <w:spacing w:val="-1"/>
        </w:rPr>
        <w:t>None</w:t>
      </w:r>
      <w:r>
        <w:rPr>
          <w:spacing w:val="-1"/>
        </w:rPr>
        <w:t xml:space="preserve"> are still variants of type </w:t>
      </w:r>
      <w:r>
        <w:rPr>
          <w:rStyle w:val="Literal"/>
          <w:spacing w:val="-1"/>
        </w:rPr>
        <w:t>Option&lt;T&gt;</w:t>
      </w:r>
      <w:r>
        <w:rPr>
          <w:spacing w:val="-1"/>
        </w:rPr>
        <w:t>.</w:t>
      </w:r>
    </w:p>
    <w:p w14:paraId="6DFB0A18" w14:textId="0B15F1AD" w:rsidR="00630B2C" w:rsidRDefault="00000000">
      <w:pPr>
        <w:pStyle w:val="Body"/>
      </w:pPr>
      <w:r>
        <w:t xml:space="preserve">The </w:t>
      </w:r>
      <w:r>
        <w:rPr>
          <w:rStyle w:val="Literal"/>
        </w:rPr>
        <w:t>&lt;T&gt;</w:t>
      </w:r>
      <w:r>
        <w:t xml:space="preserve"> syntax is a feature of Rust we haven’t talked about yet. It’s </w:t>
      </w:r>
      <w:r>
        <w:rPr>
          <w:spacing w:val="3"/>
        </w:rPr>
        <w:t xml:space="preserve">a generic </w:t>
      </w:r>
      <w:proofErr w:type="gramStart"/>
      <w:r>
        <w:rPr>
          <w:spacing w:val="3"/>
        </w:rPr>
        <w:t>type</w:t>
      </w:r>
      <w:proofErr w:type="gramEnd"/>
      <w:r>
        <w:rPr>
          <w:spacing w:val="3"/>
        </w:rPr>
        <w:t xml:space="preserve"> parameter, and we’ll cover generics in more detail in </w:t>
      </w:r>
      <w:r>
        <w:rPr>
          <w:rStyle w:val="Xref"/>
        </w:rPr>
        <w:t>Chapter 10</w:t>
      </w:r>
      <w:r>
        <w:t xml:space="preserve">. For now, all you need to know is that </w:t>
      </w:r>
      <w:r>
        <w:rPr>
          <w:rStyle w:val="Literal"/>
        </w:rPr>
        <w:t>&lt;T&gt;</w:t>
      </w:r>
      <w:r>
        <w:t xml:space="preserve"> means that the </w:t>
      </w:r>
      <w:r>
        <w:rPr>
          <w:rStyle w:val="Literal"/>
        </w:rPr>
        <w:t>Some</w:t>
      </w:r>
      <w:r>
        <w:t xml:space="preserve"> </w:t>
      </w:r>
      <w:r>
        <w:rPr>
          <w:spacing w:val="-2"/>
        </w:rPr>
        <w:t xml:space="preserve">variant of the </w:t>
      </w:r>
      <w:r>
        <w:rPr>
          <w:rStyle w:val="Literal"/>
          <w:spacing w:val="-2"/>
        </w:rPr>
        <w:t>Option</w:t>
      </w:r>
      <w:r>
        <w:rPr>
          <w:spacing w:val="-2"/>
        </w:rPr>
        <w:t xml:space="preserve"> enum can hold one piece of data of any type, and that </w:t>
      </w:r>
      <w:r>
        <w:t xml:space="preserve">each concrete type that gets used in place of </w:t>
      </w:r>
      <w:r>
        <w:rPr>
          <w:rStyle w:val="Literal"/>
        </w:rPr>
        <w:t>T</w:t>
      </w:r>
      <w:r>
        <w:t xml:space="preserve"> makes the overall </w:t>
      </w:r>
      <w:r>
        <w:rPr>
          <w:rStyle w:val="Literal"/>
        </w:rPr>
        <w:t>Option&lt;T&gt;</w:t>
      </w:r>
      <w:r>
        <w:t xml:space="preserve"> </w:t>
      </w:r>
      <w:r>
        <w:rPr>
          <w:spacing w:val="-2"/>
        </w:rPr>
        <w:t xml:space="preserve">type a different type. Here are some examples of using </w:t>
      </w:r>
      <w:r>
        <w:rPr>
          <w:rStyle w:val="Literal"/>
          <w:spacing w:val="-2"/>
        </w:rPr>
        <w:t>Option</w:t>
      </w:r>
      <w:r>
        <w:rPr>
          <w:spacing w:val="-2"/>
        </w:rPr>
        <w:t xml:space="preserve"> values to hold </w:t>
      </w:r>
      <w:r>
        <w:t xml:space="preserve">number types and </w:t>
      </w:r>
      <w:del w:id="2" w:author="Chris Krycho" w:date="2025-02-26T13:37:00Z" w16du:dateUtc="2025-02-26T20:37:00Z">
        <w:r w:rsidDel="0039570D">
          <w:delText xml:space="preserve">string </w:delText>
        </w:r>
      </w:del>
      <w:ins w:id="3" w:author="Chris Krycho" w:date="2025-02-26T13:37:00Z" w16du:dateUtc="2025-02-26T20:37:00Z">
        <w:r w:rsidR="0039570D">
          <w:t>char</w:t>
        </w:r>
        <w:r w:rsidR="0039570D">
          <w:t xml:space="preserve"> </w:t>
        </w:r>
      </w:ins>
      <w:r>
        <w:t>types:</w:t>
      </w:r>
    </w:p>
    <w:p w14:paraId="52BF3FF1" w14:textId="77777777" w:rsidR="00630B2C" w:rsidRDefault="00630B2C">
      <w:pPr>
        <w:pStyle w:val="CodeSpaceAbove"/>
      </w:pPr>
    </w:p>
    <w:p w14:paraId="0E04D8BF" w14:textId="77777777" w:rsidR="00630B2C" w:rsidRDefault="00000000">
      <w:pPr>
        <w:pStyle w:val="Code"/>
      </w:pPr>
      <w:r>
        <w:t xml:space="preserve">let </w:t>
      </w:r>
      <w:proofErr w:type="spellStart"/>
      <w:r>
        <w:t>some_number</w:t>
      </w:r>
      <w:proofErr w:type="spellEnd"/>
      <w:r>
        <w:t xml:space="preserve"> = Some(5</w:t>
      </w:r>
      <w:proofErr w:type="gramStart"/>
      <w:r>
        <w:t>);</w:t>
      </w:r>
      <w:proofErr w:type="gramEnd"/>
    </w:p>
    <w:p w14:paraId="6AFBC2D8" w14:textId="77777777" w:rsidR="00630B2C" w:rsidRDefault="00000000">
      <w:pPr>
        <w:pStyle w:val="Code"/>
      </w:pPr>
      <w:r>
        <w:t xml:space="preserve">let </w:t>
      </w:r>
      <w:proofErr w:type="spellStart"/>
      <w:r>
        <w:t>some_char</w:t>
      </w:r>
      <w:proofErr w:type="spellEnd"/>
      <w:r>
        <w:t xml:space="preserve"> = Some('e'</w:t>
      </w:r>
      <w:proofErr w:type="gramStart"/>
      <w:r>
        <w:t>);</w:t>
      </w:r>
      <w:proofErr w:type="gramEnd"/>
    </w:p>
    <w:p w14:paraId="576EBFCB" w14:textId="77777777" w:rsidR="00630B2C" w:rsidRDefault="00630B2C">
      <w:pPr>
        <w:pStyle w:val="Code"/>
      </w:pPr>
    </w:p>
    <w:p w14:paraId="4EC0BB2B" w14:textId="77777777" w:rsidR="00630B2C" w:rsidRDefault="00000000">
      <w:pPr>
        <w:pStyle w:val="Code"/>
      </w:pPr>
      <w:r>
        <w:t xml:space="preserve">let </w:t>
      </w:r>
      <w:proofErr w:type="spellStart"/>
      <w:r>
        <w:t>absent_number</w:t>
      </w:r>
      <w:proofErr w:type="spellEnd"/>
      <w:r>
        <w:t xml:space="preserve">: Option&lt;i32&gt; = </w:t>
      </w:r>
      <w:proofErr w:type="gramStart"/>
      <w:r>
        <w:t>None;</w:t>
      </w:r>
      <w:proofErr w:type="gramEnd"/>
    </w:p>
    <w:p w14:paraId="52D93417" w14:textId="77777777" w:rsidR="00630B2C" w:rsidRDefault="00630B2C">
      <w:pPr>
        <w:pStyle w:val="CodeSpaceBelow"/>
      </w:pPr>
    </w:p>
    <w:p w14:paraId="71B03D87" w14:textId="77777777" w:rsidR="00630B2C" w:rsidRDefault="00000000">
      <w:pPr>
        <w:pStyle w:val="Body"/>
        <w:rPr>
          <w:spacing w:val="-2"/>
        </w:rPr>
      </w:pPr>
      <w:r>
        <w:rPr>
          <w:spacing w:val="-2"/>
        </w:rPr>
        <w:t xml:space="preserve">The type of </w:t>
      </w:r>
      <w:proofErr w:type="spellStart"/>
      <w:r>
        <w:rPr>
          <w:rStyle w:val="Literal"/>
          <w:spacing w:val="-2"/>
        </w:rPr>
        <w:t>some_number</w:t>
      </w:r>
      <w:proofErr w:type="spellEnd"/>
      <w:r>
        <w:rPr>
          <w:spacing w:val="-2"/>
        </w:rPr>
        <w:t xml:space="preserve"> is </w:t>
      </w:r>
      <w:r>
        <w:rPr>
          <w:rStyle w:val="Literal"/>
          <w:spacing w:val="-2"/>
        </w:rPr>
        <w:t>Option&lt;i32&gt;</w:t>
      </w:r>
      <w:r>
        <w:rPr>
          <w:spacing w:val="-2"/>
        </w:rPr>
        <w:t xml:space="preserve">. The type of </w:t>
      </w:r>
      <w:proofErr w:type="spellStart"/>
      <w:r>
        <w:rPr>
          <w:rStyle w:val="Literal"/>
          <w:spacing w:val="-2"/>
        </w:rPr>
        <w:t>some_char</w:t>
      </w:r>
      <w:proofErr w:type="spellEnd"/>
      <w:r>
        <w:rPr>
          <w:spacing w:val="-2"/>
        </w:rPr>
        <w:t xml:space="preserve"> is </w:t>
      </w:r>
      <w:r>
        <w:rPr>
          <w:rStyle w:val="Literal"/>
          <w:spacing w:val="-2"/>
        </w:rPr>
        <w:t>Option&lt;char&gt;</w:t>
      </w:r>
      <w:r>
        <w:rPr>
          <w:spacing w:val="-2"/>
        </w:rPr>
        <w:t xml:space="preserve">, which is a different type. Rust can infer these types because we’ve specified a value inside the </w:t>
      </w:r>
      <w:r>
        <w:rPr>
          <w:rStyle w:val="Literal"/>
          <w:spacing w:val="-2"/>
        </w:rPr>
        <w:t>Some</w:t>
      </w:r>
      <w:r>
        <w:rPr>
          <w:spacing w:val="-2"/>
        </w:rPr>
        <w:t xml:space="preserve"> variant. For </w:t>
      </w:r>
      <w:proofErr w:type="spellStart"/>
      <w:r>
        <w:rPr>
          <w:rStyle w:val="Literal"/>
          <w:spacing w:val="-2"/>
        </w:rPr>
        <w:t>absent_number</w:t>
      </w:r>
      <w:proofErr w:type="spellEnd"/>
      <w:r>
        <w:rPr>
          <w:spacing w:val="-2"/>
        </w:rPr>
        <w:t xml:space="preserve">, Rust requires us to annotate the overall </w:t>
      </w:r>
      <w:r>
        <w:rPr>
          <w:rStyle w:val="Literal"/>
          <w:spacing w:val="-2"/>
        </w:rPr>
        <w:t>Option</w:t>
      </w:r>
      <w:r>
        <w:rPr>
          <w:spacing w:val="-2"/>
        </w:rPr>
        <w:t xml:space="preserve"> type: the compiler can’t infer the type that the correspond</w:t>
      </w:r>
      <w:r>
        <w:rPr>
          <w:spacing w:val="1"/>
        </w:rPr>
        <w:t xml:space="preserve">ing </w:t>
      </w:r>
      <w:r>
        <w:rPr>
          <w:rStyle w:val="Literal"/>
          <w:spacing w:val="1"/>
        </w:rPr>
        <w:t>Some</w:t>
      </w:r>
      <w:r>
        <w:rPr>
          <w:spacing w:val="1"/>
        </w:rPr>
        <w:t xml:space="preserve"> variant will hold by looking only at a </w:t>
      </w:r>
      <w:proofErr w:type="gramStart"/>
      <w:r>
        <w:rPr>
          <w:rStyle w:val="Literal"/>
          <w:spacing w:val="1"/>
        </w:rPr>
        <w:t>None</w:t>
      </w:r>
      <w:r>
        <w:rPr>
          <w:spacing w:val="1"/>
        </w:rPr>
        <w:t xml:space="preserve"> value</w:t>
      </w:r>
      <w:proofErr w:type="gramEnd"/>
      <w:r>
        <w:rPr>
          <w:spacing w:val="1"/>
        </w:rPr>
        <w:t xml:space="preserve">. Here, we tell Rust </w:t>
      </w:r>
      <w:r>
        <w:rPr>
          <w:spacing w:val="-2"/>
        </w:rPr>
        <w:lastRenderedPageBreak/>
        <w:t xml:space="preserve">that we mean for </w:t>
      </w:r>
      <w:proofErr w:type="spellStart"/>
      <w:r>
        <w:rPr>
          <w:rStyle w:val="Literal"/>
          <w:spacing w:val="-2"/>
        </w:rPr>
        <w:t>absent_number</w:t>
      </w:r>
      <w:proofErr w:type="spellEnd"/>
      <w:r>
        <w:rPr>
          <w:spacing w:val="-2"/>
        </w:rPr>
        <w:t xml:space="preserve"> to be of type </w:t>
      </w:r>
      <w:r>
        <w:rPr>
          <w:rStyle w:val="Literal"/>
          <w:spacing w:val="-2"/>
        </w:rPr>
        <w:t>Option&lt;i32&gt;</w:t>
      </w:r>
      <w:r>
        <w:rPr>
          <w:spacing w:val="-2"/>
        </w:rPr>
        <w:t>.</w:t>
      </w:r>
    </w:p>
    <w:p w14:paraId="113568D2" w14:textId="77777777" w:rsidR="00630B2C" w:rsidRDefault="00000000">
      <w:pPr>
        <w:pStyle w:val="Body"/>
      </w:pPr>
      <w:r>
        <w:rPr>
          <w:spacing w:val="3"/>
        </w:rPr>
        <w:t xml:space="preserve">When we have a </w:t>
      </w:r>
      <w:r>
        <w:rPr>
          <w:rStyle w:val="Literal"/>
          <w:spacing w:val="3"/>
        </w:rPr>
        <w:t>Some</w:t>
      </w:r>
      <w:r>
        <w:rPr>
          <w:spacing w:val="3"/>
        </w:rPr>
        <w:t xml:space="preserve"> value, we know that a value is </w:t>
      </w:r>
      <w:proofErr w:type="gramStart"/>
      <w:r>
        <w:rPr>
          <w:spacing w:val="3"/>
        </w:rPr>
        <w:t>present</w:t>
      </w:r>
      <w:proofErr w:type="gramEnd"/>
      <w:r>
        <w:rPr>
          <w:spacing w:val="3"/>
        </w:rPr>
        <w:t xml:space="preserve"> and the </w:t>
      </w:r>
      <w:r>
        <w:t xml:space="preserve">value is held within the </w:t>
      </w:r>
      <w:r>
        <w:rPr>
          <w:rStyle w:val="Literal"/>
        </w:rPr>
        <w:t>Some</w:t>
      </w:r>
      <w:r>
        <w:t xml:space="preserve">. When we have a </w:t>
      </w:r>
      <w:proofErr w:type="gramStart"/>
      <w:r>
        <w:rPr>
          <w:rStyle w:val="Literal"/>
        </w:rPr>
        <w:t>None</w:t>
      </w:r>
      <w:r>
        <w:t xml:space="preserve"> value</w:t>
      </w:r>
      <w:proofErr w:type="gramEnd"/>
      <w:r>
        <w:t xml:space="preserve">, in some sense it means the same thing as null: we don’t have a valid value. So why is having </w:t>
      </w:r>
      <w:r>
        <w:rPr>
          <w:rStyle w:val="Literal"/>
        </w:rPr>
        <w:t>Option&lt;T&gt;</w:t>
      </w:r>
      <w:r>
        <w:t xml:space="preserve"> any better than having null?</w:t>
      </w:r>
    </w:p>
    <w:p w14:paraId="4902EEAB" w14:textId="77777777" w:rsidR="00630B2C" w:rsidRDefault="00000000">
      <w:pPr>
        <w:pStyle w:val="Body"/>
      </w:pPr>
      <w:r>
        <w:t xml:space="preserve">In short, because </w:t>
      </w:r>
      <w:r>
        <w:rPr>
          <w:rStyle w:val="Literal"/>
        </w:rPr>
        <w:t>Option&lt;T&gt;</w:t>
      </w:r>
      <w:r>
        <w:t xml:space="preserve"> and </w:t>
      </w:r>
      <w:r>
        <w:rPr>
          <w:rStyle w:val="Literal"/>
        </w:rPr>
        <w:t>T</w:t>
      </w:r>
      <w:r>
        <w:t xml:space="preserve"> (where </w:t>
      </w:r>
      <w:r>
        <w:rPr>
          <w:rStyle w:val="Literal"/>
        </w:rPr>
        <w:t>T</w:t>
      </w:r>
      <w:r>
        <w:t xml:space="preserve"> can be any type) are different types, the compiler won’t let us use an </w:t>
      </w:r>
      <w:r>
        <w:rPr>
          <w:rStyle w:val="Literal"/>
        </w:rPr>
        <w:t>Option&lt;T&gt;</w:t>
      </w:r>
      <w:r>
        <w:t xml:space="preserve"> value as if it were </w:t>
      </w:r>
      <w:proofErr w:type="gramStart"/>
      <w:r>
        <w:t xml:space="preserve">definitely </w:t>
      </w:r>
      <w:r>
        <w:rPr>
          <w:spacing w:val="3"/>
        </w:rPr>
        <w:t>a</w:t>
      </w:r>
      <w:proofErr w:type="gramEnd"/>
      <w:r>
        <w:rPr>
          <w:spacing w:val="3"/>
        </w:rPr>
        <w:t xml:space="preserve"> valid value. For example, this code won’t compile, because it’s trying to </w:t>
      </w:r>
      <w:r>
        <w:t xml:space="preserve">add an </w:t>
      </w:r>
      <w:r>
        <w:rPr>
          <w:rStyle w:val="Literal"/>
        </w:rPr>
        <w:t>i8</w:t>
      </w:r>
      <w:r>
        <w:t xml:space="preserve"> to an </w:t>
      </w:r>
      <w:r>
        <w:rPr>
          <w:rStyle w:val="Literal"/>
        </w:rPr>
        <w:t>Option&lt;i8&gt;</w:t>
      </w:r>
      <w:r>
        <w:t>:</w:t>
      </w:r>
    </w:p>
    <w:p w14:paraId="108B00AC" w14:textId="77777777" w:rsidR="00630B2C" w:rsidRDefault="00630B2C">
      <w:pPr>
        <w:pStyle w:val="CodeSpaceAbove"/>
      </w:pPr>
    </w:p>
    <w:p w14:paraId="3FA58533" w14:textId="77777777" w:rsidR="00630B2C" w:rsidRDefault="00000000">
      <w:pPr>
        <w:pStyle w:val="Code"/>
      </w:pPr>
      <w:r>
        <w:t xml:space="preserve">let x: i8 = </w:t>
      </w:r>
      <w:proofErr w:type="gramStart"/>
      <w:r>
        <w:t>5;</w:t>
      </w:r>
      <w:proofErr w:type="gramEnd"/>
    </w:p>
    <w:p w14:paraId="4BF3D0A4" w14:textId="77777777" w:rsidR="00630B2C" w:rsidRDefault="00000000">
      <w:pPr>
        <w:pStyle w:val="Code"/>
      </w:pPr>
      <w:r>
        <w:t>let y: Option&lt;i8&gt; = Some(5</w:t>
      </w:r>
      <w:proofErr w:type="gramStart"/>
      <w:r>
        <w:t>);</w:t>
      </w:r>
      <w:proofErr w:type="gramEnd"/>
    </w:p>
    <w:p w14:paraId="6397F89F" w14:textId="77777777" w:rsidR="00630B2C" w:rsidRDefault="00630B2C">
      <w:pPr>
        <w:pStyle w:val="Code"/>
      </w:pPr>
    </w:p>
    <w:p w14:paraId="5829CBD2" w14:textId="77777777" w:rsidR="00630B2C" w:rsidRDefault="00000000">
      <w:pPr>
        <w:pStyle w:val="Code"/>
      </w:pPr>
      <w:r>
        <w:t xml:space="preserve">let sum = x + </w:t>
      </w:r>
      <w:proofErr w:type="gramStart"/>
      <w:r>
        <w:t>y;</w:t>
      </w:r>
      <w:proofErr w:type="gramEnd"/>
    </w:p>
    <w:p w14:paraId="567D0BE2" w14:textId="77777777" w:rsidR="00630B2C" w:rsidRDefault="00630B2C">
      <w:pPr>
        <w:pStyle w:val="CodeSpaceBelow"/>
      </w:pPr>
    </w:p>
    <w:p w14:paraId="163DB9B7" w14:textId="77777777" w:rsidR="00630B2C" w:rsidRDefault="00000000">
      <w:pPr>
        <w:pStyle w:val="Body"/>
      </w:pPr>
      <w:r>
        <w:t>If we run this code, we get an error message like this one:</w:t>
      </w:r>
    </w:p>
    <w:p w14:paraId="590A6870" w14:textId="77777777" w:rsidR="00630B2C" w:rsidRDefault="00630B2C">
      <w:pPr>
        <w:pStyle w:val="CodeSpaceAbove"/>
      </w:pPr>
    </w:p>
    <w:p w14:paraId="7F556B0C" w14:textId="77777777" w:rsidR="00630B2C" w:rsidRDefault="00000000">
      <w:pPr>
        <w:pStyle w:val="Code"/>
      </w:pPr>
      <w:r>
        <w:t>error[E0277]: cannot add `Option&lt;i8&gt;` to `i8`</w:t>
      </w:r>
    </w:p>
    <w:p w14:paraId="0AF8ADD0" w14:textId="77777777" w:rsidR="00630B2C" w:rsidRDefault="00000000">
      <w:pPr>
        <w:pStyle w:val="Code"/>
      </w:pPr>
      <w:r>
        <w:t xml:space="preserve"> --&gt; </w:t>
      </w:r>
      <w:proofErr w:type="spellStart"/>
      <w:r>
        <w:t>src</w:t>
      </w:r>
      <w:proofErr w:type="spellEnd"/>
      <w:r>
        <w:t>/main.rs:5:17</w:t>
      </w:r>
    </w:p>
    <w:p w14:paraId="0130C12F" w14:textId="77777777" w:rsidR="00630B2C" w:rsidRDefault="00000000">
      <w:pPr>
        <w:pStyle w:val="Code"/>
      </w:pPr>
      <w:r>
        <w:t xml:space="preserve">  |</w:t>
      </w:r>
    </w:p>
    <w:p w14:paraId="466FD987" w14:textId="77777777" w:rsidR="00630B2C" w:rsidRDefault="00000000">
      <w:pPr>
        <w:pStyle w:val="Code"/>
      </w:pPr>
      <w:r>
        <w:t xml:space="preserve">5 |     let sum = x + </w:t>
      </w:r>
      <w:proofErr w:type="gramStart"/>
      <w:r>
        <w:t>y;</w:t>
      </w:r>
      <w:proofErr w:type="gramEnd"/>
    </w:p>
    <w:p w14:paraId="4BF8E563" w14:textId="77777777" w:rsidR="00630B2C" w:rsidRDefault="00000000">
      <w:pPr>
        <w:pStyle w:val="Code"/>
      </w:pPr>
      <w:r>
        <w:t xml:space="preserve">  |                 ^ no implementation for `i8 + Option&lt;i8&gt;`</w:t>
      </w:r>
    </w:p>
    <w:p w14:paraId="2684E800" w14:textId="77777777" w:rsidR="00630B2C" w:rsidRDefault="00000000">
      <w:pPr>
        <w:pStyle w:val="Code"/>
      </w:pPr>
      <w:r>
        <w:t xml:space="preserve">  |</w:t>
      </w:r>
    </w:p>
    <w:p w14:paraId="53C50417" w14:textId="77777777" w:rsidR="00630B2C" w:rsidRDefault="00000000">
      <w:pPr>
        <w:pStyle w:val="Code"/>
      </w:pPr>
      <w:r>
        <w:t xml:space="preserve">  = help: the trait `Add&lt;Option&lt;i8&gt;&gt;` is not implemented for `i8`</w:t>
      </w:r>
    </w:p>
    <w:p w14:paraId="483ADA1F" w14:textId="77777777" w:rsidR="00630B2C" w:rsidRDefault="00630B2C">
      <w:pPr>
        <w:pStyle w:val="CodeSpaceBelow"/>
      </w:pPr>
    </w:p>
    <w:p w14:paraId="14CEA318" w14:textId="77777777" w:rsidR="00630B2C" w:rsidRDefault="00000000">
      <w:pPr>
        <w:pStyle w:val="Body"/>
      </w:pPr>
      <w:r>
        <w:t xml:space="preserve">Intense! In effect, this error message means that Rust doesn’t understand how to add an </w:t>
      </w:r>
      <w:r>
        <w:rPr>
          <w:rStyle w:val="Literal"/>
        </w:rPr>
        <w:t>i8</w:t>
      </w:r>
      <w:r>
        <w:t xml:space="preserve"> and an </w:t>
      </w:r>
      <w:r>
        <w:rPr>
          <w:rStyle w:val="Literal"/>
        </w:rPr>
        <w:t>Option&lt;i8&gt;</w:t>
      </w:r>
      <w:r>
        <w:t xml:space="preserve">, because they’re different types. </w:t>
      </w:r>
      <w:r>
        <w:rPr>
          <w:spacing w:val="-3"/>
        </w:rPr>
        <w:t xml:space="preserve">When we have a value of a type like </w:t>
      </w:r>
      <w:r>
        <w:rPr>
          <w:rStyle w:val="Literal"/>
          <w:spacing w:val="-3"/>
        </w:rPr>
        <w:t>i8</w:t>
      </w:r>
      <w:r>
        <w:rPr>
          <w:spacing w:val="-3"/>
        </w:rPr>
        <w:t xml:space="preserve"> in Rust, the compiler will ensure that </w:t>
      </w:r>
      <w:r>
        <w:t xml:space="preserve">we always have a valid value. We can proceed confidently without having to check for null before using that value. Only when we have an </w:t>
      </w:r>
      <w:r>
        <w:rPr>
          <w:rStyle w:val="Literal"/>
        </w:rPr>
        <w:t>Option&lt;i8&gt;</w:t>
      </w:r>
      <w:r>
        <w:t xml:space="preserve"> (or whatever type of value we’re working with) do we have to worry about possibly not having a value, and the compiler will make sure we handle that case before using the value.</w:t>
      </w:r>
    </w:p>
    <w:p w14:paraId="56537C4D" w14:textId="77777777" w:rsidR="00630B2C" w:rsidRDefault="00000000">
      <w:pPr>
        <w:pStyle w:val="Body"/>
        <w:rPr>
          <w:spacing w:val="2"/>
        </w:rPr>
      </w:pPr>
      <w:r>
        <w:rPr>
          <w:spacing w:val="2"/>
        </w:rPr>
        <w:t xml:space="preserve">In other words, you </w:t>
      </w:r>
      <w:proofErr w:type="gramStart"/>
      <w:r>
        <w:rPr>
          <w:spacing w:val="2"/>
        </w:rPr>
        <w:t>have to</w:t>
      </w:r>
      <w:proofErr w:type="gramEnd"/>
      <w:r>
        <w:rPr>
          <w:spacing w:val="2"/>
        </w:rPr>
        <w:t xml:space="preserve"> convert an </w:t>
      </w:r>
      <w:r>
        <w:rPr>
          <w:rStyle w:val="Literal"/>
          <w:spacing w:val="2"/>
        </w:rPr>
        <w:t>Option&lt;T&gt;</w:t>
      </w:r>
      <w:r>
        <w:rPr>
          <w:spacing w:val="2"/>
        </w:rPr>
        <w:t xml:space="preserve"> to a </w:t>
      </w:r>
      <w:r>
        <w:rPr>
          <w:rStyle w:val="Literal"/>
          <w:spacing w:val="2"/>
        </w:rPr>
        <w:t>T</w:t>
      </w:r>
      <w:r>
        <w:rPr>
          <w:spacing w:val="2"/>
        </w:rPr>
        <w:t xml:space="preserve"> before you can perform </w:t>
      </w:r>
      <w:r>
        <w:rPr>
          <w:rStyle w:val="Literal"/>
          <w:spacing w:val="2"/>
        </w:rPr>
        <w:t>T</w:t>
      </w:r>
      <w:r>
        <w:rPr>
          <w:spacing w:val="2"/>
        </w:rPr>
        <w:t xml:space="preserve"> operations with it. Generally, this helps catch one of the most common issues with null: assuming that something isn’t null when it </w:t>
      </w:r>
      <w:proofErr w:type="gramStart"/>
      <w:r>
        <w:rPr>
          <w:spacing w:val="2"/>
        </w:rPr>
        <w:t>actually is</w:t>
      </w:r>
      <w:proofErr w:type="gramEnd"/>
      <w:r>
        <w:rPr>
          <w:spacing w:val="2"/>
        </w:rPr>
        <w:t>.</w:t>
      </w:r>
    </w:p>
    <w:p w14:paraId="5BD472BC" w14:textId="77777777" w:rsidR="00630B2C" w:rsidRDefault="00000000">
      <w:pPr>
        <w:pStyle w:val="Body"/>
      </w:pPr>
      <w:r>
        <w:t xml:space="preserve">Eliminating the risk of incorrectly assuming a not-null value helps you </w:t>
      </w:r>
      <w:r>
        <w:rPr>
          <w:spacing w:val="3"/>
        </w:rPr>
        <w:t xml:space="preserve">to be more confident in your code. </w:t>
      </w:r>
      <w:proofErr w:type="gramStart"/>
      <w:r>
        <w:rPr>
          <w:spacing w:val="3"/>
        </w:rPr>
        <w:t>In order to</w:t>
      </w:r>
      <w:proofErr w:type="gramEnd"/>
      <w:r>
        <w:rPr>
          <w:spacing w:val="3"/>
        </w:rPr>
        <w:t xml:space="preserve"> have a value that can possibly be null, you must explicitly opt in by making the type of that value </w:t>
      </w:r>
      <w:r>
        <w:rPr>
          <w:rStyle w:val="Literal"/>
        </w:rPr>
        <w:t>Option&lt;T&gt;</w:t>
      </w:r>
      <w:r>
        <w:t xml:space="preserve">. Then, when you use that value, you are required to explicitly handle the case when the value is null. Everywhere that a value has a type that isn’t an </w:t>
      </w:r>
      <w:r>
        <w:rPr>
          <w:rStyle w:val="Literal"/>
        </w:rPr>
        <w:t>Option&lt;T&gt;</w:t>
      </w:r>
      <w:r>
        <w:t xml:space="preserve">, you </w:t>
      </w:r>
      <w:r>
        <w:rPr>
          <w:rStyle w:val="Italic"/>
        </w:rPr>
        <w:t>can</w:t>
      </w:r>
      <w:r>
        <w:t xml:space="preserve"> safely assume that the value isn’t null. This was a deliberate design decision for Rust to limit null’s pervasiveness and increase the safety of Rust code.</w:t>
      </w:r>
    </w:p>
    <w:p w14:paraId="00426B32" w14:textId="77777777" w:rsidR="00630B2C" w:rsidRDefault="00000000">
      <w:pPr>
        <w:pStyle w:val="Body"/>
      </w:pPr>
      <w:r>
        <w:rPr>
          <w:spacing w:val="3"/>
        </w:rPr>
        <w:lastRenderedPageBreak/>
        <w:t xml:space="preserve">So how do you get the </w:t>
      </w:r>
      <w:r>
        <w:rPr>
          <w:rStyle w:val="Literal"/>
          <w:spacing w:val="3"/>
        </w:rPr>
        <w:t>T</w:t>
      </w:r>
      <w:r>
        <w:rPr>
          <w:spacing w:val="3"/>
        </w:rPr>
        <w:t xml:space="preserve"> value out of a </w:t>
      </w:r>
      <w:r>
        <w:rPr>
          <w:rStyle w:val="Literal"/>
          <w:spacing w:val="3"/>
        </w:rPr>
        <w:t>Some</w:t>
      </w:r>
      <w:r>
        <w:rPr>
          <w:spacing w:val="3"/>
        </w:rPr>
        <w:t xml:space="preserve"> variant when you have a </w:t>
      </w:r>
      <w:r>
        <w:t xml:space="preserve">value of type </w:t>
      </w:r>
      <w:r>
        <w:rPr>
          <w:rStyle w:val="Literal"/>
        </w:rPr>
        <w:t>Option&lt;T&gt;</w:t>
      </w:r>
      <w:r>
        <w:t xml:space="preserve"> so that you can use that value? The </w:t>
      </w:r>
      <w:r>
        <w:rPr>
          <w:rStyle w:val="Literal"/>
        </w:rPr>
        <w:t>Option&lt;T&gt;</w:t>
      </w:r>
      <w:r>
        <w:t xml:space="preserve"> enum </w:t>
      </w:r>
      <w:r>
        <w:rPr>
          <w:spacing w:val="3"/>
        </w:rPr>
        <w:t xml:space="preserve">has </w:t>
      </w:r>
      <w:proofErr w:type="gramStart"/>
      <w:r>
        <w:rPr>
          <w:spacing w:val="3"/>
        </w:rPr>
        <w:t>a large number of</w:t>
      </w:r>
      <w:proofErr w:type="gramEnd"/>
      <w:r>
        <w:rPr>
          <w:spacing w:val="3"/>
        </w:rPr>
        <w:t xml:space="preserve"> methods that are useful in a variety of situations; </w:t>
      </w:r>
      <w:r>
        <w:t xml:space="preserve">you can check them out in its documentation. Becoming familiar with the methods on </w:t>
      </w:r>
      <w:r>
        <w:rPr>
          <w:rStyle w:val="Literal"/>
        </w:rPr>
        <w:t>Option&lt;T&gt;</w:t>
      </w:r>
      <w:r>
        <w:t xml:space="preserve"> will be extremely useful in your journey with Rust.</w:t>
      </w:r>
    </w:p>
    <w:p w14:paraId="0F1708ED" w14:textId="77777777" w:rsidR="00630B2C" w:rsidRDefault="00000000">
      <w:pPr>
        <w:pStyle w:val="Body"/>
      </w:pPr>
      <w:r>
        <w:t xml:space="preserve">In general, </w:t>
      </w:r>
      <w:proofErr w:type="gramStart"/>
      <w:r>
        <w:t>in order to</w:t>
      </w:r>
      <w:proofErr w:type="gramEnd"/>
      <w:r>
        <w:t xml:space="preserve"> use an </w:t>
      </w:r>
      <w:r>
        <w:rPr>
          <w:rStyle w:val="Literal"/>
        </w:rPr>
        <w:t>Option&lt;T&gt;</w:t>
      </w:r>
      <w:r>
        <w:t xml:space="preserve"> value, you want to have code that will handle each variant. You want some code that will run only when you have a </w:t>
      </w:r>
      <w:r>
        <w:rPr>
          <w:rStyle w:val="Literal"/>
        </w:rPr>
        <w:t>Some(T)</w:t>
      </w:r>
      <w:r>
        <w:t xml:space="preserve"> value, and this code is allowed to use the inner </w:t>
      </w:r>
      <w:r>
        <w:rPr>
          <w:rStyle w:val="Literal"/>
        </w:rPr>
        <w:t>T</w:t>
      </w:r>
      <w:r>
        <w:t xml:space="preserve">. You want some other code to run only if you have a </w:t>
      </w:r>
      <w:proofErr w:type="gramStart"/>
      <w:r>
        <w:rPr>
          <w:rStyle w:val="Literal"/>
        </w:rPr>
        <w:t>None</w:t>
      </w:r>
      <w:r>
        <w:t xml:space="preserve"> value</w:t>
      </w:r>
      <w:proofErr w:type="gramEnd"/>
      <w:r>
        <w:t xml:space="preserve">, and that code doesn’t have a </w:t>
      </w:r>
      <w:r>
        <w:rPr>
          <w:rStyle w:val="Literal"/>
        </w:rPr>
        <w:t>T</w:t>
      </w:r>
      <w:r>
        <w:t xml:space="preserve"> value available. The </w:t>
      </w:r>
      <w:r>
        <w:rPr>
          <w:rStyle w:val="Literal"/>
        </w:rPr>
        <w:t>match</w:t>
      </w:r>
      <w:r>
        <w:t xml:space="preserve"> expression is a control flow construct that does just this when used with enums: it will run different code depending on which variant of the enum it has, and that code can use the data inside the matching value.</w:t>
      </w:r>
    </w:p>
    <w:p w14:paraId="01BE2293" w14:textId="77777777" w:rsidR="00630B2C" w:rsidRDefault="00000000">
      <w:pPr>
        <w:pStyle w:val="HeadA"/>
      </w:pPr>
      <w:r>
        <w:fldChar w:fldCharType="begin"/>
      </w:r>
      <w:r>
        <w:instrText>xe "match expression"</w:instrText>
      </w:r>
      <w:r>
        <w:fldChar w:fldCharType="end"/>
      </w:r>
      <w:r>
        <w:fldChar w:fldCharType="begin"/>
      </w:r>
      <w:r>
        <w:instrText>xe "patterns:in match expressions"</w:instrText>
      </w:r>
      <w:r>
        <w:fldChar w:fldCharType="end"/>
      </w:r>
      <w:r>
        <w:t>The match Control Flow Construct</w:t>
      </w:r>
    </w:p>
    <w:p w14:paraId="76412544" w14:textId="325D509A" w:rsidR="00630B2C" w:rsidRDefault="00000000">
      <w:pPr>
        <w:pStyle w:val="BodyFirst"/>
      </w:pPr>
      <w:r>
        <w:rPr>
          <w:spacing w:val="3"/>
        </w:rPr>
        <w:t xml:space="preserve">Rust has an extremely powerful control flow construct called </w:t>
      </w:r>
      <w:r>
        <w:rPr>
          <w:rStyle w:val="Literal"/>
          <w:spacing w:val="3"/>
        </w:rPr>
        <w:t>match</w:t>
      </w:r>
      <w:r>
        <w:rPr>
          <w:spacing w:val="3"/>
        </w:rPr>
        <w:t xml:space="preserve"> that </w:t>
      </w:r>
      <w:r>
        <w:t xml:space="preserve">allows you to compare a value against a series of patterns and then execute code based on which pattern matches. Patterns can be made up of literal values, variable names, wildcards, and many other things; </w:t>
      </w:r>
      <w:r>
        <w:rPr>
          <w:rStyle w:val="Xref"/>
        </w:rPr>
        <w:t>Chapter </w:t>
      </w:r>
      <w:del w:id="4" w:author="Chris Krycho" w:date="2025-02-26T13:37:00Z" w16du:dateUtc="2025-02-26T20:37:00Z">
        <w:r w:rsidDel="0017481E">
          <w:rPr>
            <w:rStyle w:val="Xref"/>
          </w:rPr>
          <w:delText>18</w:delText>
        </w:r>
        <w:r w:rsidDel="0017481E">
          <w:delText xml:space="preserve"> </w:delText>
        </w:r>
      </w:del>
      <w:ins w:id="5" w:author="Chris Krycho" w:date="2025-02-26T13:37:00Z" w16du:dateUtc="2025-02-26T20:37:00Z">
        <w:r w:rsidR="0017481E">
          <w:rPr>
            <w:rStyle w:val="Xref"/>
          </w:rPr>
          <w:t>1</w:t>
        </w:r>
        <w:r w:rsidR="0017481E">
          <w:rPr>
            <w:rStyle w:val="Xref"/>
          </w:rPr>
          <w:t>9</w:t>
        </w:r>
        <w:r w:rsidR="0017481E">
          <w:t xml:space="preserve"> </w:t>
        </w:r>
      </w:ins>
      <w:r>
        <w:t xml:space="preserve">covers all the different kinds of patterns and what they do. The power of </w:t>
      </w:r>
      <w:r>
        <w:rPr>
          <w:rStyle w:val="Literal"/>
        </w:rPr>
        <w:t>match</w:t>
      </w:r>
      <w:r>
        <w:t xml:space="preserve"> comes from the expressiveness of the patterns and the fact that the compiler confirms that all possible cases are handled.</w:t>
      </w:r>
    </w:p>
    <w:p w14:paraId="3C3F991F" w14:textId="77777777" w:rsidR="00630B2C" w:rsidRDefault="00000000">
      <w:pPr>
        <w:pStyle w:val="Body"/>
      </w:pPr>
      <w:r>
        <w:t xml:space="preserve">Think of a </w:t>
      </w:r>
      <w:r>
        <w:rPr>
          <w:rStyle w:val="Literal"/>
        </w:rPr>
        <w:t>match</w:t>
      </w:r>
      <w:r>
        <w:t xml:space="preserve"> expression as being like a coin-sorting machine: coins </w:t>
      </w:r>
      <w:r>
        <w:rPr>
          <w:spacing w:val="2"/>
        </w:rPr>
        <w:t xml:space="preserve">slide down a track with variously sized holes along it, and each coin falls </w:t>
      </w:r>
      <w:r>
        <w:t xml:space="preserve">through the first hole it encounters that it fits into. In the same way, values go through each pattern in a </w:t>
      </w:r>
      <w:r>
        <w:rPr>
          <w:rStyle w:val="Literal"/>
        </w:rPr>
        <w:t>match</w:t>
      </w:r>
      <w:r>
        <w:t>, and at the first pattern the value “fits,” the value falls into the associated code block to be used during execution.</w:t>
      </w:r>
    </w:p>
    <w:p w14:paraId="6EE22123" w14:textId="77777777" w:rsidR="00630B2C" w:rsidRDefault="00000000">
      <w:pPr>
        <w:pStyle w:val="Body"/>
      </w:pPr>
      <w:r>
        <w:rPr>
          <w:spacing w:val="2"/>
        </w:rPr>
        <w:t xml:space="preserve">Speaking of coins, let’s use them as an example using </w:t>
      </w:r>
      <w:r>
        <w:rPr>
          <w:rStyle w:val="Literal"/>
          <w:spacing w:val="2"/>
        </w:rPr>
        <w:t>match</w:t>
      </w:r>
      <w:r>
        <w:rPr>
          <w:spacing w:val="2"/>
        </w:rPr>
        <w:t xml:space="preserve">! We can write a function that takes an unknown US coin and, in a similar way as </w:t>
      </w:r>
      <w:r>
        <w:t>the counting machine, determines which coin it is and returns its value in cents, as shown in Listing 6-3.</w:t>
      </w:r>
    </w:p>
    <w:p w14:paraId="741E249D" w14:textId="77777777" w:rsidR="00630B2C" w:rsidRDefault="00630B2C">
      <w:pPr>
        <w:pStyle w:val="CodeSpaceAbove"/>
      </w:pPr>
    </w:p>
    <w:p w14:paraId="436F8043" w14:textId="77777777" w:rsidR="00630B2C" w:rsidRDefault="00000000">
      <w:pPr>
        <w:pStyle w:val="CodeAnnotated"/>
      </w:pPr>
      <w:r>
        <w:rPr>
          <w:rStyle w:val="CodeAnnotationCode"/>
        </w:rPr>
        <w:t>1</w:t>
      </w:r>
      <w:r>
        <w:t xml:space="preserve"> enum Coin {</w:t>
      </w:r>
    </w:p>
    <w:p w14:paraId="27987377" w14:textId="77777777" w:rsidR="00630B2C" w:rsidRDefault="00000000">
      <w:pPr>
        <w:pStyle w:val="Code"/>
      </w:pPr>
      <w:r>
        <w:t xml:space="preserve">    Penny,</w:t>
      </w:r>
    </w:p>
    <w:p w14:paraId="1E927001" w14:textId="77777777" w:rsidR="00630B2C" w:rsidRDefault="00000000">
      <w:pPr>
        <w:pStyle w:val="Code"/>
      </w:pPr>
      <w:r>
        <w:t xml:space="preserve">    Nickel,</w:t>
      </w:r>
    </w:p>
    <w:p w14:paraId="72DF8CAF" w14:textId="77777777" w:rsidR="00630B2C" w:rsidRDefault="00000000">
      <w:pPr>
        <w:pStyle w:val="Code"/>
      </w:pPr>
      <w:r>
        <w:t xml:space="preserve">    Dime,</w:t>
      </w:r>
    </w:p>
    <w:p w14:paraId="052509DE" w14:textId="77777777" w:rsidR="00630B2C" w:rsidRDefault="00000000">
      <w:pPr>
        <w:pStyle w:val="Code"/>
      </w:pPr>
      <w:r>
        <w:t xml:space="preserve">    Quarter,</w:t>
      </w:r>
    </w:p>
    <w:p w14:paraId="78F83986" w14:textId="77777777" w:rsidR="00630B2C" w:rsidRDefault="00000000">
      <w:pPr>
        <w:pStyle w:val="Code"/>
      </w:pPr>
      <w:r>
        <w:t>}</w:t>
      </w:r>
    </w:p>
    <w:p w14:paraId="65C3CC81" w14:textId="77777777" w:rsidR="00630B2C" w:rsidRDefault="00630B2C">
      <w:pPr>
        <w:pStyle w:val="Code"/>
      </w:pPr>
    </w:p>
    <w:p w14:paraId="23895040" w14:textId="77777777" w:rsidR="00630B2C" w:rsidRDefault="00000000">
      <w:pPr>
        <w:pStyle w:val="Code"/>
      </w:pPr>
      <w:r>
        <w:t xml:space="preserve">fn </w:t>
      </w:r>
      <w:proofErr w:type="spellStart"/>
      <w:r>
        <w:t>value_in_cents</w:t>
      </w:r>
      <w:proofErr w:type="spellEnd"/>
      <w:r>
        <w:t>(coin: Coin) -&gt; u8 {</w:t>
      </w:r>
    </w:p>
    <w:p w14:paraId="65D8637E" w14:textId="77777777" w:rsidR="00630B2C" w:rsidRDefault="00000000">
      <w:pPr>
        <w:pStyle w:val="Code"/>
      </w:pPr>
      <w:r>
        <w:t xml:space="preserve">  </w:t>
      </w:r>
      <w:r>
        <w:rPr>
          <w:rStyle w:val="CodeAnnotationCode"/>
        </w:rPr>
        <w:t>2</w:t>
      </w:r>
      <w:r>
        <w:t xml:space="preserve"> match coin {</w:t>
      </w:r>
    </w:p>
    <w:p w14:paraId="396DB41D" w14:textId="77777777" w:rsidR="00630B2C" w:rsidRDefault="00000000">
      <w:pPr>
        <w:pStyle w:val="Code"/>
      </w:pPr>
      <w:r>
        <w:lastRenderedPageBreak/>
        <w:t xml:space="preserve">      </w:t>
      </w:r>
      <w:r>
        <w:rPr>
          <w:rStyle w:val="CodeAnnotationCode"/>
        </w:rPr>
        <w:t>3</w:t>
      </w:r>
      <w:r>
        <w:t xml:space="preserve"> </w:t>
      </w:r>
      <w:proofErr w:type="gramStart"/>
      <w:r>
        <w:t>Coin::</w:t>
      </w:r>
      <w:proofErr w:type="gramEnd"/>
      <w:r>
        <w:t>Penny =&gt; 1,</w:t>
      </w:r>
    </w:p>
    <w:p w14:paraId="40A3801F" w14:textId="77777777" w:rsidR="00630B2C" w:rsidRDefault="00000000">
      <w:pPr>
        <w:pStyle w:val="Code"/>
      </w:pPr>
      <w:r>
        <w:t xml:space="preserve">        </w:t>
      </w:r>
      <w:proofErr w:type="gramStart"/>
      <w:r>
        <w:t>Coin::</w:t>
      </w:r>
      <w:proofErr w:type="gramEnd"/>
      <w:r>
        <w:t>Nickel =&gt; 5,</w:t>
      </w:r>
    </w:p>
    <w:p w14:paraId="5B76F8F5" w14:textId="77777777" w:rsidR="00630B2C" w:rsidRDefault="00000000">
      <w:pPr>
        <w:pStyle w:val="Code"/>
      </w:pPr>
      <w:r>
        <w:t xml:space="preserve">        </w:t>
      </w:r>
      <w:proofErr w:type="gramStart"/>
      <w:r>
        <w:t>Coin::</w:t>
      </w:r>
      <w:proofErr w:type="gramEnd"/>
      <w:r>
        <w:t>Dime =&gt; 10,</w:t>
      </w:r>
    </w:p>
    <w:p w14:paraId="7E39A4B8" w14:textId="77777777" w:rsidR="00630B2C" w:rsidRDefault="00000000">
      <w:pPr>
        <w:pStyle w:val="Code"/>
      </w:pPr>
      <w:r>
        <w:t xml:space="preserve">        </w:t>
      </w:r>
      <w:proofErr w:type="gramStart"/>
      <w:r>
        <w:t>Coin::</w:t>
      </w:r>
      <w:proofErr w:type="gramEnd"/>
      <w:r>
        <w:t>Quarter =&gt; 25,</w:t>
      </w:r>
    </w:p>
    <w:p w14:paraId="04711F42" w14:textId="77777777" w:rsidR="00630B2C" w:rsidRDefault="00000000">
      <w:pPr>
        <w:pStyle w:val="Code"/>
      </w:pPr>
      <w:r>
        <w:t xml:space="preserve">    }</w:t>
      </w:r>
    </w:p>
    <w:p w14:paraId="02C8D68F" w14:textId="77777777" w:rsidR="00630B2C" w:rsidRDefault="00000000">
      <w:pPr>
        <w:pStyle w:val="Code"/>
      </w:pPr>
      <w:r>
        <w:t>}</w:t>
      </w:r>
    </w:p>
    <w:p w14:paraId="6DDBEC89" w14:textId="77777777" w:rsidR="00630B2C" w:rsidRDefault="00630B2C">
      <w:pPr>
        <w:pStyle w:val="CodeSpaceBelow"/>
      </w:pPr>
    </w:p>
    <w:p w14:paraId="290E33A4" w14:textId="77777777" w:rsidR="00630B2C" w:rsidRDefault="00000000">
      <w:pPr>
        <w:pStyle w:val="CodeListingCaption"/>
      </w:pPr>
      <w:r>
        <w:t xml:space="preserve">Listing 6-3: An enum and a </w:t>
      </w:r>
      <w:r>
        <w:rPr>
          <w:rStyle w:val="LiteralCaption"/>
          <w:i/>
          <w:iCs/>
        </w:rPr>
        <w:t>match</w:t>
      </w:r>
      <w:r>
        <w:t xml:space="preserve"> expression that has the variants of the enum as its patterns</w:t>
      </w:r>
    </w:p>
    <w:p w14:paraId="20DFEC54" w14:textId="667933F7" w:rsidR="00630B2C" w:rsidRDefault="00000000">
      <w:pPr>
        <w:pStyle w:val="Body"/>
      </w:pPr>
      <w:r>
        <w:t xml:space="preserve">Let’s break down the </w:t>
      </w:r>
      <w:r>
        <w:rPr>
          <w:rStyle w:val="Literal"/>
        </w:rPr>
        <w:t>match</w:t>
      </w:r>
      <w:r>
        <w:t xml:space="preserve"> in the </w:t>
      </w:r>
      <w:proofErr w:type="spellStart"/>
      <w:r>
        <w:rPr>
          <w:rStyle w:val="Literal"/>
        </w:rPr>
        <w:t>value_in_cents</w:t>
      </w:r>
      <w:proofErr w:type="spellEnd"/>
      <w:r>
        <w:t xml:space="preserve"> function. </w:t>
      </w:r>
      <w:proofErr w:type="gramStart"/>
      <w:r>
        <w:t>First</w:t>
      </w:r>
      <w:proofErr w:type="gramEnd"/>
      <w:r>
        <w:t xml:space="preserve"> we list the </w:t>
      </w:r>
      <w:r>
        <w:rPr>
          <w:rStyle w:val="Literal"/>
        </w:rPr>
        <w:t>match</w:t>
      </w:r>
      <w:r>
        <w:t xml:space="preserve"> keyword followed by an expression, which in this case is the value </w:t>
      </w:r>
      <w:r>
        <w:rPr>
          <w:rStyle w:val="Literal"/>
          <w:spacing w:val="2"/>
        </w:rPr>
        <w:t>coin</w:t>
      </w:r>
      <w:r>
        <w:rPr>
          <w:spacing w:val="2"/>
        </w:rPr>
        <w:t> </w:t>
      </w:r>
      <w:r>
        <w:rPr>
          <w:rStyle w:val="CodeAnnotation"/>
          <w:spacing w:val="2"/>
        </w:rPr>
        <w:t>2</w:t>
      </w:r>
      <w:r>
        <w:rPr>
          <w:spacing w:val="2"/>
        </w:rPr>
        <w:t xml:space="preserve">. </w:t>
      </w:r>
      <w:ins w:id="6" w:author="Chris Krycho" w:date="2025-02-26T13:38:00Z" w16du:dateUtc="2025-02-26T20:38:00Z">
        <w:r w:rsidR="00003BD4" w:rsidRPr="009C2243">
          <w:t>This seems very similar to a</w:t>
        </w:r>
        <w:r w:rsidR="00003BD4">
          <w:t xml:space="preserve"> conditional</w:t>
        </w:r>
        <w:r w:rsidR="00003BD4" w:rsidRPr="009C2243">
          <w:t xml:space="preserve"> expression used with </w:t>
        </w:r>
        <w:proofErr w:type="spellStart"/>
        <w:r w:rsidR="00003BD4" w:rsidRPr="00EF44DA">
          <w:rPr>
            <w:rStyle w:val="Literal"/>
          </w:rPr>
          <w:t>if</w:t>
        </w:r>
        <w:proofErr w:type="spellEnd"/>
        <w:r w:rsidR="00003BD4" w:rsidRPr="009C2243">
          <w:t xml:space="preserve">, but there’s a big difference: with </w:t>
        </w:r>
        <w:r w:rsidR="00003BD4" w:rsidRPr="00EF44DA">
          <w:rPr>
            <w:rStyle w:val="Literal"/>
          </w:rPr>
          <w:t>if</w:t>
        </w:r>
        <w:r w:rsidR="00003BD4" w:rsidRPr="009C2243">
          <w:t xml:space="preserve">, the </w:t>
        </w:r>
        <w:r w:rsidR="00003BD4">
          <w:t>condition</w:t>
        </w:r>
        <w:r w:rsidR="00003BD4" w:rsidRPr="009C2243">
          <w:t xml:space="preserve"> needs to </w:t>
        </w:r>
        <w:r w:rsidR="00003BD4">
          <w:t>evaluate to</w:t>
        </w:r>
        <w:r w:rsidR="00003BD4" w:rsidRPr="009C2243">
          <w:t xml:space="preserve"> a Boolean value, but here it can </w:t>
        </w:r>
        <w:r w:rsidR="00003BD4">
          <w:t>be</w:t>
        </w:r>
        <w:r w:rsidR="00003BD4" w:rsidRPr="009C2243">
          <w:t xml:space="preserve"> any type. The type of </w:t>
        </w:r>
        <w:r w:rsidR="00003BD4" w:rsidRPr="00EF44DA">
          <w:rPr>
            <w:rStyle w:val="Literal"/>
          </w:rPr>
          <w:t>coin</w:t>
        </w:r>
        <w:r w:rsidR="00003BD4" w:rsidRPr="009C2243">
          <w:t xml:space="preserve"> in this example is the </w:t>
        </w:r>
        <w:r w:rsidR="00003BD4" w:rsidRPr="00EF44DA">
          <w:rPr>
            <w:rStyle w:val="Literal"/>
          </w:rPr>
          <w:t>Coin</w:t>
        </w:r>
        <w:r w:rsidR="00003BD4">
          <w:rPr>
            <w:lang w:eastAsia="en-GB"/>
          </w:rPr>
          <w:t xml:space="preserve"> </w:t>
        </w:r>
        <w:r w:rsidR="00003BD4" w:rsidRPr="009C2243">
          <w:rPr>
            <w:lang w:eastAsia="en-GB"/>
          </w:rPr>
          <w:t xml:space="preserve">enum that we defined at </w:t>
        </w:r>
        <w:r w:rsidR="00003BD4" w:rsidRPr="0025584D">
          <w:rPr>
            <w:rStyle w:val="CodeAnnotation"/>
          </w:rPr>
          <w:t>1</w:t>
        </w:r>
        <w:r w:rsidR="00003BD4" w:rsidRPr="009C2243">
          <w:rPr>
            <w:lang w:eastAsia="en-GB"/>
          </w:rPr>
          <w:t>.</w:t>
        </w:r>
      </w:ins>
      <w:del w:id="7" w:author="Chris Krycho" w:date="2025-02-26T13:38:00Z" w16du:dateUtc="2025-02-26T20:38:00Z">
        <w:r w:rsidDel="00003BD4">
          <w:rPr>
            <w:spacing w:val="2"/>
          </w:rPr>
          <w:delText xml:space="preserve">This seems very similar to an expression used with </w:delText>
        </w:r>
        <w:r w:rsidDel="00003BD4">
          <w:rPr>
            <w:rStyle w:val="Literal"/>
            <w:spacing w:val="2"/>
          </w:rPr>
          <w:delText>if</w:delText>
        </w:r>
        <w:r w:rsidDel="00003BD4">
          <w:rPr>
            <w:spacing w:val="2"/>
          </w:rPr>
          <w:delText xml:space="preserve">, but there’s a big difference: with </w:delText>
        </w:r>
        <w:r w:rsidDel="00003BD4">
          <w:rPr>
            <w:rStyle w:val="Literal"/>
            <w:spacing w:val="2"/>
          </w:rPr>
          <w:delText>if</w:delText>
        </w:r>
        <w:r w:rsidDel="00003BD4">
          <w:rPr>
            <w:spacing w:val="2"/>
          </w:rPr>
          <w:delText>, the expression needs to return a Boolean value,</w:delText>
        </w:r>
        <w:r w:rsidDel="00003BD4">
          <w:delText xml:space="preserve"> but here it can return any type. The type of </w:delText>
        </w:r>
        <w:r w:rsidDel="00003BD4">
          <w:rPr>
            <w:rStyle w:val="Literal"/>
          </w:rPr>
          <w:delText>coin</w:delText>
        </w:r>
        <w:r w:rsidDel="00003BD4">
          <w:delText xml:space="preserve"> in this example is the </w:delText>
        </w:r>
        <w:r w:rsidDel="00003BD4">
          <w:rPr>
            <w:rStyle w:val="Literal"/>
          </w:rPr>
          <w:delText>Coin</w:delText>
        </w:r>
        <w:r w:rsidDel="00003BD4">
          <w:delText xml:space="preserve"> enum that we defined at </w:delText>
        </w:r>
        <w:r w:rsidDel="00003BD4">
          <w:rPr>
            <w:rStyle w:val="CodeAnnotation"/>
          </w:rPr>
          <w:delText>1</w:delText>
        </w:r>
        <w:r w:rsidDel="00003BD4">
          <w:delText>.</w:delText>
        </w:r>
      </w:del>
    </w:p>
    <w:p w14:paraId="497A0C83" w14:textId="77777777" w:rsidR="00630B2C" w:rsidRDefault="00000000">
      <w:pPr>
        <w:pStyle w:val="Body"/>
      </w:pPr>
      <w:r>
        <w:rPr>
          <w:spacing w:val="3"/>
        </w:rPr>
        <w:fldChar w:fldCharType="begin"/>
      </w:r>
      <w:r>
        <w:rPr>
          <w:spacing w:val="3"/>
        </w:rPr>
        <w:instrText>xe "arms:in match expressions"</w:instrText>
      </w:r>
      <w:r>
        <w:rPr>
          <w:spacing w:val="3"/>
        </w:rPr>
        <w:fldChar w:fldCharType="end"/>
      </w:r>
      <w:r>
        <w:rPr>
          <w:spacing w:val="3"/>
        </w:rPr>
        <w:t xml:space="preserve">Next are the </w:t>
      </w:r>
      <w:r>
        <w:rPr>
          <w:rStyle w:val="Literal"/>
          <w:spacing w:val="3"/>
        </w:rPr>
        <w:t>match</w:t>
      </w:r>
      <w:r>
        <w:rPr>
          <w:spacing w:val="3"/>
        </w:rPr>
        <w:t xml:space="preserve"> arms. An </w:t>
      </w:r>
      <w:proofErr w:type="spellStart"/>
      <w:r>
        <w:rPr>
          <w:spacing w:val="3"/>
        </w:rPr>
        <w:t>arm</w:t>
      </w:r>
      <w:proofErr w:type="spellEnd"/>
      <w:r>
        <w:rPr>
          <w:spacing w:val="3"/>
        </w:rPr>
        <w:t xml:space="preserve"> has two parts: a pattern and some </w:t>
      </w:r>
      <w:r>
        <w:t xml:space="preserve">code. The first arm here has a pattern that is the value </w:t>
      </w:r>
      <w:proofErr w:type="gramStart"/>
      <w:r>
        <w:rPr>
          <w:rStyle w:val="Literal"/>
        </w:rPr>
        <w:t>Coin::</w:t>
      </w:r>
      <w:proofErr w:type="gramEnd"/>
      <w:r>
        <w:rPr>
          <w:rStyle w:val="Literal"/>
        </w:rPr>
        <w:t>Penny</w:t>
      </w:r>
      <w:r>
        <w:t xml:space="preserve"> and then the </w:t>
      </w:r>
      <w:r>
        <w:rPr>
          <w:rStyle w:val="Literal"/>
        </w:rPr>
        <w:t>=&gt;</w:t>
      </w:r>
      <w:r>
        <w:t xml:space="preserve"> operator that separates the pattern and the code to run </w:t>
      </w:r>
      <w:r>
        <w:rPr>
          <w:rStyle w:val="CodeAnnotation"/>
        </w:rPr>
        <w:t>3</w:t>
      </w:r>
      <w:r>
        <w:t xml:space="preserve">. The code </w:t>
      </w:r>
      <w:r>
        <w:rPr>
          <w:spacing w:val="3"/>
        </w:rPr>
        <w:t xml:space="preserve">in this case is just the value </w:t>
      </w:r>
      <w:r>
        <w:rPr>
          <w:rStyle w:val="Literal"/>
          <w:spacing w:val="3"/>
        </w:rPr>
        <w:t>1</w:t>
      </w:r>
      <w:r>
        <w:rPr>
          <w:spacing w:val="3"/>
        </w:rPr>
        <w:t xml:space="preserve">. Each arm is separated from the next with </w:t>
      </w:r>
      <w:r>
        <w:rPr>
          <w:spacing w:val="3"/>
        </w:rPr>
        <w:br/>
      </w:r>
      <w:r>
        <w:t>a comma.</w:t>
      </w:r>
    </w:p>
    <w:p w14:paraId="6A3EC7B1" w14:textId="77777777" w:rsidR="00630B2C" w:rsidRDefault="00000000">
      <w:pPr>
        <w:pStyle w:val="Body"/>
      </w:pPr>
      <w:r>
        <w:rPr>
          <w:spacing w:val="3"/>
        </w:rPr>
        <w:t xml:space="preserve">When the </w:t>
      </w:r>
      <w:r>
        <w:rPr>
          <w:rStyle w:val="Literal"/>
          <w:spacing w:val="3"/>
        </w:rPr>
        <w:t>match</w:t>
      </w:r>
      <w:r>
        <w:rPr>
          <w:spacing w:val="3"/>
        </w:rPr>
        <w:t xml:space="preserve"> expression executes, it compares the resultant value against the pattern of each arm, in order. If a pattern matches the value, the code associated with that pattern is executed. If that pattern doesn’t match the value, execution continues to the next arm, much as in a coin-sorting machine. </w:t>
      </w:r>
      <w:r>
        <w:t xml:space="preserve">We can have as many arms as we need: in Listing 6-3, our </w:t>
      </w:r>
      <w:r>
        <w:rPr>
          <w:rStyle w:val="Literal"/>
        </w:rPr>
        <w:t>match</w:t>
      </w:r>
      <w:r>
        <w:t xml:space="preserve"> has four arms.</w:t>
      </w:r>
    </w:p>
    <w:p w14:paraId="057FC3CC" w14:textId="77777777" w:rsidR="00630B2C" w:rsidRDefault="00000000">
      <w:pPr>
        <w:pStyle w:val="Body"/>
      </w:pPr>
      <w:r>
        <w:t xml:space="preserve">The code associated with each arm is an expression, and the resultant value of the expression in the matching arm is the value that gets returned for the entire </w:t>
      </w:r>
      <w:r>
        <w:rPr>
          <w:rStyle w:val="Literal"/>
        </w:rPr>
        <w:t>match</w:t>
      </w:r>
      <w:r>
        <w:t xml:space="preserve"> expression.</w:t>
      </w:r>
    </w:p>
    <w:p w14:paraId="11870B34" w14:textId="77777777" w:rsidR="00630B2C" w:rsidRDefault="00000000">
      <w:pPr>
        <w:pStyle w:val="Body"/>
      </w:pPr>
      <w:r>
        <w:t xml:space="preserve">We don’t typically use curly brackets if the match arm code is short, as </w:t>
      </w:r>
      <w:r>
        <w:rPr>
          <w:spacing w:val="2"/>
        </w:rPr>
        <w:t xml:space="preserve">it is in Listing 6-3 where each arm just returns a value. If you want to run </w:t>
      </w:r>
      <w:r>
        <w:t xml:space="preserve">multiple lines of code in a match arm, you must use curly brackets, and the comma following the arm is then optional. For example, the following code </w:t>
      </w:r>
      <w:r>
        <w:rPr>
          <w:spacing w:val="2"/>
        </w:rPr>
        <w:t xml:space="preserve">prints “Lucky penny!” every time the method is called with a </w:t>
      </w:r>
      <w:proofErr w:type="gramStart"/>
      <w:r>
        <w:rPr>
          <w:rStyle w:val="Literal"/>
          <w:spacing w:val="2"/>
        </w:rPr>
        <w:t>Coin::</w:t>
      </w:r>
      <w:proofErr w:type="gramEnd"/>
      <w:r>
        <w:rPr>
          <w:rStyle w:val="Literal"/>
          <w:spacing w:val="2"/>
        </w:rPr>
        <w:t>Penny</w:t>
      </w:r>
      <w:r>
        <w:rPr>
          <w:spacing w:val="2"/>
        </w:rPr>
        <w:t xml:space="preserve">, </w:t>
      </w:r>
      <w:r>
        <w:t xml:space="preserve">but still returns the last value of the block, </w:t>
      </w:r>
      <w:r>
        <w:rPr>
          <w:rStyle w:val="Literal"/>
        </w:rPr>
        <w:t>1</w:t>
      </w:r>
      <w:r>
        <w:t>:</w:t>
      </w:r>
    </w:p>
    <w:p w14:paraId="04C5962C" w14:textId="77777777" w:rsidR="00630B2C" w:rsidRDefault="00630B2C">
      <w:pPr>
        <w:pStyle w:val="CodeSpaceAbove"/>
      </w:pPr>
    </w:p>
    <w:p w14:paraId="2B1EC604" w14:textId="77777777" w:rsidR="00630B2C" w:rsidRDefault="00000000">
      <w:pPr>
        <w:pStyle w:val="Code"/>
      </w:pPr>
      <w:r>
        <w:t xml:space="preserve">fn </w:t>
      </w:r>
      <w:proofErr w:type="spellStart"/>
      <w:r>
        <w:t>value_in_cents</w:t>
      </w:r>
      <w:proofErr w:type="spellEnd"/>
      <w:r>
        <w:t>(coin: Coin) -&gt; u8 {</w:t>
      </w:r>
    </w:p>
    <w:p w14:paraId="569F4B7D" w14:textId="77777777" w:rsidR="00630B2C" w:rsidRDefault="00000000">
      <w:pPr>
        <w:pStyle w:val="Code"/>
      </w:pPr>
      <w:r>
        <w:t xml:space="preserve">    match coin {</w:t>
      </w:r>
    </w:p>
    <w:p w14:paraId="381FD18D" w14:textId="77777777" w:rsidR="00630B2C" w:rsidRDefault="00000000">
      <w:pPr>
        <w:pStyle w:val="Code"/>
      </w:pPr>
      <w:r>
        <w:t xml:space="preserve">        </w:t>
      </w:r>
      <w:proofErr w:type="gramStart"/>
      <w:r>
        <w:t>Coin::</w:t>
      </w:r>
      <w:proofErr w:type="gramEnd"/>
      <w:r>
        <w:t>Penny =&gt; {</w:t>
      </w:r>
    </w:p>
    <w:p w14:paraId="37B6F194" w14:textId="77777777" w:rsidR="00630B2C" w:rsidRDefault="00000000">
      <w:pPr>
        <w:pStyle w:val="Code"/>
      </w:pPr>
      <w:r>
        <w:t xml:space="preserve">            println!("Lucky penny!"</w:t>
      </w:r>
      <w:proofErr w:type="gramStart"/>
      <w:r>
        <w:t>);</w:t>
      </w:r>
      <w:proofErr w:type="gramEnd"/>
    </w:p>
    <w:p w14:paraId="005E8F10" w14:textId="77777777" w:rsidR="00630B2C" w:rsidRDefault="00000000">
      <w:pPr>
        <w:pStyle w:val="Code"/>
      </w:pPr>
      <w:r>
        <w:t xml:space="preserve">            1</w:t>
      </w:r>
    </w:p>
    <w:p w14:paraId="46A3198D" w14:textId="77777777" w:rsidR="00630B2C" w:rsidRDefault="00000000">
      <w:pPr>
        <w:pStyle w:val="Code"/>
      </w:pPr>
      <w:r>
        <w:t xml:space="preserve">        }</w:t>
      </w:r>
    </w:p>
    <w:p w14:paraId="7A180DAA" w14:textId="77777777" w:rsidR="00630B2C" w:rsidRDefault="00000000">
      <w:pPr>
        <w:pStyle w:val="Code"/>
      </w:pPr>
      <w:r>
        <w:t xml:space="preserve">        </w:t>
      </w:r>
      <w:proofErr w:type="gramStart"/>
      <w:r>
        <w:t>Coin::</w:t>
      </w:r>
      <w:proofErr w:type="gramEnd"/>
      <w:r>
        <w:t>Nickel =&gt; 5,</w:t>
      </w:r>
    </w:p>
    <w:p w14:paraId="07D11A03" w14:textId="77777777" w:rsidR="00630B2C" w:rsidRDefault="00000000">
      <w:pPr>
        <w:pStyle w:val="Code"/>
      </w:pPr>
      <w:r>
        <w:lastRenderedPageBreak/>
        <w:t xml:space="preserve">        </w:t>
      </w:r>
      <w:proofErr w:type="gramStart"/>
      <w:r>
        <w:t>Coin::</w:t>
      </w:r>
      <w:proofErr w:type="gramEnd"/>
      <w:r>
        <w:t>Dime =&gt; 10,</w:t>
      </w:r>
    </w:p>
    <w:p w14:paraId="7BDFA41A" w14:textId="77777777" w:rsidR="00630B2C" w:rsidRDefault="00000000">
      <w:pPr>
        <w:pStyle w:val="Code"/>
      </w:pPr>
      <w:r>
        <w:t xml:space="preserve">        </w:t>
      </w:r>
      <w:proofErr w:type="gramStart"/>
      <w:r>
        <w:t>Coin::</w:t>
      </w:r>
      <w:proofErr w:type="gramEnd"/>
      <w:r>
        <w:t>Quarter =&gt; 25,</w:t>
      </w:r>
    </w:p>
    <w:p w14:paraId="4DA7706E" w14:textId="77777777" w:rsidR="00630B2C" w:rsidRDefault="00000000">
      <w:pPr>
        <w:pStyle w:val="Code"/>
      </w:pPr>
      <w:r>
        <w:t xml:space="preserve">    }</w:t>
      </w:r>
    </w:p>
    <w:p w14:paraId="2B9116E3" w14:textId="77777777" w:rsidR="00630B2C" w:rsidRDefault="00000000">
      <w:pPr>
        <w:pStyle w:val="Code"/>
      </w:pPr>
      <w:r>
        <w:t>}</w:t>
      </w:r>
    </w:p>
    <w:p w14:paraId="7827BDA8" w14:textId="77777777" w:rsidR="00630B2C" w:rsidRDefault="00630B2C">
      <w:pPr>
        <w:pStyle w:val="CodeSpaceBelow"/>
      </w:pPr>
    </w:p>
    <w:p w14:paraId="27A3C2E7" w14:textId="77777777" w:rsidR="00630B2C" w:rsidRDefault="00000000">
      <w:pPr>
        <w:pStyle w:val="HeadB"/>
      </w:pPr>
      <w:r>
        <w:fldChar w:fldCharType="begin"/>
      </w:r>
      <w:r>
        <w:instrText>xe "patterns:binding to values with"</w:instrText>
      </w:r>
      <w:r>
        <w:fldChar w:fldCharType="end"/>
      </w:r>
      <w:r>
        <w:t>Patterns That Bind to Values</w:t>
      </w:r>
    </w:p>
    <w:p w14:paraId="5078EEE9" w14:textId="77777777" w:rsidR="00630B2C" w:rsidRDefault="00000000">
      <w:pPr>
        <w:pStyle w:val="BodyFirst"/>
      </w:pPr>
      <w:r>
        <w:t>Another useful feature of match arms is that they can bind to the parts of the values that match the pattern. This is how we can extract values out of enum variants.</w:t>
      </w:r>
    </w:p>
    <w:p w14:paraId="4A723610" w14:textId="77777777" w:rsidR="00630B2C" w:rsidRDefault="00000000">
      <w:pPr>
        <w:pStyle w:val="Body"/>
      </w:pPr>
      <w:r>
        <w:rPr>
          <w:spacing w:val="3"/>
        </w:rPr>
        <w:t xml:space="preserve">As an example, let’s change one of our enum variants to hold data </w:t>
      </w:r>
      <w:r>
        <w:t xml:space="preserve">inside it. From 1999 through 2008, the United States minted quarters with different designs for each of the 50 states on one side. No other coins got state designs, so only quarters have this extra value. We can add this information to our </w:t>
      </w:r>
      <w:r>
        <w:rPr>
          <w:rStyle w:val="Literal"/>
        </w:rPr>
        <w:t>enum</w:t>
      </w:r>
      <w:r>
        <w:t xml:space="preserve"> by changing the </w:t>
      </w:r>
      <w:r>
        <w:rPr>
          <w:rStyle w:val="Literal"/>
        </w:rPr>
        <w:t>Quarter</w:t>
      </w:r>
      <w:r>
        <w:t xml:space="preserve"> variant to include a </w:t>
      </w:r>
      <w:proofErr w:type="spellStart"/>
      <w:r>
        <w:rPr>
          <w:rStyle w:val="Literal"/>
        </w:rPr>
        <w:t>UsState</w:t>
      </w:r>
      <w:proofErr w:type="spellEnd"/>
      <w:r>
        <w:t xml:space="preserve"> value stored inside it, which we’ve done in Listing 6-4.</w:t>
      </w:r>
    </w:p>
    <w:p w14:paraId="1A90E05A" w14:textId="77777777" w:rsidR="00630B2C" w:rsidRDefault="00630B2C">
      <w:pPr>
        <w:pStyle w:val="CodeSpaceAbove"/>
      </w:pPr>
    </w:p>
    <w:p w14:paraId="42FB9CAF" w14:textId="77777777" w:rsidR="00630B2C" w:rsidRDefault="00000000">
      <w:pPr>
        <w:pStyle w:val="Code"/>
      </w:pPr>
      <w:r>
        <w:t>#[derive(Debug)] // so we can inspect the state in a minute</w:t>
      </w:r>
    </w:p>
    <w:p w14:paraId="49B6C40F" w14:textId="77777777" w:rsidR="00630B2C" w:rsidRDefault="00000000">
      <w:pPr>
        <w:pStyle w:val="Code"/>
      </w:pPr>
      <w:r>
        <w:t xml:space="preserve">enum </w:t>
      </w:r>
      <w:proofErr w:type="spellStart"/>
      <w:r>
        <w:t>UsState</w:t>
      </w:r>
      <w:proofErr w:type="spellEnd"/>
      <w:r>
        <w:t xml:space="preserve"> {</w:t>
      </w:r>
    </w:p>
    <w:p w14:paraId="038C4F2A" w14:textId="77777777" w:rsidR="00630B2C" w:rsidRDefault="00000000">
      <w:pPr>
        <w:pStyle w:val="Code"/>
      </w:pPr>
      <w:r>
        <w:t xml:space="preserve">    Alabama,</w:t>
      </w:r>
    </w:p>
    <w:p w14:paraId="38C5BE53" w14:textId="77777777" w:rsidR="00630B2C" w:rsidRDefault="00000000">
      <w:pPr>
        <w:pStyle w:val="Code"/>
      </w:pPr>
      <w:r>
        <w:t xml:space="preserve">    Alaska,</w:t>
      </w:r>
    </w:p>
    <w:p w14:paraId="1523353F" w14:textId="77777777" w:rsidR="00630B2C" w:rsidRDefault="00000000">
      <w:pPr>
        <w:pStyle w:val="Code"/>
      </w:pPr>
      <w:r>
        <w:t xml:space="preserve">    </w:t>
      </w:r>
      <w:r>
        <w:rPr>
          <w:rStyle w:val="LiteralItalic"/>
        </w:rPr>
        <w:t>--snip--</w:t>
      </w:r>
    </w:p>
    <w:p w14:paraId="02BE631E" w14:textId="77777777" w:rsidR="00630B2C" w:rsidRDefault="00000000">
      <w:pPr>
        <w:pStyle w:val="Code"/>
      </w:pPr>
      <w:r>
        <w:t>}</w:t>
      </w:r>
    </w:p>
    <w:p w14:paraId="5CED3656" w14:textId="77777777" w:rsidR="00630B2C" w:rsidRDefault="00630B2C">
      <w:pPr>
        <w:pStyle w:val="Code"/>
      </w:pPr>
    </w:p>
    <w:p w14:paraId="134A632E" w14:textId="77777777" w:rsidR="00630B2C" w:rsidRDefault="00000000">
      <w:pPr>
        <w:pStyle w:val="Code"/>
      </w:pPr>
      <w:r>
        <w:t>enum Coin {</w:t>
      </w:r>
    </w:p>
    <w:p w14:paraId="27CB8F57" w14:textId="77777777" w:rsidR="00630B2C" w:rsidRDefault="00000000">
      <w:pPr>
        <w:pStyle w:val="Code"/>
      </w:pPr>
      <w:r>
        <w:t xml:space="preserve">    Penny,</w:t>
      </w:r>
    </w:p>
    <w:p w14:paraId="4746B5DA" w14:textId="77777777" w:rsidR="00630B2C" w:rsidRDefault="00000000">
      <w:pPr>
        <w:pStyle w:val="Code"/>
      </w:pPr>
      <w:r>
        <w:t xml:space="preserve">    Nickel,</w:t>
      </w:r>
    </w:p>
    <w:p w14:paraId="7EBB3D57" w14:textId="77777777" w:rsidR="00630B2C" w:rsidRDefault="00000000">
      <w:pPr>
        <w:pStyle w:val="Code"/>
      </w:pPr>
      <w:r>
        <w:t xml:space="preserve">    Dime,</w:t>
      </w:r>
    </w:p>
    <w:p w14:paraId="702D27F1" w14:textId="77777777" w:rsidR="00630B2C" w:rsidRDefault="00000000">
      <w:pPr>
        <w:pStyle w:val="Code"/>
      </w:pPr>
      <w:r>
        <w:t xml:space="preserve">    Quarter(</w:t>
      </w:r>
      <w:proofErr w:type="spellStart"/>
      <w:r>
        <w:t>UsState</w:t>
      </w:r>
      <w:proofErr w:type="spellEnd"/>
      <w:r>
        <w:t>),</w:t>
      </w:r>
    </w:p>
    <w:p w14:paraId="0F6233A0" w14:textId="77777777" w:rsidR="00630B2C" w:rsidRDefault="00000000">
      <w:pPr>
        <w:pStyle w:val="Code"/>
      </w:pPr>
      <w:r>
        <w:t>}</w:t>
      </w:r>
    </w:p>
    <w:p w14:paraId="45634A54" w14:textId="77777777" w:rsidR="00630B2C" w:rsidRDefault="00630B2C">
      <w:pPr>
        <w:pStyle w:val="CodeSpaceBelow"/>
      </w:pPr>
    </w:p>
    <w:p w14:paraId="0D27641E" w14:textId="77777777" w:rsidR="00630B2C" w:rsidRDefault="00000000">
      <w:pPr>
        <w:pStyle w:val="CodeListingCaption"/>
      </w:pPr>
      <w:r>
        <w:t xml:space="preserve">Listing 6-4: A </w:t>
      </w:r>
      <w:r>
        <w:rPr>
          <w:rStyle w:val="LiteralCaption"/>
          <w:i/>
          <w:iCs/>
        </w:rPr>
        <w:t>Coin</w:t>
      </w:r>
      <w:r>
        <w:t xml:space="preserve"> enum in which the </w:t>
      </w:r>
      <w:r>
        <w:rPr>
          <w:rStyle w:val="LiteralCaption"/>
          <w:i/>
          <w:iCs/>
        </w:rPr>
        <w:t>Quarter</w:t>
      </w:r>
      <w:r>
        <w:t xml:space="preserve"> variant also holds a </w:t>
      </w:r>
      <w:proofErr w:type="spellStart"/>
      <w:r>
        <w:rPr>
          <w:rStyle w:val="LiteralCaption"/>
          <w:i/>
          <w:iCs/>
        </w:rPr>
        <w:t>UsState</w:t>
      </w:r>
      <w:proofErr w:type="spellEnd"/>
      <w:r>
        <w:t xml:space="preserve"> value</w:t>
      </w:r>
    </w:p>
    <w:p w14:paraId="3B388015" w14:textId="77777777" w:rsidR="00630B2C" w:rsidRDefault="00000000">
      <w:pPr>
        <w:pStyle w:val="Body"/>
        <w:rPr>
          <w:spacing w:val="3"/>
        </w:rPr>
      </w:pPr>
      <w:r>
        <w:rPr>
          <w:spacing w:val="3"/>
        </w:rPr>
        <w:t xml:space="preserve">Let’s imagine that a friend is trying to collect all 50 state quarters. </w:t>
      </w:r>
      <w:r>
        <w:rPr>
          <w:spacing w:val="-2"/>
        </w:rPr>
        <w:t xml:space="preserve">While we sort our loose change by coin type, we’ll also call out the name of </w:t>
      </w:r>
      <w:r>
        <w:t>the state associated with each quarter so that if it’s one our friend doesn’t ha</w:t>
      </w:r>
      <w:r>
        <w:rPr>
          <w:spacing w:val="3"/>
        </w:rPr>
        <w:t>ve, they can add it to their collection.</w:t>
      </w:r>
    </w:p>
    <w:p w14:paraId="01966D6A" w14:textId="77777777" w:rsidR="00630B2C" w:rsidRDefault="00000000">
      <w:pPr>
        <w:pStyle w:val="Body"/>
      </w:pPr>
      <w:r>
        <w:rPr>
          <w:spacing w:val="3"/>
        </w:rPr>
        <w:t xml:space="preserve">In the match expression for this code, we add a variable called </w:t>
      </w:r>
      <w:r>
        <w:rPr>
          <w:rStyle w:val="Literal"/>
          <w:spacing w:val="3"/>
        </w:rPr>
        <w:t>state</w:t>
      </w:r>
      <w:r>
        <w:rPr>
          <w:spacing w:val="3"/>
        </w:rPr>
        <w:t xml:space="preserve"> to the pattern that matches values of the variant </w:t>
      </w:r>
      <w:proofErr w:type="gramStart"/>
      <w:r>
        <w:rPr>
          <w:rStyle w:val="Literal"/>
          <w:spacing w:val="3"/>
        </w:rPr>
        <w:t>Coin::</w:t>
      </w:r>
      <w:proofErr w:type="gramEnd"/>
      <w:r>
        <w:rPr>
          <w:rStyle w:val="Literal"/>
          <w:spacing w:val="3"/>
        </w:rPr>
        <w:t>Quarter</w:t>
      </w:r>
      <w:r>
        <w:rPr>
          <w:spacing w:val="3"/>
        </w:rPr>
        <w:t xml:space="preserve">. When a </w:t>
      </w:r>
      <w:proofErr w:type="gramStart"/>
      <w:r>
        <w:rPr>
          <w:rStyle w:val="Literal"/>
        </w:rPr>
        <w:t>Coin::</w:t>
      </w:r>
      <w:proofErr w:type="gramEnd"/>
      <w:r>
        <w:rPr>
          <w:rStyle w:val="Literal"/>
        </w:rPr>
        <w:t>Quarter</w:t>
      </w:r>
      <w:r>
        <w:t xml:space="preserve"> matches, the </w:t>
      </w:r>
      <w:r>
        <w:rPr>
          <w:rStyle w:val="Literal"/>
        </w:rPr>
        <w:t>state</w:t>
      </w:r>
      <w:r>
        <w:t xml:space="preserve"> variable will bind to the value of that quarter’s state. Then we can use </w:t>
      </w:r>
      <w:r>
        <w:rPr>
          <w:rStyle w:val="Literal"/>
        </w:rPr>
        <w:t>state</w:t>
      </w:r>
      <w:r>
        <w:t xml:space="preserve"> in the code for that arm, like so:</w:t>
      </w:r>
    </w:p>
    <w:p w14:paraId="02F02F70" w14:textId="77777777" w:rsidR="00630B2C" w:rsidRDefault="00630B2C">
      <w:pPr>
        <w:pStyle w:val="CodeSpaceAbove"/>
      </w:pPr>
    </w:p>
    <w:p w14:paraId="53588A71" w14:textId="77777777" w:rsidR="00630B2C" w:rsidRDefault="00000000">
      <w:pPr>
        <w:pStyle w:val="Code"/>
      </w:pPr>
      <w:r>
        <w:t xml:space="preserve">fn </w:t>
      </w:r>
      <w:proofErr w:type="spellStart"/>
      <w:r>
        <w:t>value_in_cents</w:t>
      </w:r>
      <w:proofErr w:type="spellEnd"/>
      <w:r>
        <w:t>(coin: Coin) -&gt; u8 {</w:t>
      </w:r>
    </w:p>
    <w:p w14:paraId="06C40395" w14:textId="77777777" w:rsidR="00630B2C" w:rsidRDefault="00000000">
      <w:pPr>
        <w:pStyle w:val="Code"/>
      </w:pPr>
      <w:r>
        <w:t xml:space="preserve">    match coin {</w:t>
      </w:r>
    </w:p>
    <w:p w14:paraId="28CA0CEC" w14:textId="77777777" w:rsidR="00630B2C" w:rsidRDefault="00000000">
      <w:pPr>
        <w:pStyle w:val="Code"/>
      </w:pPr>
      <w:r>
        <w:t xml:space="preserve">        </w:t>
      </w:r>
      <w:proofErr w:type="gramStart"/>
      <w:r>
        <w:t>Coin::</w:t>
      </w:r>
      <w:proofErr w:type="gramEnd"/>
      <w:r>
        <w:t>Penny =&gt; 1,</w:t>
      </w:r>
    </w:p>
    <w:p w14:paraId="6A5E9080" w14:textId="77777777" w:rsidR="00630B2C" w:rsidRDefault="00000000">
      <w:pPr>
        <w:pStyle w:val="Code"/>
      </w:pPr>
      <w:r>
        <w:lastRenderedPageBreak/>
        <w:t xml:space="preserve">        </w:t>
      </w:r>
      <w:proofErr w:type="gramStart"/>
      <w:r>
        <w:t>Coin::</w:t>
      </w:r>
      <w:proofErr w:type="gramEnd"/>
      <w:r>
        <w:t>Nickel =&gt; 5,</w:t>
      </w:r>
    </w:p>
    <w:p w14:paraId="48DA6560" w14:textId="77777777" w:rsidR="00630B2C" w:rsidRDefault="00000000">
      <w:pPr>
        <w:pStyle w:val="Code"/>
      </w:pPr>
      <w:r>
        <w:t xml:space="preserve">        </w:t>
      </w:r>
      <w:proofErr w:type="gramStart"/>
      <w:r>
        <w:t>Coin::</w:t>
      </w:r>
      <w:proofErr w:type="gramEnd"/>
      <w:r>
        <w:t>Dime =&gt; 10,</w:t>
      </w:r>
    </w:p>
    <w:p w14:paraId="7D6FFCC5" w14:textId="77777777" w:rsidR="00630B2C" w:rsidRDefault="00000000">
      <w:pPr>
        <w:pStyle w:val="Code"/>
      </w:pPr>
      <w:r>
        <w:t xml:space="preserve">        </w:t>
      </w:r>
      <w:proofErr w:type="gramStart"/>
      <w:r>
        <w:t>Coin::</w:t>
      </w:r>
      <w:proofErr w:type="gramEnd"/>
      <w:r>
        <w:t>Quarter(state) =&gt; {</w:t>
      </w:r>
    </w:p>
    <w:p w14:paraId="4C411D28" w14:textId="202596A7" w:rsidR="00630B2C" w:rsidRDefault="00000000">
      <w:pPr>
        <w:pStyle w:val="Code"/>
      </w:pPr>
      <w:r>
        <w:t xml:space="preserve">            println!("State quarter from {</w:t>
      </w:r>
      <w:proofErr w:type="gramStart"/>
      <w:ins w:id="8" w:author="Chris Krycho" w:date="2025-02-26T13:39:00Z" w16du:dateUtc="2025-02-26T20:39:00Z">
        <w:r w:rsidR="00003BD4">
          <w:t>state</w:t>
        </w:r>
      </w:ins>
      <w:r>
        <w:t>:?</w:t>
      </w:r>
      <w:proofErr w:type="gramEnd"/>
      <w:r>
        <w:t>}!"</w:t>
      </w:r>
      <w:del w:id="9" w:author="Chris Krycho" w:date="2025-02-26T13:39:00Z" w16du:dateUtc="2025-02-26T20:39:00Z">
        <w:r w:rsidDel="00003BD4">
          <w:delText>, state</w:delText>
        </w:r>
      </w:del>
      <w:r>
        <w:t>);</w:t>
      </w:r>
    </w:p>
    <w:p w14:paraId="790870A7" w14:textId="77777777" w:rsidR="00630B2C" w:rsidRDefault="00000000">
      <w:pPr>
        <w:pStyle w:val="Code"/>
      </w:pPr>
      <w:r>
        <w:t xml:space="preserve">            25</w:t>
      </w:r>
    </w:p>
    <w:p w14:paraId="53D6B0CD" w14:textId="77777777" w:rsidR="00630B2C" w:rsidRDefault="00000000">
      <w:pPr>
        <w:pStyle w:val="Code"/>
      </w:pPr>
      <w:r>
        <w:t xml:space="preserve">        }</w:t>
      </w:r>
    </w:p>
    <w:p w14:paraId="6E498528" w14:textId="77777777" w:rsidR="00630B2C" w:rsidRDefault="00000000">
      <w:pPr>
        <w:pStyle w:val="Code"/>
      </w:pPr>
      <w:r>
        <w:t xml:space="preserve">    }</w:t>
      </w:r>
    </w:p>
    <w:p w14:paraId="158643D3" w14:textId="77777777" w:rsidR="00630B2C" w:rsidRDefault="00000000">
      <w:pPr>
        <w:pStyle w:val="Code"/>
      </w:pPr>
      <w:r>
        <w:t>}</w:t>
      </w:r>
    </w:p>
    <w:p w14:paraId="5AE4A588" w14:textId="77777777" w:rsidR="00630B2C" w:rsidRDefault="00630B2C">
      <w:pPr>
        <w:pStyle w:val="CodeSpaceBelow"/>
      </w:pPr>
    </w:p>
    <w:p w14:paraId="10AF2EDF" w14:textId="77777777" w:rsidR="00630B2C" w:rsidRDefault="00000000">
      <w:pPr>
        <w:pStyle w:val="Body"/>
        <w:rPr>
          <w:spacing w:val="-3"/>
        </w:rPr>
      </w:pPr>
      <w:r>
        <w:rPr>
          <w:spacing w:val="-3"/>
        </w:rPr>
        <w:t xml:space="preserve">If we were to call </w:t>
      </w:r>
      <w:proofErr w:type="spellStart"/>
      <w:r>
        <w:rPr>
          <w:rStyle w:val="Literal"/>
          <w:spacing w:val="-3"/>
        </w:rPr>
        <w:t>value_in_cents</w:t>
      </w:r>
      <w:proofErr w:type="spellEnd"/>
      <w:r>
        <w:rPr>
          <w:rStyle w:val="Literal"/>
          <w:spacing w:val="-3"/>
        </w:rPr>
        <w:t>(</w:t>
      </w:r>
      <w:proofErr w:type="gramStart"/>
      <w:r>
        <w:rPr>
          <w:rStyle w:val="Literal"/>
          <w:spacing w:val="-3"/>
        </w:rPr>
        <w:t>Coin::</w:t>
      </w:r>
      <w:proofErr w:type="gramEnd"/>
      <w:r>
        <w:rPr>
          <w:rStyle w:val="Literal"/>
          <w:spacing w:val="-3"/>
        </w:rPr>
        <w:t>Quarter(</w:t>
      </w:r>
      <w:proofErr w:type="spellStart"/>
      <w:r>
        <w:rPr>
          <w:rStyle w:val="Literal"/>
          <w:spacing w:val="-3"/>
        </w:rPr>
        <w:t>UsState</w:t>
      </w:r>
      <w:proofErr w:type="spellEnd"/>
      <w:r>
        <w:rPr>
          <w:rStyle w:val="Literal"/>
          <w:spacing w:val="-3"/>
        </w:rPr>
        <w:t>::Alaska))</w:t>
      </w:r>
      <w:r>
        <w:rPr>
          <w:spacing w:val="-3"/>
        </w:rPr>
        <w:t xml:space="preserve">, </w:t>
      </w:r>
      <w:r>
        <w:rPr>
          <w:rStyle w:val="Literal"/>
          <w:spacing w:val="-3"/>
        </w:rPr>
        <w:t>coin</w:t>
      </w:r>
      <w:r>
        <w:rPr>
          <w:spacing w:val="-3"/>
        </w:rPr>
        <w:t xml:space="preserve"> would </w:t>
      </w:r>
      <w:r>
        <w:t xml:space="preserve">be </w:t>
      </w:r>
      <w:r>
        <w:rPr>
          <w:rStyle w:val="Literal"/>
        </w:rPr>
        <w:t>Coin::Quarter(</w:t>
      </w:r>
      <w:proofErr w:type="spellStart"/>
      <w:r>
        <w:rPr>
          <w:rStyle w:val="Literal"/>
        </w:rPr>
        <w:t>UsState</w:t>
      </w:r>
      <w:proofErr w:type="spellEnd"/>
      <w:r>
        <w:rPr>
          <w:rStyle w:val="Literal"/>
        </w:rPr>
        <w:t>::Alaska)</w:t>
      </w:r>
      <w:r>
        <w:t xml:space="preserve">. When we compare that value with each of the match arms, none of them match until we reach </w:t>
      </w:r>
      <w:proofErr w:type="gramStart"/>
      <w:r>
        <w:rPr>
          <w:rStyle w:val="Literal"/>
        </w:rPr>
        <w:t>Coin::</w:t>
      </w:r>
      <w:proofErr w:type="gramEnd"/>
      <w:r>
        <w:rPr>
          <w:rStyle w:val="Literal"/>
        </w:rPr>
        <w:t>Quarter(state)</w:t>
      </w:r>
      <w:r>
        <w:t xml:space="preserve">. At </w:t>
      </w:r>
      <w:r>
        <w:rPr>
          <w:spacing w:val="-3"/>
        </w:rPr>
        <w:t xml:space="preserve">that point, the binding for </w:t>
      </w:r>
      <w:r>
        <w:rPr>
          <w:rStyle w:val="Literal"/>
          <w:spacing w:val="-3"/>
        </w:rPr>
        <w:t>state</w:t>
      </w:r>
      <w:r>
        <w:rPr>
          <w:spacing w:val="-3"/>
        </w:rPr>
        <w:t xml:space="preserve"> will be the value </w:t>
      </w:r>
      <w:proofErr w:type="spellStart"/>
      <w:proofErr w:type="gramStart"/>
      <w:r>
        <w:rPr>
          <w:rStyle w:val="Literal"/>
          <w:spacing w:val="-3"/>
        </w:rPr>
        <w:t>UsState</w:t>
      </w:r>
      <w:proofErr w:type="spellEnd"/>
      <w:r>
        <w:rPr>
          <w:rStyle w:val="Literal"/>
          <w:spacing w:val="-3"/>
        </w:rPr>
        <w:t>::</w:t>
      </w:r>
      <w:proofErr w:type="gramEnd"/>
      <w:r>
        <w:rPr>
          <w:rStyle w:val="Literal"/>
          <w:spacing w:val="-3"/>
        </w:rPr>
        <w:t>Alaska</w:t>
      </w:r>
      <w:r>
        <w:rPr>
          <w:spacing w:val="-3"/>
        </w:rPr>
        <w:t xml:space="preserve">. We can then use that binding in the </w:t>
      </w:r>
      <w:r>
        <w:rPr>
          <w:rStyle w:val="Literal"/>
          <w:spacing w:val="-3"/>
        </w:rPr>
        <w:t>println!</w:t>
      </w:r>
      <w:r>
        <w:rPr>
          <w:spacing w:val="-3"/>
        </w:rPr>
        <w:t xml:space="preserve"> expression, thus getting the inner state value out of the </w:t>
      </w:r>
      <w:r>
        <w:rPr>
          <w:rStyle w:val="Literal"/>
          <w:spacing w:val="-3"/>
        </w:rPr>
        <w:t>Coin</w:t>
      </w:r>
      <w:r>
        <w:rPr>
          <w:spacing w:val="-3"/>
        </w:rPr>
        <w:t xml:space="preserve"> enum variant for </w:t>
      </w:r>
      <w:r>
        <w:rPr>
          <w:rStyle w:val="Literal"/>
          <w:spacing w:val="-3"/>
        </w:rPr>
        <w:t>Quarter</w:t>
      </w:r>
      <w:r>
        <w:rPr>
          <w:spacing w:val="-3"/>
        </w:rPr>
        <w:t>.</w:t>
      </w:r>
    </w:p>
    <w:p w14:paraId="2BA5DA09" w14:textId="77777777" w:rsidR="00630B2C" w:rsidRDefault="00000000">
      <w:pPr>
        <w:pStyle w:val="HeadB"/>
      </w:pPr>
      <w:r>
        <w:fldChar w:fldCharType="begin"/>
      </w:r>
      <w:r>
        <w:instrText>xe "Option&lt;T&gt; enum"</w:instrText>
      </w:r>
      <w:r>
        <w:fldChar w:fldCharType="end"/>
      </w:r>
      <w:r>
        <w:t>Matching with Option&lt;T&gt;</w:t>
      </w:r>
    </w:p>
    <w:p w14:paraId="14AA4784" w14:textId="77777777" w:rsidR="00630B2C" w:rsidRDefault="00000000">
      <w:pPr>
        <w:pStyle w:val="BodyFirst"/>
      </w:pPr>
      <w:r>
        <w:t xml:space="preserve">In the previous section, we wanted to get the inner </w:t>
      </w:r>
      <w:r>
        <w:rPr>
          <w:rStyle w:val="Literal"/>
        </w:rPr>
        <w:t>T</w:t>
      </w:r>
      <w:r>
        <w:t xml:space="preserve"> value out of the </w:t>
      </w:r>
      <w:r>
        <w:rPr>
          <w:rStyle w:val="Literal"/>
        </w:rPr>
        <w:t>Some</w:t>
      </w:r>
      <w:r>
        <w:t xml:space="preserve"> case when using </w:t>
      </w:r>
      <w:r>
        <w:rPr>
          <w:rStyle w:val="Literal"/>
        </w:rPr>
        <w:t>Option&lt;T&gt;</w:t>
      </w:r>
      <w:r>
        <w:t xml:space="preserve">; we can also handle </w:t>
      </w:r>
      <w:r>
        <w:rPr>
          <w:rStyle w:val="Literal"/>
        </w:rPr>
        <w:t>Option&lt;T&gt;</w:t>
      </w:r>
      <w:r>
        <w:t xml:space="preserve"> using </w:t>
      </w:r>
      <w:r>
        <w:rPr>
          <w:rStyle w:val="Literal"/>
        </w:rPr>
        <w:t>match</w:t>
      </w:r>
      <w:r>
        <w:t xml:space="preserve">, as we </w:t>
      </w:r>
      <w:r>
        <w:rPr>
          <w:spacing w:val="-2"/>
        </w:rPr>
        <w:t xml:space="preserve">did with the </w:t>
      </w:r>
      <w:r>
        <w:rPr>
          <w:rStyle w:val="Literal"/>
          <w:spacing w:val="-2"/>
        </w:rPr>
        <w:t>Coin</w:t>
      </w:r>
      <w:r>
        <w:rPr>
          <w:spacing w:val="-2"/>
        </w:rPr>
        <w:t xml:space="preserve"> enum! Instead of comparing coins, we’ll compare the vari</w:t>
      </w:r>
      <w:r>
        <w:t xml:space="preserve">ants of </w:t>
      </w:r>
      <w:r>
        <w:rPr>
          <w:rStyle w:val="Literal"/>
        </w:rPr>
        <w:t>Option&lt;T&gt;</w:t>
      </w:r>
      <w:r>
        <w:t xml:space="preserve">, but the way the </w:t>
      </w:r>
      <w:r>
        <w:rPr>
          <w:rStyle w:val="Literal"/>
        </w:rPr>
        <w:t>match</w:t>
      </w:r>
      <w:r>
        <w:t xml:space="preserve"> expression works remains the same.</w:t>
      </w:r>
    </w:p>
    <w:p w14:paraId="638647ED" w14:textId="77777777" w:rsidR="00630B2C" w:rsidRDefault="00000000">
      <w:pPr>
        <w:pStyle w:val="Body"/>
      </w:pPr>
      <w:r>
        <w:t xml:space="preserve">Let’s say we want to write a function that takes an </w:t>
      </w:r>
      <w:r>
        <w:rPr>
          <w:rStyle w:val="Literal"/>
        </w:rPr>
        <w:t>Option&lt;i32&gt;</w:t>
      </w:r>
      <w:r>
        <w:t xml:space="preserve"> and, if there’s a value inside, adds 1 to that value. If there isn’t a value inside, the </w:t>
      </w:r>
      <w:r>
        <w:rPr>
          <w:spacing w:val="3"/>
        </w:rPr>
        <w:t xml:space="preserve">function should return the </w:t>
      </w:r>
      <w:proofErr w:type="gramStart"/>
      <w:r>
        <w:rPr>
          <w:rStyle w:val="Literal"/>
          <w:spacing w:val="3"/>
        </w:rPr>
        <w:t>None</w:t>
      </w:r>
      <w:r>
        <w:rPr>
          <w:spacing w:val="3"/>
        </w:rPr>
        <w:t xml:space="preserve"> value</w:t>
      </w:r>
      <w:proofErr w:type="gramEnd"/>
      <w:r>
        <w:rPr>
          <w:spacing w:val="3"/>
        </w:rPr>
        <w:t xml:space="preserve"> and not attempt to perform any </w:t>
      </w:r>
      <w:r>
        <w:t>operations.</w:t>
      </w:r>
    </w:p>
    <w:p w14:paraId="3182390C" w14:textId="77777777" w:rsidR="00630B2C" w:rsidRDefault="00000000">
      <w:pPr>
        <w:pStyle w:val="Body"/>
      </w:pPr>
      <w:r>
        <w:rPr>
          <w:spacing w:val="3"/>
        </w:rPr>
        <w:t xml:space="preserve">This function is very easy to write, thanks to </w:t>
      </w:r>
      <w:r>
        <w:rPr>
          <w:rStyle w:val="Literal"/>
          <w:spacing w:val="3"/>
        </w:rPr>
        <w:t>match</w:t>
      </w:r>
      <w:r>
        <w:rPr>
          <w:spacing w:val="3"/>
        </w:rPr>
        <w:t xml:space="preserve">, and will look like </w:t>
      </w:r>
      <w:r>
        <w:t>Listing 6-5.</w:t>
      </w:r>
    </w:p>
    <w:p w14:paraId="6BD3550D" w14:textId="77777777" w:rsidR="00630B2C" w:rsidRDefault="00630B2C">
      <w:pPr>
        <w:pStyle w:val="CodeSpaceAbove"/>
      </w:pPr>
    </w:p>
    <w:p w14:paraId="2572CFCE" w14:textId="77777777" w:rsidR="00630B2C" w:rsidRDefault="00000000">
      <w:pPr>
        <w:pStyle w:val="Code"/>
      </w:pPr>
      <w:r>
        <w:t xml:space="preserve">fn </w:t>
      </w:r>
      <w:proofErr w:type="spellStart"/>
      <w:r>
        <w:t>plus_one</w:t>
      </w:r>
      <w:proofErr w:type="spellEnd"/>
      <w:r>
        <w:t>(x: Option&lt;i32&gt;) -&gt; Option&lt;i32&gt; {</w:t>
      </w:r>
    </w:p>
    <w:p w14:paraId="409AE3E2" w14:textId="77777777" w:rsidR="00630B2C" w:rsidRDefault="00000000">
      <w:pPr>
        <w:pStyle w:val="Code"/>
      </w:pPr>
      <w:r>
        <w:t xml:space="preserve">    match x {</w:t>
      </w:r>
    </w:p>
    <w:p w14:paraId="11252AF9" w14:textId="77777777" w:rsidR="00630B2C" w:rsidRDefault="00000000">
      <w:pPr>
        <w:pStyle w:val="Code"/>
      </w:pPr>
      <w:r>
        <w:t xml:space="preserve">      </w:t>
      </w:r>
      <w:r>
        <w:rPr>
          <w:rStyle w:val="CodeAnnotationCode"/>
        </w:rPr>
        <w:t>1</w:t>
      </w:r>
      <w:r>
        <w:t xml:space="preserve"> None =&gt; None,</w:t>
      </w:r>
    </w:p>
    <w:p w14:paraId="59EE4C13" w14:textId="77777777" w:rsidR="00630B2C" w:rsidRDefault="00000000">
      <w:pPr>
        <w:pStyle w:val="Code"/>
      </w:pPr>
      <w:r>
        <w:t xml:space="preserve">      </w:t>
      </w:r>
      <w:r>
        <w:rPr>
          <w:rStyle w:val="CodeAnnotationCode"/>
        </w:rPr>
        <w:t>2</w:t>
      </w:r>
      <w:r>
        <w:t xml:space="preserve"> Some(</w:t>
      </w:r>
      <w:proofErr w:type="spellStart"/>
      <w:r>
        <w:t>i</w:t>
      </w:r>
      <w:proofErr w:type="spellEnd"/>
      <w:r>
        <w:t>) =&gt; Some(</w:t>
      </w:r>
      <w:proofErr w:type="spellStart"/>
      <w:r>
        <w:t>i</w:t>
      </w:r>
      <w:proofErr w:type="spellEnd"/>
      <w:r>
        <w:t xml:space="preserve"> + 1),</w:t>
      </w:r>
    </w:p>
    <w:p w14:paraId="25E968E5" w14:textId="77777777" w:rsidR="00630B2C" w:rsidRDefault="00000000">
      <w:pPr>
        <w:pStyle w:val="Code"/>
      </w:pPr>
      <w:r>
        <w:t xml:space="preserve">    }</w:t>
      </w:r>
    </w:p>
    <w:p w14:paraId="0669D390" w14:textId="77777777" w:rsidR="00630B2C" w:rsidRDefault="00000000">
      <w:pPr>
        <w:pStyle w:val="Code"/>
      </w:pPr>
      <w:r>
        <w:t>}</w:t>
      </w:r>
    </w:p>
    <w:p w14:paraId="24E601E6" w14:textId="77777777" w:rsidR="00630B2C" w:rsidRDefault="00630B2C">
      <w:pPr>
        <w:pStyle w:val="Code"/>
      </w:pPr>
    </w:p>
    <w:p w14:paraId="26E38C14" w14:textId="77777777" w:rsidR="00630B2C" w:rsidRDefault="00000000">
      <w:pPr>
        <w:pStyle w:val="Code"/>
      </w:pPr>
      <w:r>
        <w:t>let five = Some(5</w:t>
      </w:r>
      <w:proofErr w:type="gramStart"/>
      <w:r>
        <w:t>);</w:t>
      </w:r>
      <w:proofErr w:type="gramEnd"/>
    </w:p>
    <w:p w14:paraId="0281A599" w14:textId="77777777" w:rsidR="00630B2C" w:rsidRDefault="00000000">
      <w:pPr>
        <w:pStyle w:val="Code"/>
      </w:pPr>
      <w:r>
        <w:t xml:space="preserve">let six = </w:t>
      </w:r>
      <w:proofErr w:type="spellStart"/>
      <w:r>
        <w:t>plus_one</w:t>
      </w:r>
      <w:proofErr w:type="spellEnd"/>
      <w:r>
        <w:t xml:space="preserve">(five); </w:t>
      </w:r>
      <w:r>
        <w:rPr>
          <w:rStyle w:val="CodeAnnotationCode"/>
        </w:rPr>
        <w:t>3</w:t>
      </w:r>
    </w:p>
    <w:p w14:paraId="42BA9940" w14:textId="77777777" w:rsidR="00630B2C" w:rsidRDefault="00000000">
      <w:pPr>
        <w:pStyle w:val="Code"/>
      </w:pPr>
      <w:r>
        <w:t xml:space="preserve">let none = </w:t>
      </w:r>
      <w:proofErr w:type="spellStart"/>
      <w:r>
        <w:t>plus_one</w:t>
      </w:r>
      <w:proofErr w:type="spellEnd"/>
      <w:r>
        <w:t xml:space="preserve">(None); </w:t>
      </w:r>
      <w:r>
        <w:rPr>
          <w:rStyle w:val="CodeAnnotationCode"/>
        </w:rPr>
        <w:t>4</w:t>
      </w:r>
    </w:p>
    <w:p w14:paraId="0B960EB6" w14:textId="77777777" w:rsidR="00630B2C" w:rsidRDefault="00630B2C">
      <w:pPr>
        <w:pStyle w:val="CodeSpaceBelow"/>
      </w:pPr>
    </w:p>
    <w:p w14:paraId="16BF1A29" w14:textId="77777777" w:rsidR="00630B2C" w:rsidRDefault="00000000">
      <w:pPr>
        <w:pStyle w:val="CodeListingCaption"/>
      </w:pPr>
      <w:r>
        <w:t xml:space="preserve">Listing 6-5: A function that uses a </w:t>
      </w:r>
      <w:r>
        <w:rPr>
          <w:rStyle w:val="LiteralCaption"/>
          <w:i/>
          <w:iCs/>
        </w:rPr>
        <w:t>match</w:t>
      </w:r>
      <w:r>
        <w:t xml:space="preserve"> expression on an </w:t>
      </w:r>
      <w:r>
        <w:rPr>
          <w:rStyle w:val="LiteralCaption"/>
          <w:i/>
          <w:iCs/>
        </w:rPr>
        <w:t>Option&lt;i32&gt;</w:t>
      </w:r>
    </w:p>
    <w:p w14:paraId="3C5B59A8" w14:textId="77777777" w:rsidR="00630B2C" w:rsidRDefault="00000000">
      <w:pPr>
        <w:pStyle w:val="Body"/>
      </w:pPr>
      <w:r>
        <w:t xml:space="preserve">Let’s examine the first execution of </w:t>
      </w:r>
      <w:proofErr w:type="spellStart"/>
      <w:r>
        <w:rPr>
          <w:rStyle w:val="Literal"/>
        </w:rPr>
        <w:t>plus_one</w:t>
      </w:r>
      <w:proofErr w:type="spellEnd"/>
      <w:r>
        <w:t xml:space="preserve"> in more detail. When we </w:t>
      </w:r>
      <w:r>
        <w:rPr>
          <w:spacing w:val="3"/>
        </w:rPr>
        <w:t xml:space="preserve">call </w:t>
      </w:r>
      <w:proofErr w:type="spellStart"/>
      <w:r>
        <w:rPr>
          <w:rStyle w:val="Literal"/>
          <w:spacing w:val="3"/>
        </w:rPr>
        <w:t>plus_one</w:t>
      </w:r>
      <w:proofErr w:type="spellEnd"/>
      <w:r>
        <w:rPr>
          <w:rStyle w:val="Literal"/>
          <w:spacing w:val="3"/>
        </w:rPr>
        <w:t>(five)</w:t>
      </w:r>
      <w:r>
        <w:rPr>
          <w:spacing w:val="3"/>
        </w:rPr>
        <w:t> </w:t>
      </w:r>
      <w:r>
        <w:rPr>
          <w:rStyle w:val="CodeAnnotation"/>
          <w:spacing w:val="3"/>
        </w:rPr>
        <w:t>3</w:t>
      </w:r>
      <w:r>
        <w:rPr>
          <w:spacing w:val="3"/>
        </w:rPr>
        <w:t xml:space="preserve">, the variable </w:t>
      </w:r>
      <w:r>
        <w:rPr>
          <w:rStyle w:val="Literal"/>
          <w:spacing w:val="3"/>
        </w:rPr>
        <w:t>x</w:t>
      </w:r>
      <w:r>
        <w:rPr>
          <w:spacing w:val="3"/>
        </w:rPr>
        <w:t xml:space="preserve"> in the body of </w:t>
      </w:r>
      <w:proofErr w:type="spellStart"/>
      <w:r>
        <w:rPr>
          <w:rStyle w:val="Literal"/>
          <w:spacing w:val="3"/>
        </w:rPr>
        <w:t>plus_one</w:t>
      </w:r>
      <w:proofErr w:type="spellEnd"/>
      <w:r>
        <w:rPr>
          <w:spacing w:val="3"/>
        </w:rPr>
        <w:t xml:space="preserve"> will have the </w:t>
      </w:r>
      <w:r>
        <w:t xml:space="preserve">value </w:t>
      </w:r>
      <w:r>
        <w:rPr>
          <w:rStyle w:val="Literal"/>
        </w:rPr>
        <w:t>Some(5)</w:t>
      </w:r>
      <w:r>
        <w:t>. We then compare that against each match arm:</w:t>
      </w:r>
    </w:p>
    <w:p w14:paraId="178B55CE" w14:textId="77777777" w:rsidR="00630B2C" w:rsidRDefault="00630B2C">
      <w:pPr>
        <w:pStyle w:val="CodeSpaceAbove"/>
      </w:pPr>
    </w:p>
    <w:p w14:paraId="57677628" w14:textId="77777777" w:rsidR="00630B2C" w:rsidRDefault="00000000">
      <w:pPr>
        <w:pStyle w:val="Code"/>
      </w:pPr>
      <w:r>
        <w:lastRenderedPageBreak/>
        <w:t>None =&gt; None,</w:t>
      </w:r>
    </w:p>
    <w:p w14:paraId="372CD0D2" w14:textId="77777777" w:rsidR="00630B2C" w:rsidRDefault="00630B2C">
      <w:pPr>
        <w:pStyle w:val="CodeSpaceBelow"/>
      </w:pPr>
    </w:p>
    <w:p w14:paraId="4D53DE88" w14:textId="77777777" w:rsidR="00630B2C" w:rsidRDefault="00000000">
      <w:pPr>
        <w:pStyle w:val="Body"/>
      </w:pPr>
      <w:r>
        <w:t xml:space="preserve">The </w:t>
      </w:r>
      <w:r>
        <w:rPr>
          <w:rStyle w:val="Literal"/>
        </w:rPr>
        <w:t>Some(5)</w:t>
      </w:r>
      <w:r>
        <w:t xml:space="preserve"> value doesn’t match the pattern </w:t>
      </w:r>
      <w:r>
        <w:rPr>
          <w:rStyle w:val="Literal"/>
        </w:rPr>
        <w:t>None</w:t>
      </w:r>
      <w:r>
        <w:t> </w:t>
      </w:r>
      <w:r>
        <w:rPr>
          <w:rStyle w:val="CodeAnnotation"/>
        </w:rPr>
        <w:t>1</w:t>
      </w:r>
      <w:r>
        <w:t>, so we continue to the next arm:</w:t>
      </w:r>
    </w:p>
    <w:p w14:paraId="258CE3DF" w14:textId="77777777" w:rsidR="00630B2C" w:rsidRDefault="00630B2C">
      <w:pPr>
        <w:pStyle w:val="CodeSpaceAbove"/>
      </w:pPr>
    </w:p>
    <w:p w14:paraId="290E9B09" w14:textId="77777777" w:rsidR="00630B2C" w:rsidRDefault="00000000">
      <w:pPr>
        <w:pStyle w:val="Code"/>
      </w:pPr>
      <w:r>
        <w:t>Some(</w:t>
      </w:r>
      <w:proofErr w:type="spellStart"/>
      <w:r>
        <w:t>i</w:t>
      </w:r>
      <w:proofErr w:type="spellEnd"/>
      <w:r>
        <w:t>) =&gt; Some(</w:t>
      </w:r>
      <w:proofErr w:type="spellStart"/>
      <w:r>
        <w:t>i</w:t>
      </w:r>
      <w:proofErr w:type="spellEnd"/>
      <w:r>
        <w:t xml:space="preserve"> + 1),</w:t>
      </w:r>
    </w:p>
    <w:p w14:paraId="305E6483" w14:textId="77777777" w:rsidR="00630B2C" w:rsidRDefault="00630B2C">
      <w:pPr>
        <w:pStyle w:val="CodeSpaceBelow"/>
      </w:pPr>
    </w:p>
    <w:p w14:paraId="3042D0EE" w14:textId="35F0B22D" w:rsidR="00630B2C" w:rsidRDefault="00000000">
      <w:pPr>
        <w:pStyle w:val="Body"/>
      </w:pPr>
      <w:r>
        <w:t xml:space="preserve">Does </w:t>
      </w:r>
      <w:r>
        <w:rPr>
          <w:rStyle w:val="Literal"/>
        </w:rPr>
        <w:t>Some(5)</w:t>
      </w:r>
      <w:r>
        <w:t xml:space="preserve"> match </w:t>
      </w:r>
      <w:r>
        <w:rPr>
          <w:rStyle w:val="Literal"/>
        </w:rPr>
        <w:t>Some(</w:t>
      </w:r>
      <w:proofErr w:type="spellStart"/>
      <w:r>
        <w:rPr>
          <w:rStyle w:val="Literal"/>
        </w:rPr>
        <w:t>i</w:t>
      </w:r>
      <w:proofErr w:type="spellEnd"/>
      <w:r>
        <w:rPr>
          <w:rStyle w:val="Literal"/>
        </w:rPr>
        <w:t>)</w:t>
      </w:r>
      <w:r>
        <w:t> </w:t>
      </w:r>
      <w:r>
        <w:rPr>
          <w:rStyle w:val="CodeAnnotation"/>
        </w:rPr>
        <w:t>2</w:t>
      </w:r>
      <w:r>
        <w:t xml:space="preserve">? </w:t>
      </w:r>
      <w:del w:id="10" w:author="Chris Krycho" w:date="2025-02-26T13:39:00Z" w16du:dateUtc="2025-02-26T20:39:00Z">
        <w:r w:rsidDel="00E228AD">
          <w:delText>Why yes, i</w:delText>
        </w:r>
      </w:del>
      <w:ins w:id="11" w:author="Chris Krycho" w:date="2025-02-26T13:39:00Z" w16du:dateUtc="2025-02-26T20:39:00Z">
        <w:r w:rsidR="00E228AD">
          <w:t>I</w:t>
        </w:r>
      </w:ins>
      <w:r>
        <w:t xml:space="preserve">t does! We have the same variant. The </w:t>
      </w:r>
      <w:proofErr w:type="spellStart"/>
      <w:r>
        <w:rPr>
          <w:rStyle w:val="Literal"/>
        </w:rPr>
        <w:t>i</w:t>
      </w:r>
      <w:proofErr w:type="spellEnd"/>
      <w:r>
        <w:t xml:space="preserve"> binds to the value contained in </w:t>
      </w:r>
      <w:r>
        <w:rPr>
          <w:rStyle w:val="Literal"/>
        </w:rPr>
        <w:t>Some</w:t>
      </w:r>
      <w:r>
        <w:t xml:space="preserve">, so </w:t>
      </w:r>
      <w:proofErr w:type="spellStart"/>
      <w:r>
        <w:rPr>
          <w:rStyle w:val="Literal"/>
        </w:rPr>
        <w:t>i</w:t>
      </w:r>
      <w:proofErr w:type="spellEnd"/>
      <w:r>
        <w:t xml:space="preserve"> takes the value </w:t>
      </w:r>
      <w:r>
        <w:rPr>
          <w:rStyle w:val="Literal"/>
        </w:rPr>
        <w:t>5</w:t>
      </w:r>
      <w:r>
        <w:t xml:space="preserve">. The code in the match arm is then executed, so we add 1 to the value of </w:t>
      </w:r>
      <w:proofErr w:type="spellStart"/>
      <w:r>
        <w:rPr>
          <w:rStyle w:val="Literal"/>
        </w:rPr>
        <w:t>i</w:t>
      </w:r>
      <w:proofErr w:type="spellEnd"/>
      <w:r>
        <w:t xml:space="preserve"> and create a new </w:t>
      </w:r>
      <w:r>
        <w:rPr>
          <w:rStyle w:val="Literal"/>
        </w:rPr>
        <w:t>Some</w:t>
      </w:r>
      <w:r>
        <w:t xml:space="preserve"> value with our total </w:t>
      </w:r>
      <w:r>
        <w:rPr>
          <w:rStyle w:val="Literal"/>
        </w:rPr>
        <w:t>6</w:t>
      </w:r>
      <w:r>
        <w:t xml:space="preserve"> inside.</w:t>
      </w:r>
    </w:p>
    <w:p w14:paraId="0E55FE0D" w14:textId="77777777" w:rsidR="00630B2C" w:rsidRDefault="00000000">
      <w:pPr>
        <w:pStyle w:val="Body"/>
      </w:pPr>
      <w:r>
        <w:t xml:space="preserve">Now let’s consider the second call of </w:t>
      </w:r>
      <w:proofErr w:type="spellStart"/>
      <w:r>
        <w:rPr>
          <w:rStyle w:val="Literal"/>
        </w:rPr>
        <w:t>plus_one</w:t>
      </w:r>
      <w:proofErr w:type="spellEnd"/>
      <w:r>
        <w:t xml:space="preserve"> in Listing 6-5, where </w:t>
      </w:r>
      <w:r>
        <w:rPr>
          <w:rStyle w:val="Literal"/>
        </w:rPr>
        <w:t>x</w:t>
      </w:r>
      <w:r>
        <w:t xml:space="preserve"> is </w:t>
      </w:r>
      <w:r>
        <w:rPr>
          <w:rStyle w:val="Literal"/>
        </w:rPr>
        <w:t>None</w:t>
      </w:r>
      <w:r>
        <w:t> </w:t>
      </w:r>
      <w:r>
        <w:rPr>
          <w:rStyle w:val="CodeAnnotation"/>
        </w:rPr>
        <w:t>4</w:t>
      </w:r>
      <w:r>
        <w:t xml:space="preserve">. We enter the </w:t>
      </w:r>
      <w:r>
        <w:rPr>
          <w:rStyle w:val="Literal"/>
        </w:rPr>
        <w:t>match</w:t>
      </w:r>
      <w:r>
        <w:t xml:space="preserve"> and compare to the first arm </w:t>
      </w:r>
      <w:r>
        <w:rPr>
          <w:rStyle w:val="CodeAnnotation"/>
        </w:rPr>
        <w:t>1</w:t>
      </w:r>
      <w:r>
        <w:t>.</w:t>
      </w:r>
    </w:p>
    <w:p w14:paraId="13FFE60F" w14:textId="77777777" w:rsidR="00630B2C" w:rsidRDefault="00000000">
      <w:pPr>
        <w:pStyle w:val="Body"/>
        <w:rPr>
          <w:spacing w:val="-1"/>
        </w:rPr>
      </w:pPr>
      <w:r>
        <w:rPr>
          <w:spacing w:val="-1"/>
        </w:rPr>
        <w:t xml:space="preserve">It matches! There’s no value to add to, so the program stops and returns </w:t>
      </w:r>
      <w:r>
        <w:rPr>
          <w:spacing w:val="2"/>
        </w:rPr>
        <w:t xml:space="preserve">the </w:t>
      </w:r>
      <w:proofErr w:type="gramStart"/>
      <w:r>
        <w:rPr>
          <w:rStyle w:val="Literal"/>
          <w:spacing w:val="2"/>
        </w:rPr>
        <w:t>None</w:t>
      </w:r>
      <w:r>
        <w:rPr>
          <w:spacing w:val="2"/>
        </w:rPr>
        <w:t xml:space="preserve"> value</w:t>
      </w:r>
      <w:proofErr w:type="gramEnd"/>
      <w:r>
        <w:rPr>
          <w:spacing w:val="2"/>
        </w:rPr>
        <w:t xml:space="preserve"> on the right side of </w:t>
      </w:r>
      <w:r>
        <w:rPr>
          <w:rStyle w:val="Literal"/>
          <w:spacing w:val="2"/>
        </w:rPr>
        <w:t>=&gt;</w:t>
      </w:r>
      <w:r>
        <w:rPr>
          <w:spacing w:val="2"/>
        </w:rPr>
        <w:t xml:space="preserve">. Because the first arm matched, no </w:t>
      </w:r>
      <w:r>
        <w:rPr>
          <w:spacing w:val="-1"/>
        </w:rPr>
        <w:t>other arms are compared.</w:t>
      </w:r>
    </w:p>
    <w:p w14:paraId="5B297CCD" w14:textId="77777777" w:rsidR="00630B2C" w:rsidRDefault="00000000">
      <w:pPr>
        <w:pStyle w:val="Body"/>
      </w:pPr>
      <w:r>
        <w:t xml:space="preserve">Combining </w:t>
      </w:r>
      <w:r>
        <w:rPr>
          <w:rStyle w:val="Literal"/>
        </w:rPr>
        <w:t>match</w:t>
      </w:r>
      <w:r>
        <w:t xml:space="preserve"> and enums is useful in many situations. You’ll see this pattern a lot in Rust code: </w:t>
      </w:r>
      <w:r>
        <w:rPr>
          <w:rStyle w:val="Literal"/>
        </w:rPr>
        <w:t>match</w:t>
      </w:r>
      <w:r>
        <w:t xml:space="preserve"> against an enum, bind a variable to the data inside, and then execute code based on it. It’s a bit tricky at first, but once you get used to it, you’ll wish you had it in all languages. It’s consistently a user favorite.</w:t>
      </w:r>
    </w:p>
    <w:p w14:paraId="61A5BCE1" w14:textId="77777777" w:rsidR="00630B2C" w:rsidRDefault="00000000">
      <w:pPr>
        <w:pStyle w:val="HeadB"/>
      </w:pPr>
      <w:r>
        <w:fldChar w:fldCharType="begin"/>
      </w:r>
      <w:r>
        <w:instrText>xe "match expression:exhaustiveness of"</w:instrText>
      </w:r>
      <w:r>
        <w:fldChar w:fldCharType="end"/>
      </w:r>
      <w:r>
        <w:t>Matches Are Exhaustive</w:t>
      </w:r>
    </w:p>
    <w:p w14:paraId="2E4BFFF9" w14:textId="77777777" w:rsidR="00630B2C" w:rsidRDefault="00000000">
      <w:pPr>
        <w:pStyle w:val="BodyFirst"/>
      </w:pPr>
      <w:r>
        <w:rPr>
          <w:spacing w:val="2"/>
        </w:rPr>
        <w:t xml:space="preserve">There’s one other aspect of </w:t>
      </w:r>
      <w:r>
        <w:rPr>
          <w:rStyle w:val="Literal"/>
          <w:spacing w:val="2"/>
        </w:rPr>
        <w:t>match</w:t>
      </w:r>
      <w:r>
        <w:rPr>
          <w:spacing w:val="2"/>
        </w:rPr>
        <w:t xml:space="preserve"> we need to discuss: the arms’ patterns </w:t>
      </w:r>
      <w:r>
        <w:t xml:space="preserve">must cover all possibilities. Consider this version of our </w:t>
      </w:r>
      <w:proofErr w:type="spellStart"/>
      <w:r>
        <w:rPr>
          <w:rStyle w:val="Literal"/>
        </w:rPr>
        <w:t>plus_one</w:t>
      </w:r>
      <w:proofErr w:type="spellEnd"/>
      <w:r>
        <w:t xml:space="preserve"> function, which has a bug and won’t compile:</w:t>
      </w:r>
    </w:p>
    <w:p w14:paraId="34A7AD14" w14:textId="77777777" w:rsidR="00630B2C" w:rsidRDefault="00630B2C">
      <w:pPr>
        <w:pStyle w:val="CodeSpaceAbove"/>
      </w:pPr>
    </w:p>
    <w:p w14:paraId="1FA7A5E5" w14:textId="77777777" w:rsidR="00630B2C" w:rsidRDefault="00000000">
      <w:pPr>
        <w:pStyle w:val="Code"/>
      </w:pPr>
      <w:r>
        <w:t xml:space="preserve">fn </w:t>
      </w:r>
      <w:proofErr w:type="spellStart"/>
      <w:r>
        <w:t>plus_one</w:t>
      </w:r>
      <w:proofErr w:type="spellEnd"/>
      <w:r>
        <w:t>(x: Option&lt;i32&gt;) -&gt; Option&lt;i32&gt; {</w:t>
      </w:r>
    </w:p>
    <w:p w14:paraId="7D93FC8F" w14:textId="77777777" w:rsidR="00630B2C" w:rsidRDefault="00000000">
      <w:pPr>
        <w:pStyle w:val="Code"/>
      </w:pPr>
      <w:r>
        <w:t xml:space="preserve">    match x {</w:t>
      </w:r>
    </w:p>
    <w:p w14:paraId="314CE6E5" w14:textId="77777777" w:rsidR="00630B2C" w:rsidRDefault="00000000">
      <w:pPr>
        <w:pStyle w:val="Code"/>
      </w:pPr>
      <w:r>
        <w:t xml:space="preserve">        Some(</w:t>
      </w:r>
      <w:proofErr w:type="spellStart"/>
      <w:r>
        <w:t>i</w:t>
      </w:r>
      <w:proofErr w:type="spellEnd"/>
      <w:r>
        <w:t>) =&gt; Some(</w:t>
      </w:r>
      <w:proofErr w:type="spellStart"/>
      <w:r>
        <w:t>i</w:t>
      </w:r>
      <w:proofErr w:type="spellEnd"/>
      <w:r>
        <w:t xml:space="preserve"> + 1),</w:t>
      </w:r>
    </w:p>
    <w:p w14:paraId="6E42BD13" w14:textId="77777777" w:rsidR="00630B2C" w:rsidRDefault="00000000">
      <w:pPr>
        <w:pStyle w:val="Code"/>
      </w:pPr>
      <w:r>
        <w:t xml:space="preserve">    }</w:t>
      </w:r>
    </w:p>
    <w:p w14:paraId="115C7299" w14:textId="77777777" w:rsidR="00630B2C" w:rsidRDefault="00000000">
      <w:pPr>
        <w:pStyle w:val="Code"/>
      </w:pPr>
      <w:r>
        <w:t>}</w:t>
      </w:r>
    </w:p>
    <w:p w14:paraId="22A51241" w14:textId="77777777" w:rsidR="00630B2C" w:rsidRDefault="00630B2C">
      <w:pPr>
        <w:pStyle w:val="CodeSpaceBelow"/>
      </w:pPr>
    </w:p>
    <w:p w14:paraId="31BA03B5" w14:textId="77777777" w:rsidR="00630B2C" w:rsidRDefault="00000000">
      <w:pPr>
        <w:pStyle w:val="Body"/>
      </w:pPr>
      <w:r>
        <w:t xml:space="preserve">We didn’t handle the </w:t>
      </w:r>
      <w:proofErr w:type="gramStart"/>
      <w:r>
        <w:rPr>
          <w:rStyle w:val="Literal"/>
        </w:rPr>
        <w:t>None</w:t>
      </w:r>
      <w:r>
        <w:t xml:space="preserve"> case</w:t>
      </w:r>
      <w:proofErr w:type="gramEnd"/>
      <w:r>
        <w:t>, so this code will cause a bug. Luckily, it’s a bug Rust knows how to catch. If we try to compile this code, we’ll get this error:</w:t>
      </w:r>
    </w:p>
    <w:p w14:paraId="482D0428" w14:textId="77777777" w:rsidR="00630B2C" w:rsidRDefault="00630B2C">
      <w:pPr>
        <w:pStyle w:val="CodeSpaceAbove"/>
      </w:pPr>
    </w:p>
    <w:p w14:paraId="02053E5D" w14:textId="77777777" w:rsidR="00630B2C" w:rsidRDefault="00000000">
      <w:pPr>
        <w:pStyle w:val="Code"/>
      </w:pPr>
      <w:r>
        <w:t>error[E0004]: non-exhaustive patterns: `None` not covered</w:t>
      </w:r>
    </w:p>
    <w:p w14:paraId="1E36225F" w14:textId="77777777" w:rsidR="00630B2C" w:rsidRDefault="00000000">
      <w:pPr>
        <w:pStyle w:val="Code"/>
      </w:pPr>
      <w:r>
        <w:t xml:space="preserve"> --&gt; </w:t>
      </w:r>
      <w:proofErr w:type="spellStart"/>
      <w:r>
        <w:t>src</w:t>
      </w:r>
      <w:proofErr w:type="spellEnd"/>
      <w:r>
        <w:t>/main.rs:3:15</w:t>
      </w:r>
    </w:p>
    <w:p w14:paraId="1DD14CEA" w14:textId="77777777" w:rsidR="00630B2C" w:rsidRDefault="00000000">
      <w:pPr>
        <w:pStyle w:val="Code"/>
      </w:pPr>
      <w:r>
        <w:t xml:space="preserve">  |</w:t>
      </w:r>
    </w:p>
    <w:p w14:paraId="0180728C" w14:textId="77777777" w:rsidR="00630B2C" w:rsidRDefault="00000000">
      <w:pPr>
        <w:pStyle w:val="Code"/>
      </w:pPr>
      <w:r>
        <w:t>3 |         match x {</w:t>
      </w:r>
    </w:p>
    <w:p w14:paraId="37B7078D" w14:textId="77777777" w:rsidR="00630B2C" w:rsidRDefault="00000000">
      <w:pPr>
        <w:pStyle w:val="Code"/>
      </w:pPr>
      <w:r>
        <w:t xml:space="preserve">  |               ^ pattern `None` not covered</w:t>
      </w:r>
    </w:p>
    <w:p w14:paraId="03A989E3" w14:textId="77777777" w:rsidR="00630B2C" w:rsidRDefault="00000000">
      <w:pPr>
        <w:pStyle w:val="Code"/>
      </w:pPr>
      <w:r>
        <w:t xml:space="preserve">  |</w:t>
      </w:r>
    </w:p>
    <w:p w14:paraId="1A1B8A5B" w14:textId="77777777" w:rsidR="00630B2C" w:rsidRDefault="00000000">
      <w:pPr>
        <w:pStyle w:val="Code"/>
      </w:pPr>
      <w:r>
        <w:t xml:space="preserve">  note: `Option&lt;i32&gt;` defined here</w:t>
      </w:r>
    </w:p>
    <w:p w14:paraId="2D978413" w14:textId="77777777" w:rsidR="00630B2C" w:rsidRDefault="00000000">
      <w:pPr>
        <w:pStyle w:val="Code"/>
      </w:pPr>
      <w:r>
        <w:t xml:space="preserve">      = note: the matched value is of type `Option&lt;i32&gt;`</w:t>
      </w:r>
    </w:p>
    <w:p w14:paraId="28B29D87" w14:textId="77777777" w:rsidR="00630B2C" w:rsidRDefault="00000000">
      <w:pPr>
        <w:pStyle w:val="Code"/>
      </w:pPr>
      <w:r>
        <w:t>help: ensure that all possible cases are being handled by adding</w:t>
      </w:r>
    </w:p>
    <w:p w14:paraId="6752089A" w14:textId="77777777" w:rsidR="00630B2C" w:rsidRDefault="00000000">
      <w:pPr>
        <w:pStyle w:val="Code"/>
      </w:pPr>
      <w:r>
        <w:lastRenderedPageBreak/>
        <w:t>a match arm with a wildcard pattern or an explicit pattern as</w:t>
      </w:r>
    </w:p>
    <w:p w14:paraId="5120DD80" w14:textId="77777777" w:rsidR="00630B2C" w:rsidRDefault="00000000">
      <w:pPr>
        <w:pStyle w:val="Code"/>
      </w:pPr>
      <w:r>
        <w:t>shown</w:t>
      </w:r>
    </w:p>
    <w:p w14:paraId="74DE645E" w14:textId="77777777" w:rsidR="00630B2C" w:rsidRDefault="00000000">
      <w:pPr>
        <w:pStyle w:val="Code"/>
      </w:pPr>
      <w:r>
        <w:t xml:space="preserve">    |</w:t>
      </w:r>
    </w:p>
    <w:p w14:paraId="12BD676E" w14:textId="77777777" w:rsidR="00630B2C" w:rsidRDefault="00000000">
      <w:pPr>
        <w:pStyle w:val="Code"/>
      </w:pPr>
      <w:r>
        <w:t>4   ~             Some(</w:t>
      </w:r>
      <w:proofErr w:type="spellStart"/>
      <w:r>
        <w:t>i</w:t>
      </w:r>
      <w:proofErr w:type="spellEnd"/>
      <w:r>
        <w:t>) =&gt; Some(</w:t>
      </w:r>
      <w:proofErr w:type="spellStart"/>
      <w:r>
        <w:t>i</w:t>
      </w:r>
      <w:proofErr w:type="spellEnd"/>
      <w:r>
        <w:t xml:space="preserve"> + 1),</w:t>
      </w:r>
    </w:p>
    <w:p w14:paraId="0735B56A" w14:textId="77777777" w:rsidR="00630B2C" w:rsidRDefault="00000000">
      <w:pPr>
        <w:pStyle w:val="Code"/>
      </w:pPr>
      <w:r>
        <w:t xml:space="preserve">5   ~             None =&gt; </w:t>
      </w:r>
      <w:proofErr w:type="spellStart"/>
      <w:r>
        <w:t>todo</w:t>
      </w:r>
      <w:proofErr w:type="spellEnd"/>
      <w:r>
        <w:t>!(),</w:t>
      </w:r>
    </w:p>
    <w:p w14:paraId="327D5DCE" w14:textId="77777777" w:rsidR="00630B2C" w:rsidRDefault="00000000">
      <w:pPr>
        <w:pStyle w:val="Code"/>
      </w:pPr>
      <w:r>
        <w:t xml:space="preserve">    |</w:t>
      </w:r>
    </w:p>
    <w:p w14:paraId="0E846774" w14:textId="77777777" w:rsidR="00630B2C" w:rsidRDefault="00630B2C">
      <w:pPr>
        <w:pStyle w:val="CodeSpaceBelow"/>
      </w:pPr>
    </w:p>
    <w:p w14:paraId="088188CA" w14:textId="77777777" w:rsidR="00630B2C" w:rsidRDefault="00000000">
      <w:pPr>
        <w:pStyle w:val="Body"/>
      </w:pPr>
      <w:r>
        <w:t xml:space="preserve">Rust knows that we didn’t cover every possible </w:t>
      </w:r>
      <w:proofErr w:type="gramStart"/>
      <w:r>
        <w:t>case, and</w:t>
      </w:r>
      <w:proofErr w:type="gramEnd"/>
      <w:r>
        <w:t xml:space="preserve"> even knows which pattern we forgot! Matches in Rust are </w:t>
      </w:r>
      <w:r>
        <w:rPr>
          <w:rStyle w:val="Italic"/>
        </w:rPr>
        <w:t>exhaustive</w:t>
      </w:r>
      <w:r>
        <w:t xml:space="preserve">: we must exhaust </w:t>
      </w:r>
      <w:proofErr w:type="gramStart"/>
      <w:r>
        <w:rPr>
          <w:spacing w:val="-3"/>
        </w:rPr>
        <w:t>every last</w:t>
      </w:r>
      <w:proofErr w:type="gramEnd"/>
      <w:r>
        <w:rPr>
          <w:spacing w:val="-3"/>
        </w:rPr>
        <w:t xml:space="preserve"> possibility in order for the code to be valid. Especially in the case </w:t>
      </w:r>
      <w:r>
        <w:t xml:space="preserve">of </w:t>
      </w:r>
      <w:r>
        <w:rPr>
          <w:rStyle w:val="Literal"/>
        </w:rPr>
        <w:t>Option&lt;T&gt;</w:t>
      </w:r>
      <w:r>
        <w:t xml:space="preserve">, when Rust prevents us from forgetting to explicitly handle the </w:t>
      </w:r>
      <w:proofErr w:type="gramStart"/>
      <w:r>
        <w:rPr>
          <w:rStyle w:val="Literal"/>
        </w:rPr>
        <w:t>None</w:t>
      </w:r>
      <w:r>
        <w:t xml:space="preserve"> case</w:t>
      </w:r>
      <w:proofErr w:type="gramEnd"/>
      <w:r>
        <w:t>, it protects us from assuming that we have a value when we might have null, thus making the billion-dollar mistake discussed earlier impossible.</w:t>
      </w:r>
    </w:p>
    <w:p w14:paraId="6C6950F9" w14:textId="77777777" w:rsidR="00630B2C" w:rsidRDefault="00000000">
      <w:pPr>
        <w:pStyle w:val="HeadB"/>
      </w:pPr>
      <w:r>
        <w:fldChar w:fldCharType="begin"/>
      </w:r>
      <w:r>
        <w:instrText>xe "underscore (_):as a catch-all pattern"</w:instrText>
      </w:r>
      <w:r>
        <w:fldChar w:fldCharType="end"/>
      </w:r>
      <w:r>
        <w:fldChar w:fldCharType="begin"/>
      </w:r>
      <w:r>
        <w:instrText>xe "_ (underscore):as a catch-all pattern"</w:instrText>
      </w:r>
      <w:r>
        <w:fldChar w:fldCharType="end"/>
      </w:r>
      <w:r>
        <w:t>Catch-All Patterns and the _ Placeholder</w:t>
      </w:r>
    </w:p>
    <w:p w14:paraId="1F544503" w14:textId="77777777" w:rsidR="00630B2C" w:rsidRDefault="00000000">
      <w:pPr>
        <w:pStyle w:val="BodyFirst"/>
      </w:pPr>
      <w:r>
        <w:t xml:space="preserve">Using enums, we can also take special actions for a few </w:t>
      </w:r>
      <w:proofErr w:type="gramStart"/>
      <w:r>
        <w:t>particular values</w:t>
      </w:r>
      <w:proofErr w:type="gramEnd"/>
      <w:r>
        <w:t>, but for all other values take one default action. Imagine we’re implement</w:t>
      </w:r>
      <w:r>
        <w:rPr>
          <w:spacing w:val="2"/>
        </w:rPr>
        <w:t xml:space="preserve">ing a game where, if you roll a 3 on a dice roll, your player doesn’t </w:t>
      </w:r>
      <w:proofErr w:type="gramStart"/>
      <w:r>
        <w:rPr>
          <w:spacing w:val="2"/>
        </w:rPr>
        <w:t xml:space="preserve">move, </w:t>
      </w:r>
      <w:r>
        <w:t>but</w:t>
      </w:r>
      <w:proofErr w:type="gramEnd"/>
      <w:r>
        <w:t xml:space="preserve"> instead gets a new fancy hat. If you roll a 7, your player loses a fancy hat. For all other values, your player moves that number of spaces on the game board. Here’s a </w:t>
      </w:r>
      <w:r>
        <w:rPr>
          <w:rStyle w:val="Literal"/>
        </w:rPr>
        <w:t>match</w:t>
      </w:r>
      <w:r>
        <w:t xml:space="preserve"> that implements that logic, with the result of the dice roll hardcoded rather than a random value, and all other logic represented by functions without bodies because </w:t>
      </w:r>
      <w:proofErr w:type="gramStart"/>
      <w:r>
        <w:t>actually implementing</w:t>
      </w:r>
      <w:proofErr w:type="gramEnd"/>
      <w:r>
        <w:t xml:space="preserve"> them is out of scope for this example:</w:t>
      </w:r>
    </w:p>
    <w:p w14:paraId="7EE854C9" w14:textId="77777777" w:rsidR="00630B2C" w:rsidRDefault="00630B2C">
      <w:pPr>
        <w:pStyle w:val="CodeSpaceAbove"/>
      </w:pPr>
    </w:p>
    <w:p w14:paraId="320994E9" w14:textId="77777777" w:rsidR="00630B2C" w:rsidRDefault="00000000">
      <w:pPr>
        <w:pStyle w:val="Code"/>
      </w:pPr>
      <w:r>
        <w:t xml:space="preserve">let </w:t>
      </w:r>
      <w:proofErr w:type="spellStart"/>
      <w:r>
        <w:t>dice_roll</w:t>
      </w:r>
      <w:proofErr w:type="spellEnd"/>
      <w:r>
        <w:t xml:space="preserve"> = </w:t>
      </w:r>
      <w:proofErr w:type="gramStart"/>
      <w:r>
        <w:t>9;</w:t>
      </w:r>
      <w:proofErr w:type="gramEnd"/>
    </w:p>
    <w:p w14:paraId="34A28C15" w14:textId="77777777" w:rsidR="00630B2C" w:rsidRDefault="00000000">
      <w:pPr>
        <w:pStyle w:val="Code"/>
      </w:pPr>
      <w:r>
        <w:t xml:space="preserve">match </w:t>
      </w:r>
      <w:proofErr w:type="spellStart"/>
      <w:r>
        <w:t>dice_roll</w:t>
      </w:r>
      <w:proofErr w:type="spellEnd"/>
      <w:r>
        <w:t xml:space="preserve"> {</w:t>
      </w:r>
    </w:p>
    <w:p w14:paraId="5AE4C882" w14:textId="77777777" w:rsidR="00630B2C" w:rsidRDefault="00000000">
      <w:pPr>
        <w:pStyle w:val="Code"/>
      </w:pPr>
      <w:r>
        <w:t xml:space="preserve">    3 =&gt; </w:t>
      </w:r>
      <w:proofErr w:type="spellStart"/>
      <w:r>
        <w:t>add_fancy_hat</w:t>
      </w:r>
      <w:proofErr w:type="spellEnd"/>
      <w:r>
        <w:t>(),</w:t>
      </w:r>
    </w:p>
    <w:p w14:paraId="15ED1CFD" w14:textId="77777777" w:rsidR="00630B2C" w:rsidRDefault="00000000">
      <w:pPr>
        <w:pStyle w:val="Code"/>
      </w:pPr>
      <w:r>
        <w:t xml:space="preserve">    7 =&gt; </w:t>
      </w:r>
      <w:proofErr w:type="spellStart"/>
      <w:r>
        <w:t>remove_fancy_hat</w:t>
      </w:r>
      <w:proofErr w:type="spellEnd"/>
      <w:r>
        <w:t>(),</w:t>
      </w:r>
    </w:p>
    <w:p w14:paraId="447DCFC1" w14:textId="77777777" w:rsidR="00630B2C" w:rsidRDefault="00000000">
      <w:pPr>
        <w:pStyle w:val="Code"/>
      </w:pPr>
      <w:r>
        <w:t xml:space="preserve">  </w:t>
      </w:r>
      <w:r>
        <w:rPr>
          <w:rStyle w:val="CodeAnnotationCode"/>
        </w:rPr>
        <w:t>1</w:t>
      </w:r>
      <w:r>
        <w:t xml:space="preserve"> other =&gt; </w:t>
      </w:r>
      <w:proofErr w:type="spellStart"/>
      <w:r>
        <w:t>move_player</w:t>
      </w:r>
      <w:proofErr w:type="spellEnd"/>
      <w:r>
        <w:t>(other),</w:t>
      </w:r>
    </w:p>
    <w:p w14:paraId="299801A5" w14:textId="77777777" w:rsidR="00630B2C" w:rsidRDefault="00000000">
      <w:pPr>
        <w:pStyle w:val="Code"/>
      </w:pPr>
      <w:r>
        <w:t>}</w:t>
      </w:r>
    </w:p>
    <w:p w14:paraId="4783EB4F" w14:textId="77777777" w:rsidR="00630B2C" w:rsidRDefault="00630B2C">
      <w:pPr>
        <w:pStyle w:val="Code"/>
      </w:pPr>
    </w:p>
    <w:p w14:paraId="2AE723C5" w14:textId="77777777" w:rsidR="00630B2C" w:rsidRDefault="00000000">
      <w:pPr>
        <w:pStyle w:val="Code"/>
      </w:pPr>
      <w:r>
        <w:t xml:space="preserve">fn </w:t>
      </w:r>
      <w:proofErr w:type="spellStart"/>
      <w:r>
        <w:t>add_fancy_hat</w:t>
      </w:r>
      <w:proofErr w:type="spellEnd"/>
      <w:r>
        <w:t>() {}</w:t>
      </w:r>
    </w:p>
    <w:p w14:paraId="00540FE4" w14:textId="77777777" w:rsidR="00630B2C" w:rsidRDefault="00000000">
      <w:pPr>
        <w:pStyle w:val="Code"/>
      </w:pPr>
      <w:r>
        <w:t xml:space="preserve">fn </w:t>
      </w:r>
      <w:proofErr w:type="spellStart"/>
      <w:r>
        <w:t>remove_fancy_hat</w:t>
      </w:r>
      <w:proofErr w:type="spellEnd"/>
      <w:r>
        <w:t>() {}</w:t>
      </w:r>
    </w:p>
    <w:p w14:paraId="33F250B5" w14:textId="77777777" w:rsidR="00630B2C" w:rsidRDefault="00000000">
      <w:pPr>
        <w:pStyle w:val="Code"/>
      </w:pPr>
      <w:r>
        <w:t xml:space="preserve">fn </w:t>
      </w:r>
      <w:proofErr w:type="spellStart"/>
      <w:r>
        <w:t>move_player</w:t>
      </w:r>
      <w:proofErr w:type="spellEnd"/>
      <w:r>
        <w:t>(</w:t>
      </w:r>
      <w:proofErr w:type="spellStart"/>
      <w:r>
        <w:t>num_spaces</w:t>
      </w:r>
      <w:proofErr w:type="spellEnd"/>
      <w:r>
        <w:t>: u8) {}</w:t>
      </w:r>
    </w:p>
    <w:p w14:paraId="720EF00B" w14:textId="77777777" w:rsidR="00630B2C" w:rsidRDefault="00630B2C">
      <w:pPr>
        <w:pStyle w:val="CodeSpaceBelow"/>
      </w:pPr>
    </w:p>
    <w:p w14:paraId="421BB861" w14:textId="77777777" w:rsidR="00630B2C" w:rsidRDefault="00000000">
      <w:pPr>
        <w:pStyle w:val="Body"/>
        <w:rPr>
          <w:spacing w:val="2"/>
        </w:rPr>
      </w:pPr>
      <w:r>
        <w:t xml:space="preserve">For the first two arms, the patterns are the literal values </w:t>
      </w:r>
      <w:r>
        <w:rPr>
          <w:rStyle w:val="Literal"/>
        </w:rPr>
        <w:t>3</w:t>
      </w:r>
      <w:r>
        <w:t xml:space="preserve"> and </w:t>
      </w:r>
      <w:r>
        <w:rPr>
          <w:rStyle w:val="Literal"/>
        </w:rPr>
        <w:t>7</w:t>
      </w:r>
      <w:r>
        <w:t xml:space="preserve">. For the </w:t>
      </w:r>
      <w:r>
        <w:rPr>
          <w:spacing w:val="2"/>
        </w:rPr>
        <w:t xml:space="preserve">last arm that covers every other possible value, the pattern is the variable we’ve chosen to name </w:t>
      </w:r>
      <w:r>
        <w:rPr>
          <w:rStyle w:val="Literal"/>
          <w:spacing w:val="2"/>
        </w:rPr>
        <w:t>other</w:t>
      </w:r>
      <w:r>
        <w:rPr>
          <w:spacing w:val="2"/>
        </w:rPr>
        <w:t> </w:t>
      </w:r>
      <w:r>
        <w:rPr>
          <w:rStyle w:val="CodeAnnotation"/>
          <w:spacing w:val="2"/>
        </w:rPr>
        <w:t>1</w:t>
      </w:r>
      <w:r>
        <w:rPr>
          <w:spacing w:val="2"/>
        </w:rPr>
        <w:t xml:space="preserve">. The code that runs for the </w:t>
      </w:r>
      <w:r>
        <w:rPr>
          <w:rStyle w:val="Literal"/>
          <w:spacing w:val="2"/>
        </w:rPr>
        <w:t>other</w:t>
      </w:r>
      <w:r>
        <w:rPr>
          <w:spacing w:val="2"/>
        </w:rPr>
        <w:t xml:space="preserve"> arm uses the variable by passing it to the </w:t>
      </w:r>
      <w:proofErr w:type="spellStart"/>
      <w:r>
        <w:rPr>
          <w:rStyle w:val="Literal"/>
          <w:spacing w:val="2"/>
        </w:rPr>
        <w:t>move_player</w:t>
      </w:r>
      <w:proofErr w:type="spellEnd"/>
      <w:r>
        <w:rPr>
          <w:spacing w:val="2"/>
        </w:rPr>
        <w:t xml:space="preserve"> function.</w:t>
      </w:r>
    </w:p>
    <w:p w14:paraId="3C7D27BF" w14:textId="77777777" w:rsidR="00630B2C" w:rsidRDefault="00000000">
      <w:pPr>
        <w:pStyle w:val="Body"/>
        <w:rPr>
          <w:spacing w:val="-1"/>
        </w:rPr>
      </w:pPr>
      <w:r>
        <w:rPr>
          <w:spacing w:val="-3"/>
        </w:rPr>
        <w:t xml:space="preserve">This code compiles, even though we haven’t listed all the possible values </w:t>
      </w:r>
      <w:r>
        <w:t xml:space="preserve">a </w:t>
      </w:r>
      <w:r>
        <w:rPr>
          <w:rStyle w:val="Literal"/>
        </w:rPr>
        <w:t>u8</w:t>
      </w:r>
      <w:r>
        <w:t xml:space="preserve"> can have, because the last pattern will match all values not specifically </w:t>
      </w:r>
      <w:r>
        <w:rPr>
          <w:spacing w:val="-3"/>
        </w:rPr>
        <w:t xml:space="preserve">listed. This catch-all pattern meets the </w:t>
      </w:r>
      <w:r>
        <w:rPr>
          <w:spacing w:val="-3"/>
        </w:rPr>
        <w:lastRenderedPageBreak/>
        <w:t xml:space="preserve">requirement that </w:t>
      </w:r>
      <w:r>
        <w:rPr>
          <w:rStyle w:val="Literal"/>
          <w:spacing w:val="-3"/>
        </w:rPr>
        <w:t>match</w:t>
      </w:r>
      <w:r>
        <w:rPr>
          <w:spacing w:val="-3"/>
        </w:rPr>
        <w:t xml:space="preserve"> must be exhaus</w:t>
      </w:r>
      <w:r>
        <w:rPr>
          <w:spacing w:val="-1"/>
        </w:rPr>
        <w:t xml:space="preserve">tive. Note that we </w:t>
      </w:r>
      <w:proofErr w:type="gramStart"/>
      <w:r>
        <w:rPr>
          <w:spacing w:val="-1"/>
        </w:rPr>
        <w:t>have to</w:t>
      </w:r>
      <w:proofErr w:type="gramEnd"/>
      <w:r>
        <w:rPr>
          <w:spacing w:val="-1"/>
        </w:rPr>
        <w:t xml:space="preserve"> put the catch-all arm last because the patterns are evaluated in order. If we put the catch-all arm earlier, the other arms would never run, so Rust will warn us if we add arms after a catch-all!</w:t>
      </w:r>
    </w:p>
    <w:p w14:paraId="286AA14E" w14:textId="77777777" w:rsidR="00630B2C" w:rsidRDefault="00000000">
      <w:pPr>
        <w:pStyle w:val="Body"/>
      </w:pPr>
      <w:r>
        <w:t xml:space="preserve">Rust also has a pattern we can use when we want a catch-all but don’t </w:t>
      </w:r>
      <w:r>
        <w:rPr>
          <w:spacing w:val="3"/>
        </w:rPr>
        <w:t xml:space="preserve">want to </w:t>
      </w:r>
      <w:r>
        <w:rPr>
          <w:rStyle w:val="Italic"/>
          <w:spacing w:val="3"/>
        </w:rPr>
        <w:t>use</w:t>
      </w:r>
      <w:r>
        <w:rPr>
          <w:spacing w:val="3"/>
        </w:rPr>
        <w:t xml:space="preserve"> the value in the catch-all pattern: </w:t>
      </w:r>
      <w:r>
        <w:rPr>
          <w:rStyle w:val="Literal"/>
          <w:spacing w:val="3"/>
        </w:rPr>
        <w:t>_</w:t>
      </w:r>
      <w:r>
        <w:rPr>
          <w:spacing w:val="3"/>
        </w:rPr>
        <w:t xml:space="preserve"> is a special pattern that </w:t>
      </w:r>
      <w:r>
        <w:t>matches any value and does not bind to that value. This tells Rust we aren’t going to use the value, so Rust won’t warn us about an unused variable.</w:t>
      </w:r>
    </w:p>
    <w:p w14:paraId="1DBAFBCA" w14:textId="77777777" w:rsidR="00630B2C" w:rsidRDefault="00000000">
      <w:pPr>
        <w:pStyle w:val="Body"/>
      </w:pPr>
      <w:r>
        <w:t xml:space="preserve">Let’s change the rules of the game: now, if you roll anything other than a 3 or a 7, you must roll again. We no longer need to use the catch-all value, so we can change our code to use </w:t>
      </w:r>
      <w:r>
        <w:rPr>
          <w:rStyle w:val="Literal"/>
        </w:rPr>
        <w:t>_</w:t>
      </w:r>
      <w:r>
        <w:t xml:space="preserve"> instead of the variable named </w:t>
      </w:r>
      <w:r>
        <w:rPr>
          <w:rStyle w:val="Literal"/>
        </w:rPr>
        <w:t>other</w:t>
      </w:r>
      <w:r>
        <w:t>:</w:t>
      </w:r>
    </w:p>
    <w:p w14:paraId="295A2EAE" w14:textId="77777777" w:rsidR="00630B2C" w:rsidRDefault="00630B2C">
      <w:pPr>
        <w:pStyle w:val="CodeSpaceAbove"/>
      </w:pPr>
    </w:p>
    <w:p w14:paraId="03BD88D4" w14:textId="77777777" w:rsidR="00630B2C" w:rsidRDefault="00000000">
      <w:pPr>
        <w:pStyle w:val="Code"/>
      </w:pPr>
      <w:r>
        <w:rPr>
          <w:rStyle w:val="LiteralGray"/>
        </w:rPr>
        <w:t xml:space="preserve">let </w:t>
      </w:r>
      <w:proofErr w:type="spellStart"/>
      <w:r>
        <w:rPr>
          <w:rStyle w:val="LiteralGray"/>
        </w:rPr>
        <w:t>dice_roll</w:t>
      </w:r>
      <w:proofErr w:type="spellEnd"/>
      <w:r>
        <w:rPr>
          <w:rStyle w:val="LiteralGray"/>
        </w:rPr>
        <w:t xml:space="preserve"> = </w:t>
      </w:r>
      <w:proofErr w:type="gramStart"/>
      <w:r>
        <w:rPr>
          <w:rStyle w:val="LiteralGray"/>
        </w:rPr>
        <w:t>9;</w:t>
      </w:r>
      <w:proofErr w:type="gramEnd"/>
    </w:p>
    <w:p w14:paraId="1936E8A9" w14:textId="77777777" w:rsidR="00630B2C" w:rsidRDefault="00000000">
      <w:pPr>
        <w:pStyle w:val="Code"/>
      </w:pPr>
      <w:r>
        <w:rPr>
          <w:rStyle w:val="LiteralGray"/>
        </w:rPr>
        <w:t xml:space="preserve">match </w:t>
      </w:r>
      <w:proofErr w:type="spellStart"/>
      <w:r>
        <w:rPr>
          <w:rStyle w:val="LiteralGray"/>
        </w:rPr>
        <w:t>dice_roll</w:t>
      </w:r>
      <w:proofErr w:type="spellEnd"/>
      <w:r>
        <w:rPr>
          <w:rStyle w:val="LiteralGray"/>
        </w:rPr>
        <w:t xml:space="preserve"> {</w:t>
      </w:r>
    </w:p>
    <w:p w14:paraId="6A886559" w14:textId="77777777" w:rsidR="00630B2C" w:rsidRDefault="00000000">
      <w:pPr>
        <w:pStyle w:val="Code"/>
      </w:pPr>
      <w:r>
        <w:rPr>
          <w:rStyle w:val="LiteralGray"/>
        </w:rPr>
        <w:t xml:space="preserve">    3 =&gt; </w:t>
      </w:r>
      <w:proofErr w:type="spellStart"/>
      <w:r>
        <w:rPr>
          <w:rStyle w:val="LiteralGray"/>
        </w:rPr>
        <w:t>add_fancy_hat</w:t>
      </w:r>
      <w:proofErr w:type="spellEnd"/>
      <w:r>
        <w:rPr>
          <w:rStyle w:val="LiteralGray"/>
        </w:rPr>
        <w:t>(),</w:t>
      </w:r>
    </w:p>
    <w:p w14:paraId="0DA4EBE4" w14:textId="77777777" w:rsidR="00630B2C" w:rsidRDefault="00000000">
      <w:pPr>
        <w:pStyle w:val="Code"/>
      </w:pPr>
      <w:r>
        <w:rPr>
          <w:rStyle w:val="LiteralGray"/>
        </w:rPr>
        <w:t xml:space="preserve">    7 =&gt; </w:t>
      </w:r>
      <w:proofErr w:type="spellStart"/>
      <w:r>
        <w:rPr>
          <w:rStyle w:val="LiteralGray"/>
        </w:rPr>
        <w:t>remove_fancy_hat</w:t>
      </w:r>
      <w:proofErr w:type="spellEnd"/>
      <w:r>
        <w:rPr>
          <w:rStyle w:val="LiteralGray"/>
        </w:rPr>
        <w:t>(),</w:t>
      </w:r>
    </w:p>
    <w:p w14:paraId="0AFA342B" w14:textId="77777777" w:rsidR="00630B2C" w:rsidRDefault="00000000">
      <w:pPr>
        <w:pStyle w:val="Code"/>
      </w:pPr>
      <w:r>
        <w:t xml:space="preserve">    _ =&gt; reroll(),</w:t>
      </w:r>
    </w:p>
    <w:p w14:paraId="3BAFFAC9" w14:textId="77777777" w:rsidR="00630B2C" w:rsidRDefault="00000000">
      <w:pPr>
        <w:pStyle w:val="Code"/>
      </w:pPr>
      <w:r>
        <w:rPr>
          <w:rStyle w:val="LiteralGray"/>
        </w:rPr>
        <w:t>}</w:t>
      </w:r>
    </w:p>
    <w:p w14:paraId="6934CE74" w14:textId="77777777" w:rsidR="00630B2C" w:rsidRDefault="00630B2C">
      <w:pPr>
        <w:pStyle w:val="Code"/>
      </w:pPr>
    </w:p>
    <w:p w14:paraId="29E12563" w14:textId="77777777" w:rsidR="00630B2C" w:rsidRDefault="00000000">
      <w:pPr>
        <w:pStyle w:val="Code"/>
      </w:pPr>
      <w:r>
        <w:rPr>
          <w:rStyle w:val="LiteralGray"/>
        </w:rPr>
        <w:t xml:space="preserve">fn </w:t>
      </w:r>
      <w:proofErr w:type="spellStart"/>
      <w:r>
        <w:rPr>
          <w:rStyle w:val="LiteralGray"/>
        </w:rPr>
        <w:t>add_fancy_hat</w:t>
      </w:r>
      <w:proofErr w:type="spellEnd"/>
      <w:r>
        <w:rPr>
          <w:rStyle w:val="LiteralGray"/>
        </w:rPr>
        <w:t>() {}</w:t>
      </w:r>
    </w:p>
    <w:p w14:paraId="3D641A5C" w14:textId="77777777" w:rsidR="00630B2C" w:rsidRDefault="00000000">
      <w:pPr>
        <w:pStyle w:val="Code"/>
      </w:pPr>
      <w:r>
        <w:rPr>
          <w:rStyle w:val="LiteralGray"/>
        </w:rPr>
        <w:t xml:space="preserve">fn </w:t>
      </w:r>
      <w:proofErr w:type="spellStart"/>
      <w:r>
        <w:rPr>
          <w:rStyle w:val="LiteralGray"/>
        </w:rPr>
        <w:t>remove_fancy_hat</w:t>
      </w:r>
      <w:proofErr w:type="spellEnd"/>
      <w:r>
        <w:rPr>
          <w:rStyle w:val="LiteralGray"/>
        </w:rPr>
        <w:t>() {}</w:t>
      </w:r>
    </w:p>
    <w:p w14:paraId="44541BA1" w14:textId="77777777" w:rsidR="00630B2C" w:rsidRDefault="00000000">
      <w:pPr>
        <w:pStyle w:val="Code"/>
      </w:pPr>
      <w:r>
        <w:t>fn reroll() {}</w:t>
      </w:r>
    </w:p>
    <w:p w14:paraId="69B4D204" w14:textId="77777777" w:rsidR="00630B2C" w:rsidRDefault="00630B2C">
      <w:pPr>
        <w:pStyle w:val="CodeSpaceBelow"/>
      </w:pPr>
    </w:p>
    <w:p w14:paraId="58E9DE2F" w14:textId="77777777" w:rsidR="00630B2C" w:rsidRDefault="00000000">
      <w:pPr>
        <w:pStyle w:val="Body"/>
      </w:pPr>
      <w:r>
        <w:t xml:space="preserve">This example also meets the exhaustiveness requirement because we’re </w:t>
      </w:r>
      <w:r>
        <w:rPr>
          <w:spacing w:val="3"/>
        </w:rPr>
        <w:t xml:space="preserve">explicitly ignoring all other values in the last arm; we haven’t forgotten </w:t>
      </w:r>
      <w:r>
        <w:t>anything.</w:t>
      </w:r>
    </w:p>
    <w:p w14:paraId="1EFD9F25" w14:textId="77777777" w:rsidR="00630B2C" w:rsidRDefault="00000000">
      <w:pPr>
        <w:pStyle w:val="Body"/>
        <w:rPr>
          <w:spacing w:val="-1"/>
        </w:rPr>
      </w:pPr>
      <w:r>
        <w:rPr>
          <w:spacing w:val="-1"/>
        </w:rPr>
        <w:t xml:space="preserve">Finally, we’ll change the rules of the game one more time so that nothing else happens on your turn if you roll anything other than a 3 or a 7. We can express that by using the unit value (the empty tuple type we mentioned in </w:t>
      </w:r>
      <w:r>
        <w:rPr>
          <w:rStyle w:val="XrefRemoved"/>
          <w:spacing w:val="-1"/>
        </w:rPr>
        <w:t>“The Tuple Type”</w:t>
      </w:r>
      <w:r>
        <w:rPr>
          <w:spacing w:val="-1"/>
        </w:rPr>
        <w:t xml:space="preserve"> on </w:t>
      </w:r>
      <w:r>
        <w:rPr>
          <w:rStyle w:val="XrefRemoved"/>
          <w:spacing w:val="-1"/>
        </w:rPr>
        <w:t>page 40</w:t>
      </w:r>
      <w:r>
        <w:rPr>
          <w:spacing w:val="-1"/>
        </w:rPr>
        <w:t xml:space="preserve">) as the code that goes with the </w:t>
      </w:r>
      <w:r>
        <w:rPr>
          <w:rStyle w:val="Literal"/>
          <w:spacing w:val="-1"/>
        </w:rPr>
        <w:t>_</w:t>
      </w:r>
      <w:r>
        <w:rPr>
          <w:spacing w:val="-1"/>
        </w:rPr>
        <w:t xml:space="preserve"> arm:</w:t>
      </w:r>
    </w:p>
    <w:p w14:paraId="02CF21C4" w14:textId="77777777" w:rsidR="00630B2C" w:rsidRDefault="00630B2C">
      <w:pPr>
        <w:pStyle w:val="CodeSpaceAbove"/>
      </w:pPr>
    </w:p>
    <w:p w14:paraId="5F4F0F14" w14:textId="77777777" w:rsidR="00630B2C" w:rsidRDefault="00000000">
      <w:pPr>
        <w:pStyle w:val="Code"/>
      </w:pPr>
      <w:r>
        <w:rPr>
          <w:rStyle w:val="LiteralGray"/>
        </w:rPr>
        <w:t xml:space="preserve">let </w:t>
      </w:r>
      <w:proofErr w:type="spellStart"/>
      <w:r>
        <w:rPr>
          <w:rStyle w:val="LiteralGray"/>
        </w:rPr>
        <w:t>dice_roll</w:t>
      </w:r>
      <w:proofErr w:type="spellEnd"/>
      <w:r>
        <w:rPr>
          <w:rStyle w:val="LiteralGray"/>
        </w:rPr>
        <w:t xml:space="preserve"> = </w:t>
      </w:r>
      <w:proofErr w:type="gramStart"/>
      <w:r>
        <w:rPr>
          <w:rStyle w:val="LiteralGray"/>
        </w:rPr>
        <w:t>9;</w:t>
      </w:r>
      <w:proofErr w:type="gramEnd"/>
    </w:p>
    <w:p w14:paraId="770258EB" w14:textId="77777777" w:rsidR="00630B2C" w:rsidRDefault="00000000">
      <w:pPr>
        <w:pStyle w:val="Code"/>
      </w:pPr>
      <w:r>
        <w:rPr>
          <w:rStyle w:val="LiteralGray"/>
        </w:rPr>
        <w:t xml:space="preserve">match </w:t>
      </w:r>
      <w:proofErr w:type="spellStart"/>
      <w:r>
        <w:rPr>
          <w:rStyle w:val="LiteralGray"/>
        </w:rPr>
        <w:t>dice_roll</w:t>
      </w:r>
      <w:proofErr w:type="spellEnd"/>
      <w:r>
        <w:rPr>
          <w:rStyle w:val="LiteralGray"/>
        </w:rPr>
        <w:t xml:space="preserve"> {</w:t>
      </w:r>
    </w:p>
    <w:p w14:paraId="301A1A5F" w14:textId="77777777" w:rsidR="00630B2C" w:rsidRDefault="00000000">
      <w:pPr>
        <w:pStyle w:val="Code"/>
      </w:pPr>
      <w:r>
        <w:rPr>
          <w:rStyle w:val="LiteralGray"/>
        </w:rPr>
        <w:t xml:space="preserve">    3 =&gt; </w:t>
      </w:r>
      <w:proofErr w:type="spellStart"/>
      <w:r>
        <w:rPr>
          <w:rStyle w:val="LiteralGray"/>
        </w:rPr>
        <w:t>add_fancy_hat</w:t>
      </w:r>
      <w:proofErr w:type="spellEnd"/>
      <w:r>
        <w:rPr>
          <w:rStyle w:val="LiteralGray"/>
        </w:rPr>
        <w:t>(),</w:t>
      </w:r>
    </w:p>
    <w:p w14:paraId="747270AC" w14:textId="77777777" w:rsidR="00630B2C" w:rsidRDefault="00000000">
      <w:pPr>
        <w:pStyle w:val="Code"/>
      </w:pPr>
      <w:r>
        <w:rPr>
          <w:rStyle w:val="LiteralGray"/>
        </w:rPr>
        <w:t xml:space="preserve">    7 =&gt; </w:t>
      </w:r>
      <w:proofErr w:type="spellStart"/>
      <w:r>
        <w:rPr>
          <w:rStyle w:val="LiteralGray"/>
        </w:rPr>
        <w:t>remove_fancy_hat</w:t>
      </w:r>
      <w:proofErr w:type="spellEnd"/>
      <w:r>
        <w:rPr>
          <w:rStyle w:val="LiteralGray"/>
        </w:rPr>
        <w:t>(),</w:t>
      </w:r>
    </w:p>
    <w:p w14:paraId="65595F3B" w14:textId="77777777" w:rsidR="00630B2C" w:rsidRDefault="00000000">
      <w:pPr>
        <w:pStyle w:val="Code"/>
      </w:pPr>
      <w:r>
        <w:t xml:space="preserve">    _ =&gt; (),</w:t>
      </w:r>
    </w:p>
    <w:p w14:paraId="30A75817" w14:textId="77777777" w:rsidR="00630B2C" w:rsidRDefault="00000000">
      <w:pPr>
        <w:pStyle w:val="Code"/>
      </w:pPr>
      <w:r>
        <w:rPr>
          <w:rStyle w:val="LiteralGray"/>
        </w:rPr>
        <w:t>}</w:t>
      </w:r>
    </w:p>
    <w:p w14:paraId="1EEB3549" w14:textId="77777777" w:rsidR="00630B2C" w:rsidRDefault="00630B2C">
      <w:pPr>
        <w:pStyle w:val="Code"/>
      </w:pPr>
    </w:p>
    <w:p w14:paraId="4067FD92" w14:textId="77777777" w:rsidR="00630B2C" w:rsidRDefault="00000000">
      <w:pPr>
        <w:pStyle w:val="Code"/>
      </w:pPr>
      <w:r>
        <w:rPr>
          <w:rStyle w:val="LiteralGray"/>
        </w:rPr>
        <w:t xml:space="preserve">fn </w:t>
      </w:r>
      <w:proofErr w:type="spellStart"/>
      <w:r>
        <w:rPr>
          <w:rStyle w:val="LiteralGray"/>
        </w:rPr>
        <w:t>add_fancy_hat</w:t>
      </w:r>
      <w:proofErr w:type="spellEnd"/>
      <w:r>
        <w:rPr>
          <w:rStyle w:val="LiteralGray"/>
        </w:rPr>
        <w:t>() {}</w:t>
      </w:r>
    </w:p>
    <w:p w14:paraId="7077B1E3" w14:textId="77777777" w:rsidR="00630B2C" w:rsidRDefault="00000000">
      <w:pPr>
        <w:pStyle w:val="Code"/>
      </w:pPr>
      <w:r>
        <w:rPr>
          <w:rStyle w:val="LiteralGray"/>
        </w:rPr>
        <w:t xml:space="preserve">fn </w:t>
      </w:r>
      <w:proofErr w:type="spellStart"/>
      <w:r>
        <w:rPr>
          <w:rStyle w:val="LiteralGray"/>
        </w:rPr>
        <w:t>remove_fancy_hat</w:t>
      </w:r>
      <w:proofErr w:type="spellEnd"/>
      <w:r>
        <w:rPr>
          <w:rStyle w:val="LiteralGray"/>
        </w:rPr>
        <w:t>() {}</w:t>
      </w:r>
    </w:p>
    <w:p w14:paraId="3AF0483A" w14:textId="77777777" w:rsidR="00630B2C" w:rsidRDefault="00630B2C">
      <w:pPr>
        <w:pStyle w:val="CodeSpaceBelow"/>
      </w:pPr>
    </w:p>
    <w:p w14:paraId="2F0FAF2A" w14:textId="77777777" w:rsidR="00630B2C" w:rsidRDefault="00000000">
      <w:pPr>
        <w:pStyle w:val="Body"/>
      </w:pPr>
      <w:r>
        <w:t>Here, we’re telling Rust explicitly that we aren’t going to use any other value that doesn’t match a pattern in an earlier arm, and we don’t want to run any code in this case.</w:t>
      </w:r>
    </w:p>
    <w:p w14:paraId="07BFACC9" w14:textId="32EAEDD4" w:rsidR="00630B2C" w:rsidRDefault="00000000">
      <w:pPr>
        <w:pStyle w:val="Body"/>
        <w:rPr>
          <w:spacing w:val="-2"/>
        </w:rPr>
      </w:pPr>
      <w:r>
        <w:rPr>
          <w:spacing w:val="-2"/>
        </w:rPr>
        <w:t xml:space="preserve">There’s more about patterns and matching that we’ll cover in </w:t>
      </w:r>
      <w:r>
        <w:rPr>
          <w:rStyle w:val="Xref"/>
          <w:spacing w:val="-2"/>
        </w:rPr>
        <w:t>Chapter </w:t>
      </w:r>
      <w:del w:id="12" w:author="Chris Krycho" w:date="2025-02-26T13:40:00Z" w16du:dateUtc="2025-02-26T20:40:00Z">
        <w:r w:rsidDel="00FA0AD1">
          <w:rPr>
            <w:rStyle w:val="Xref"/>
            <w:spacing w:val="-2"/>
          </w:rPr>
          <w:delText>18</w:delText>
        </w:r>
      </w:del>
      <w:ins w:id="13" w:author="Chris Krycho" w:date="2025-02-26T13:40:00Z" w16du:dateUtc="2025-02-26T20:40:00Z">
        <w:r w:rsidR="00FA0AD1">
          <w:rPr>
            <w:rStyle w:val="Xref"/>
            <w:spacing w:val="-2"/>
          </w:rPr>
          <w:t>1</w:t>
        </w:r>
        <w:r w:rsidR="00FA0AD1">
          <w:rPr>
            <w:rStyle w:val="Xref"/>
            <w:spacing w:val="-2"/>
          </w:rPr>
          <w:t>9</w:t>
        </w:r>
      </w:ins>
      <w:r>
        <w:rPr>
          <w:spacing w:val="-2"/>
        </w:rPr>
        <w:t xml:space="preserve">. For now, we’re going to move on to the </w:t>
      </w:r>
      <w:r>
        <w:rPr>
          <w:rStyle w:val="Literal"/>
          <w:spacing w:val="-2"/>
        </w:rPr>
        <w:t>if let</w:t>
      </w:r>
      <w:r>
        <w:rPr>
          <w:spacing w:val="-2"/>
        </w:rPr>
        <w:t xml:space="preserve"> syntax, </w:t>
      </w:r>
      <w:r>
        <w:rPr>
          <w:spacing w:val="-2"/>
        </w:rPr>
        <w:lastRenderedPageBreak/>
        <w:t xml:space="preserve">which can be useful in situations where the </w:t>
      </w:r>
      <w:r>
        <w:rPr>
          <w:rStyle w:val="Literal"/>
          <w:spacing w:val="-2"/>
        </w:rPr>
        <w:t>match</w:t>
      </w:r>
      <w:r>
        <w:rPr>
          <w:spacing w:val="-2"/>
        </w:rPr>
        <w:t xml:space="preserve"> expression is a bit wordy.</w:t>
      </w:r>
    </w:p>
    <w:p w14:paraId="5F545C48" w14:textId="77777777" w:rsidR="00630B2C" w:rsidRDefault="00000000">
      <w:pPr>
        <w:pStyle w:val="HeadA"/>
      </w:pPr>
      <w:r>
        <w:fldChar w:fldCharType="begin"/>
      </w:r>
      <w:r>
        <w:instrText>xe "patterns:in if let syntax"</w:instrText>
      </w:r>
      <w:r>
        <w:fldChar w:fldCharType="end"/>
      </w:r>
      <w:r>
        <w:fldChar w:fldCharType="begin"/>
      </w:r>
      <w:r>
        <w:instrText>xe "if let syntax"</w:instrText>
      </w:r>
      <w:r>
        <w:fldChar w:fldCharType="end"/>
      </w:r>
      <w:r>
        <w:t>Concise Control Flow with if let</w:t>
      </w:r>
    </w:p>
    <w:p w14:paraId="42651803" w14:textId="77777777" w:rsidR="00630B2C" w:rsidRDefault="00000000">
      <w:pPr>
        <w:pStyle w:val="BodyFirst"/>
      </w:pPr>
      <w:r>
        <w:rPr>
          <w:spacing w:val="3"/>
        </w:rPr>
        <w:t xml:space="preserve">The </w:t>
      </w:r>
      <w:r>
        <w:rPr>
          <w:rStyle w:val="Literal"/>
          <w:spacing w:val="3"/>
        </w:rPr>
        <w:t>if let</w:t>
      </w:r>
      <w:r>
        <w:rPr>
          <w:spacing w:val="3"/>
        </w:rPr>
        <w:t xml:space="preserve"> syntax lets you combine </w:t>
      </w:r>
      <w:r>
        <w:rPr>
          <w:rStyle w:val="Literal"/>
          <w:spacing w:val="3"/>
        </w:rPr>
        <w:t>if</w:t>
      </w:r>
      <w:r>
        <w:rPr>
          <w:spacing w:val="3"/>
        </w:rPr>
        <w:t xml:space="preserve"> and </w:t>
      </w:r>
      <w:r>
        <w:rPr>
          <w:rStyle w:val="Literal"/>
          <w:spacing w:val="3"/>
        </w:rPr>
        <w:t>let</w:t>
      </w:r>
      <w:r>
        <w:rPr>
          <w:spacing w:val="3"/>
        </w:rPr>
        <w:t xml:space="preserve"> into a less verbose way to </w:t>
      </w:r>
      <w:r>
        <w:t xml:space="preserve">handle values that match one pattern while ignoring the rest. Consider the program in Listing 6-6 that matches on an </w:t>
      </w:r>
      <w:r>
        <w:rPr>
          <w:rStyle w:val="Literal"/>
        </w:rPr>
        <w:t>Option&lt;u8&gt;</w:t>
      </w:r>
      <w:r>
        <w:t xml:space="preserve"> value in the </w:t>
      </w:r>
      <w:proofErr w:type="spellStart"/>
      <w:r>
        <w:rPr>
          <w:rStyle w:val="Literal"/>
        </w:rPr>
        <w:t>config_max</w:t>
      </w:r>
      <w:proofErr w:type="spellEnd"/>
      <w:r>
        <w:t xml:space="preserve"> variable but only wants to execute code if the value is the </w:t>
      </w:r>
      <w:r>
        <w:rPr>
          <w:rStyle w:val="Literal"/>
        </w:rPr>
        <w:t>Some</w:t>
      </w:r>
      <w:r>
        <w:t xml:space="preserve"> variant.</w:t>
      </w:r>
    </w:p>
    <w:p w14:paraId="3B570D79" w14:textId="77777777" w:rsidR="00630B2C" w:rsidRDefault="00630B2C">
      <w:pPr>
        <w:pStyle w:val="CodeSpaceAbove"/>
      </w:pPr>
    </w:p>
    <w:p w14:paraId="15ACA164" w14:textId="77777777" w:rsidR="00630B2C" w:rsidRDefault="00000000">
      <w:pPr>
        <w:pStyle w:val="Code"/>
      </w:pPr>
      <w:r>
        <w:t xml:space="preserve">let </w:t>
      </w:r>
      <w:proofErr w:type="spellStart"/>
      <w:r>
        <w:t>config_max</w:t>
      </w:r>
      <w:proofErr w:type="spellEnd"/>
      <w:r>
        <w:t xml:space="preserve"> = Some(3u8</w:t>
      </w:r>
      <w:proofErr w:type="gramStart"/>
      <w:r>
        <w:t>);</w:t>
      </w:r>
      <w:proofErr w:type="gramEnd"/>
    </w:p>
    <w:p w14:paraId="1AB84947" w14:textId="77777777" w:rsidR="00630B2C" w:rsidRDefault="00000000">
      <w:pPr>
        <w:pStyle w:val="Code"/>
      </w:pPr>
      <w:r>
        <w:t xml:space="preserve">match </w:t>
      </w:r>
      <w:proofErr w:type="spellStart"/>
      <w:r>
        <w:t>config_max</w:t>
      </w:r>
      <w:proofErr w:type="spellEnd"/>
      <w:r>
        <w:t xml:space="preserve"> {</w:t>
      </w:r>
    </w:p>
    <w:p w14:paraId="2ADFFB5E" w14:textId="77777777" w:rsidR="00630B2C" w:rsidRDefault="00000000">
      <w:pPr>
        <w:pStyle w:val="Code"/>
      </w:pPr>
      <w:r>
        <w:t xml:space="preserve">    Some(max) =&gt; println!("The maximum is configured to be {max}"),</w:t>
      </w:r>
    </w:p>
    <w:p w14:paraId="6DBAFF11" w14:textId="77777777" w:rsidR="00630B2C" w:rsidRDefault="00000000">
      <w:pPr>
        <w:pStyle w:val="Code"/>
      </w:pPr>
      <w:r>
        <w:t xml:space="preserve">    _ =&gt; (),</w:t>
      </w:r>
    </w:p>
    <w:p w14:paraId="39D818AD" w14:textId="77777777" w:rsidR="00630B2C" w:rsidRDefault="00000000">
      <w:pPr>
        <w:pStyle w:val="Code"/>
      </w:pPr>
      <w:r>
        <w:t>}</w:t>
      </w:r>
    </w:p>
    <w:p w14:paraId="32377519" w14:textId="77777777" w:rsidR="00630B2C" w:rsidRDefault="00630B2C">
      <w:pPr>
        <w:pStyle w:val="CodeSpaceBelow"/>
      </w:pPr>
    </w:p>
    <w:p w14:paraId="1494082B" w14:textId="77777777" w:rsidR="00630B2C" w:rsidRDefault="00000000">
      <w:pPr>
        <w:pStyle w:val="CodeListingCaption"/>
      </w:pPr>
      <w:r>
        <w:t xml:space="preserve">Listing 6-6: A </w:t>
      </w:r>
      <w:r>
        <w:rPr>
          <w:rStyle w:val="LiteralCaption"/>
          <w:i/>
          <w:iCs/>
        </w:rPr>
        <w:t>match</w:t>
      </w:r>
      <w:r>
        <w:t xml:space="preserve"> that only cares about executing code when the value is </w:t>
      </w:r>
      <w:r>
        <w:rPr>
          <w:rStyle w:val="LiteralCaption"/>
          <w:i/>
          <w:iCs/>
        </w:rPr>
        <w:t>Some</w:t>
      </w:r>
    </w:p>
    <w:p w14:paraId="0E0A030F" w14:textId="77777777" w:rsidR="00630B2C" w:rsidRDefault="00000000">
      <w:pPr>
        <w:pStyle w:val="Body"/>
      </w:pPr>
      <w:r>
        <w:t xml:space="preserve">If the value is </w:t>
      </w:r>
      <w:r>
        <w:rPr>
          <w:rStyle w:val="Literal"/>
        </w:rPr>
        <w:t>Some</w:t>
      </w:r>
      <w:r>
        <w:t xml:space="preserve">, we print out the value in the </w:t>
      </w:r>
      <w:r>
        <w:rPr>
          <w:rStyle w:val="Literal"/>
        </w:rPr>
        <w:t>Some</w:t>
      </w:r>
      <w:r>
        <w:t xml:space="preserve"> variant by binding </w:t>
      </w:r>
      <w:r>
        <w:rPr>
          <w:spacing w:val="2"/>
        </w:rPr>
        <w:t xml:space="preserve">the value to the variable </w:t>
      </w:r>
      <w:r>
        <w:rPr>
          <w:rStyle w:val="Literal"/>
          <w:spacing w:val="2"/>
        </w:rPr>
        <w:t>max</w:t>
      </w:r>
      <w:r>
        <w:rPr>
          <w:spacing w:val="2"/>
        </w:rPr>
        <w:t xml:space="preserve"> in the pattern. We don’t want to do anything with the </w:t>
      </w:r>
      <w:proofErr w:type="gramStart"/>
      <w:r>
        <w:rPr>
          <w:rStyle w:val="Literal"/>
          <w:spacing w:val="2"/>
        </w:rPr>
        <w:t>None</w:t>
      </w:r>
      <w:r>
        <w:rPr>
          <w:spacing w:val="2"/>
        </w:rPr>
        <w:t xml:space="preserve"> value</w:t>
      </w:r>
      <w:proofErr w:type="gramEnd"/>
      <w:r>
        <w:rPr>
          <w:spacing w:val="2"/>
        </w:rPr>
        <w:t xml:space="preserve">. To satisfy the </w:t>
      </w:r>
      <w:r>
        <w:rPr>
          <w:rStyle w:val="Literal"/>
          <w:spacing w:val="2"/>
        </w:rPr>
        <w:t>match</w:t>
      </w:r>
      <w:r>
        <w:rPr>
          <w:spacing w:val="2"/>
        </w:rPr>
        <w:t xml:space="preserve"> expression, we </w:t>
      </w:r>
      <w:proofErr w:type="gramStart"/>
      <w:r>
        <w:rPr>
          <w:spacing w:val="2"/>
        </w:rPr>
        <w:t>have to</w:t>
      </w:r>
      <w:proofErr w:type="gramEnd"/>
      <w:r>
        <w:rPr>
          <w:spacing w:val="2"/>
        </w:rPr>
        <w:t xml:space="preserve"> add </w:t>
      </w:r>
      <w:r>
        <w:rPr>
          <w:rStyle w:val="Literal"/>
          <w:spacing w:val="2"/>
        </w:rPr>
        <w:t>_ =&gt; ()</w:t>
      </w:r>
      <w:r>
        <w:t xml:space="preserve"> after processing just one variant, which is annoying boilerplate code to add.</w:t>
      </w:r>
    </w:p>
    <w:p w14:paraId="31241B16" w14:textId="77777777" w:rsidR="00630B2C" w:rsidRDefault="00000000">
      <w:pPr>
        <w:pStyle w:val="Body"/>
      </w:pPr>
      <w:r>
        <w:t xml:space="preserve">Instead, we could write this in a shorter way using </w:t>
      </w:r>
      <w:r>
        <w:rPr>
          <w:rStyle w:val="Literal"/>
        </w:rPr>
        <w:t>if let</w:t>
      </w:r>
      <w:r>
        <w:t xml:space="preserve">. The following code behaves the same as the </w:t>
      </w:r>
      <w:r>
        <w:rPr>
          <w:rStyle w:val="Literal"/>
        </w:rPr>
        <w:t>match</w:t>
      </w:r>
      <w:r>
        <w:t xml:space="preserve"> in Listing 6-6:</w:t>
      </w:r>
    </w:p>
    <w:p w14:paraId="512FDD27" w14:textId="77777777" w:rsidR="00630B2C" w:rsidRDefault="00630B2C">
      <w:pPr>
        <w:pStyle w:val="CodeSpaceAbove"/>
      </w:pPr>
    </w:p>
    <w:p w14:paraId="344409EB" w14:textId="77777777" w:rsidR="00630B2C" w:rsidRDefault="00000000">
      <w:pPr>
        <w:pStyle w:val="Code"/>
      </w:pPr>
      <w:r>
        <w:rPr>
          <w:rStyle w:val="LiteralGray"/>
        </w:rPr>
        <w:t xml:space="preserve">let </w:t>
      </w:r>
      <w:proofErr w:type="spellStart"/>
      <w:r>
        <w:rPr>
          <w:rStyle w:val="LiteralGray"/>
        </w:rPr>
        <w:t>config_max</w:t>
      </w:r>
      <w:proofErr w:type="spellEnd"/>
      <w:r>
        <w:rPr>
          <w:rStyle w:val="LiteralGray"/>
        </w:rPr>
        <w:t xml:space="preserve"> = Some(3u8</w:t>
      </w:r>
      <w:proofErr w:type="gramStart"/>
      <w:r>
        <w:rPr>
          <w:rStyle w:val="LiteralGray"/>
        </w:rPr>
        <w:t>);</w:t>
      </w:r>
      <w:proofErr w:type="gramEnd"/>
    </w:p>
    <w:p w14:paraId="313D53AA" w14:textId="77777777" w:rsidR="00630B2C" w:rsidRDefault="00000000">
      <w:pPr>
        <w:pStyle w:val="Code"/>
      </w:pPr>
      <w:r>
        <w:t xml:space="preserve">if let Some(max) = </w:t>
      </w:r>
      <w:proofErr w:type="spellStart"/>
      <w:r>
        <w:t>config_max</w:t>
      </w:r>
      <w:proofErr w:type="spellEnd"/>
      <w:r>
        <w:t xml:space="preserve"> {</w:t>
      </w:r>
    </w:p>
    <w:p w14:paraId="18BF6BB0" w14:textId="77777777" w:rsidR="00630B2C" w:rsidRDefault="00000000">
      <w:pPr>
        <w:pStyle w:val="Code"/>
      </w:pPr>
      <w:r>
        <w:t xml:space="preserve">    </w:t>
      </w:r>
      <w:r>
        <w:rPr>
          <w:rStyle w:val="LiteralGray"/>
        </w:rPr>
        <w:t>println!("The maximum is configured to be {max}"</w:t>
      </w:r>
      <w:proofErr w:type="gramStart"/>
      <w:r>
        <w:rPr>
          <w:rStyle w:val="LiteralGray"/>
        </w:rPr>
        <w:t>);</w:t>
      </w:r>
      <w:proofErr w:type="gramEnd"/>
    </w:p>
    <w:p w14:paraId="02930AFE" w14:textId="77777777" w:rsidR="00630B2C" w:rsidRDefault="00000000">
      <w:pPr>
        <w:pStyle w:val="Code"/>
      </w:pPr>
      <w:r>
        <w:t>}</w:t>
      </w:r>
    </w:p>
    <w:p w14:paraId="5E1973C2" w14:textId="77777777" w:rsidR="00630B2C" w:rsidRDefault="00630B2C">
      <w:pPr>
        <w:pStyle w:val="CodeSpaceBelow"/>
      </w:pPr>
    </w:p>
    <w:p w14:paraId="117AD03E" w14:textId="124E9A13" w:rsidR="00630B2C" w:rsidRDefault="00000000">
      <w:pPr>
        <w:pStyle w:val="Body"/>
      </w:pPr>
      <w:r>
        <w:t xml:space="preserve">The syntax </w:t>
      </w:r>
      <w:r>
        <w:rPr>
          <w:rStyle w:val="Literal"/>
        </w:rPr>
        <w:t>if let</w:t>
      </w:r>
      <w:r>
        <w:t xml:space="preserve"> takes a pattern and an expression separated by an equal sign. It works the same way as a </w:t>
      </w:r>
      <w:r>
        <w:rPr>
          <w:rStyle w:val="Literal"/>
        </w:rPr>
        <w:t>match</w:t>
      </w:r>
      <w:r>
        <w:t xml:space="preserve">, where the expression is given </w:t>
      </w:r>
      <w:r>
        <w:rPr>
          <w:spacing w:val="3"/>
        </w:rPr>
        <w:t xml:space="preserve">to the </w:t>
      </w:r>
      <w:r>
        <w:rPr>
          <w:rStyle w:val="Literal"/>
          <w:spacing w:val="3"/>
        </w:rPr>
        <w:t>match</w:t>
      </w:r>
      <w:r>
        <w:rPr>
          <w:spacing w:val="3"/>
        </w:rPr>
        <w:t xml:space="preserve"> and the pattern is its first arm. In this case, the pattern is </w:t>
      </w:r>
      <w:r>
        <w:rPr>
          <w:rStyle w:val="Literal"/>
        </w:rPr>
        <w:t>Some(max)</w:t>
      </w:r>
      <w:r>
        <w:t xml:space="preserve">, and the </w:t>
      </w:r>
      <w:r>
        <w:rPr>
          <w:rStyle w:val="Literal"/>
        </w:rPr>
        <w:t>max</w:t>
      </w:r>
      <w:r>
        <w:t xml:space="preserve"> binds to the value inside the </w:t>
      </w:r>
      <w:r>
        <w:rPr>
          <w:rStyle w:val="Literal"/>
        </w:rPr>
        <w:t>Some</w:t>
      </w:r>
      <w:r>
        <w:t xml:space="preserve">. We can then use </w:t>
      </w:r>
      <w:r>
        <w:rPr>
          <w:rStyle w:val="Literal"/>
        </w:rPr>
        <w:t>max</w:t>
      </w:r>
      <w:r>
        <w:t xml:space="preserve"> in the body of the </w:t>
      </w:r>
      <w:r>
        <w:rPr>
          <w:rStyle w:val="Literal"/>
        </w:rPr>
        <w:t>if let</w:t>
      </w:r>
      <w:r>
        <w:t xml:space="preserve"> block in the same way we used </w:t>
      </w:r>
      <w:r>
        <w:rPr>
          <w:rStyle w:val="Literal"/>
        </w:rPr>
        <w:t>max</w:t>
      </w:r>
      <w:r>
        <w:t xml:space="preserve"> in the corresponding </w:t>
      </w:r>
      <w:r>
        <w:rPr>
          <w:rStyle w:val="Literal"/>
        </w:rPr>
        <w:t>match</w:t>
      </w:r>
      <w:r>
        <w:t xml:space="preserve"> arm. The code in the </w:t>
      </w:r>
      <w:r>
        <w:rPr>
          <w:rStyle w:val="Literal"/>
        </w:rPr>
        <w:t>if let</w:t>
      </w:r>
      <w:r>
        <w:t xml:space="preserve"> block </w:t>
      </w:r>
      <w:del w:id="14" w:author="Chris Krycho" w:date="2025-02-26T13:40:00Z" w16du:dateUtc="2025-02-26T20:40:00Z">
        <w:r w:rsidDel="00235842">
          <w:delText xml:space="preserve">isn’t </w:delText>
        </w:r>
      </w:del>
      <w:ins w:id="15" w:author="Chris Krycho" w:date="2025-02-26T13:40:00Z" w16du:dateUtc="2025-02-26T20:40:00Z">
        <w:r w:rsidR="00235842">
          <w:t>only</w:t>
        </w:r>
        <w:r w:rsidR="00235842">
          <w:t xml:space="preserve"> </w:t>
        </w:r>
      </w:ins>
      <w:r>
        <w:t>run</w:t>
      </w:r>
      <w:ins w:id="16" w:author="Chris Krycho" w:date="2025-02-26T13:40:00Z" w16du:dateUtc="2025-02-26T20:40:00Z">
        <w:r w:rsidR="00235842">
          <w:t>s</w:t>
        </w:r>
      </w:ins>
      <w:r>
        <w:t xml:space="preserve"> if the value </w:t>
      </w:r>
      <w:del w:id="17" w:author="Chris Krycho" w:date="2025-02-26T13:40:00Z" w16du:dateUtc="2025-02-26T20:40:00Z">
        <w:r w:rsidDel="00235842">
          <w:delText xml:space="preserve">doesn’t </w:delText>
        </w:r>
      </w:del>
      <w:r>
        <w:t>match</w:t>
      </w:r>
      <w:ins w:id="18" w:author="Chris Krycho" w:date="2025-02-26T13:40:00Z" w16du:dateUtc="2025-02-26T20:40:00Z">
        <w:r w:rsidR="00235842">
          <w:t>es</w:t>
        </w:r>
      </w:ins>
      <w:r>
        <w:t xml:space="preserve"> the pattern.</w:t>
      </w:r>
    </w:p>
    <w:p w14:paraId="2F93A12F" w14:textId="77777777" w:rsidR="00630B2C" w:rsidRDefault="00000000">
      <w:pPr>
        <w:pStyle w:val="Body"/>
        <w:rPr>
          <w:spacing w:val="-3"/>
        </w:rPr>
      </w:pPr>
      <w:r>
        <w:rPr>
          <w:spacing w:val="-3"/>
        </w:rPr>
        <w:t xml:space="preserve">Using </w:t>
      </w:r>
      <w:r>
        <w:rPr>
          <w:rStyle w:val="Literal"/>
          <w:spacing w:val="-3"/>
        </w:rPr>
        <w:t>if let</w:t>
      </w:r>
      <w:r>
        <w:rPr>
          <w:spacing w:val="-3"/>
        </w:rPr>
        <w:t xml:space="preserve"> means less typing, less indentation, and less boilerplate code. </w:t>
      </w:r>
      <w:r>
        <w:rPr>
          <w:spacing w:val="2"/>
        </w:rPr>
        <w:t xml:space="preserve">However, you lose the exhaustive checking that </w:t>
      </w:r>
      <w:r>
        <w:rPr>
          <w:rStyle w:val="Literal"/>
          <w:spacing w:val="2"/>
        </w:rPr>
        <w:t>match</w:t>
      </w:r>
      <w:r>
        <w:rPr>
          <w:spacing w:val="2"/>
        </w:rPr>
        <w:t xml:space="preserve"> enforces. Choosing </w:t>
      </w:r>
      <w:r>
        <w:rPr>
          <w:spacing w:val="-3"/>
        </w:rPr>
        <w:t xml:space="preserve">between </w:t>
      </w:r>
      <w:r>
        <w:rPr>
          <w:rStyle w:val="Literal"/>
          <w:spacing w:val="-3"/>
        </w:rPr>
        <w:t>match</w:t>
      </w:r>
      <w:r>
        <w:rPr>
          <w:spacing w:val="-3"/>
        </w:rPr>
        <w:t xml:space="preserve"> and </w:t>
      </w:r>
      <w:r>
        <w:rPr>
          <w:rStyle w:val="Literal"/>
          <w:spacing w:val="-3"/>
        </w:rPr>
        <w:t>if let</w:t>
      </w:r>
      <w:r>
        <w:rPr>
          <w:spacing w:val="-3"/>
        </w:rPr>
        <w:t xml:space="preserve"> depends on what you’re doing in your </w:t>
      </w:r>
      <w:proofErr w:type="gramStart"/>
      <w:r>
        <w:rPr>
          <w:spacing w:val="-3"/>
        </w:rPr>
        <w:t>particular situation</w:t>
      </w:r>
      <w:proofErr w:type="gramEnd"/>
      <w:r>
        <w:rPr>
          <w:spacing w:val="-3"/>
        </w:rPr>
        <w:t xml:space="preserve"> and whether gaining conciseness is an appropriate trade-off for losing exhaustive checking.</w:t>
      </w:r>
    </w:p>
    <w:p w14:paraId="4D9B4690" w14:textId="77777777" w:rsidR="00630B2C" w:rsidRDefault="00000000">
      <w:pPr>
        <w:pStyle w:val="Body"/>
        <w:rPr>
          <w:spacing w:val="2"/>
        </w:rPr>
      </w:pPr>
      <w:r>
        <w:rPr>
          <w:spacing w:val="2"/>
        </w:rPr>
        <w:lastRenderedPageBreak/>
        <w:t xml:space="preserve">In other words, you can think of </w:t>
      </w:r>
      <w:r>
        <w:rPr>
          <w:rStyle w:val="Literal"/>
          <w:spacing w:val="2"/>
        </w:rPr>
        <w:t>if let</w:t>
      </w:r>
      <w:r>
        <w:rPr>
          <w:spacing w:val="2"/>
        </w:rPr>
        <w:t xml:space="preserve"> as syntax sugar for a </w:t>
      </w:r>
      <w:r>
        <w:rPr>
          <w:rStyle w:val="Literal"/>
          <w:spacing w:val="2"/>
        </w:rPr>
        <w:t>match</w:t>
      </w:r>
      <w:r>
        <w:rPr>
          <w:spacing w:val="2"/>
        </w:rPr>
        <w:t xml:space="preserve"> that runs code when the value matches one pattern and then ignores all other values.</w:t>
      </w:r>
    </w:p>
    <w:p w14:paraId="58EEEEE2" w14:textId="77777777" w:rsidR="00630B2C" w:rsidRDefault="00000000">
      <w:pPr>
        <w:pStyle w:val="Body"/>
      </w:pPr>
      <w:r>
        <w:rPr>
          <w:spacing w:val="3"/>
        </w:rPr>
        <w:t xml:space="preserve">We can include an </w:t>
      </w:r>
      <w:r>
        <w:rPr>
          <w:rStyle w:val="Literal"/>
          <w:spacing w:val="3"/>
        </w:rPr>
        <w:t>else</w:t>
      </w:r>
      <w:r>
        <w:rPr>
          <w:spacing w:val="3"/>
        </w:rPr>
        <w:t xml:space="preserve"> with an </w:t>
      </w:r>
      <w:r>
        <w:rPr>
          <w:rStyle w:val="Literal"/>
          <w:spacing w:val="3"/>
        </w:rPr>
        <w:t>if let</w:t>
      </w:r>
      <w:r>
        <w:rPr>
          <w:spacing w:val="3"/>
        </w:rPr>
        <w:t xml:space="preserve">. The block of code that goes </w:t>
      </w:r>
      <w:r>
        <w:t xml:space="preserve">with the </w:t>
      </w:r>
      <w:r>
        <w:rPr>
          <w:rStyle w:val="Literal"/>
        </w:rPr>
        <w:t>else</w:t>
      </w:r>
      <w:r>
        <w:t xml:space="preserve"> is the same as the block of code that would go with the </w:t>
      </w:r>
      <w:r>
        <w:rPr>
          <w:rStyle w:val="Literal"/>
        </w:rPr>
        <w:t>_</w:t>
      </w:r>
      <w:r>
        <w:t xml:space="preserve"> case in the </w:t>
      </w:r>
      <w:r>
        <w:rPr>
          <w:rStyle w:val="Literal"/>
        </w:rPr>
        <w:t>match</w:t>
      </w:r>
      <w:r>
        <w:t xml:space="preserve"> expression that is equivalent to the </w:t>
      </w:r>
      <w:r>
        <w:rPr>
          <w:rStyle w:val="Literal"/>
        </w:rPr>
        <w:t>if let</w:t>
      </w:r>
      <w:r>
        <w:t xml:space="preserve"> and </w:t>
      </w:r>
      <w:r>
        <w:rPr>
          <w:rStyle w:val="Literal"/>
        </w:rPr>
        <w:t>else</w:t>
      </w:r>
      <w:r>
        <w:t xml:space="preserve">. Recall the </w:t>
      </w:r>
      <w:r>
        <w:rPr>
          <w:rStyle w:val="Literal"/>
        </w:rPr>
        <w:t>Coin</w:t>
      </w:r>
      <w:r>
        <w:t xml:space="preserve"> enum definition in Listing 6-4, where the </w:t>
      </w:r>
      <w:r>
        <w:rPr>
          <w:rStyle w:val="Literal"/>
        </w:rPr>
        <w:t>Quarter</w:t>
      </w:r>
      <w:r>
        <w:t xml:space="preserve"> variant also held a </w:t>
      </w:r>
      <w:proofErr w:type="spellStart"/>
      <w:r>
        <w:rPr>
          <w:rStyle w:val="Literal"/>
        </w:rPr>
        <w:t>UsState</w:t>
      </w:r>
      <w:proofErr w:type="spellEnd"/>
      <w:r>
        <w:t xml:space="preserve"> value. If we wanted to count all non-quarter coins we see while also announcing the state of the quarters, we could do that with a </w:t>
      </w:r>
      <w:r>
        <w:rPr>
          <w:rStyle w:val="Literal"/>
        </w:rPr>
        <w:t>match</w:t>
      </w:r>
      <w:r>
        <w:t xml:space="preserve"> expression, like this:</w:t>
      </w:r>
    </w:p>
    <w:p w14:paraId="614F3582" w14:textId="77777777" w:rsidR="00630B2C" w:rsidRDefault="00630B2C">
      <w:pPr>
        <w:pStyle w:val="CodeSpaceAbove"/>
      </w:pPr>
    </w:p>
    <w:p w14:paraId="36C49B29" w14:textId="77777777" w:rsidR="00630B2C" w:rsidRDefault="00000000">
      <w:pPr>
        <w:pStyle w:val="Code"/>
      </w:pPr>
      <w:r>
        <w:t xml:space="preserve">let mut count = </w:t>
      </w:r>
      <w:proofErr w:type="gramStart"/>
      <w:r>
        <w:t>0;</w:t>
      </w:r>
      <w:proofErr w:type="gramEnd"/>
    </w:p>
    <w:p w14:paraId="2F81530E" w14:textId="77777777" w:rsidR="00630B2C" w:rsidRDefault="00000000">
      <w:pPr>
        <w:pStyle w:val="Code"/>
      </w:pPr>
      <w:r>
        <w:t>match coin {</w:t>
      </w:r>
    </w:p>
    <w:p w14:paraId="0F5C0DCA" w14:textId="536F39CC" w:rsidR="00630B2C" w:rsidRDefault="00000000">
      <w:pPr>
        <w:pStyle w:val="Code"/>
      </w:pPr>
      <w:r>
        <w:t xml:space="preserve">    </w:t>
      </w:r>
      <w:proofErr w:type="gramStart"/>
      <w:r>
        <w:t>Coin::</w:t>
      </w:r>
      <w:proofErr w:type="gramEnd"/>
      <w:r>
        <w:t>Quarter(state) =&gt; println!("State quarter from {</w:t>
      </w:r>
      <w:ins w:id="19" w:author="Chris Krycho" w:date="2025-02-26T13:40:00Z" w16du:dateUtc="2025-02-26T20:40:00Z">
        <w:r w:rsidR="00587F5E">
          <w:t>state</w:t>
        </w:r>
      </w:ins>
      <w:r>
        <w:t>:?}!"</w:t>
      </w:r>
      <w:del w:id="20" w:author="Chris Krycho" w:date="2025-02-26T13:41:00Z" w16du:dateUtc="2025-02-26T20:41:00Z">
        <w:r w:rsidDel="00587F5E">
          <w:delText>, state</w:delText>
        </w:r>
      </w:del>
      <w:r>
        <w:t>),</w:t>
      </w:r>
    </w:p>
    <w:p w14:paraId="5989BFB8" w14:textId="77777777" w:rsidR="00630B2C" w:rsidRDefault="00000000">
      <w:pPr>
        <w:pStyle w:val="Code"/>
      </w:pPr>
      <w:r>
        <w:t xml:space="preserve">    _ =&gt; count += 1,</w:t>
      </w:r>
    </w:p>
    <w:p w14:paraId="148CDEAC" w14:textId="77777777" w:rsidR="00630B2C" w:rsidRDefault="00000000">
      <w:pPr>
        <w:pStyle w:val="Code"/>
      </w:pPr>
      <w:r>
        <w:t>}</w:t>
      </w:r>
    </w:p>
    <w:p w14:paraId="7B472461" w14:textId="77777777" w:rsidR="00630B2C" w:rsidRDefault="00630B2C">
      <w:pPr>
        <w:pStyle w:val="CodeSpaceBelow"/>
      </w:pPr>
    </w:p>
    <w:p w14:paraId="734B8A68" w14:textId="77777777" w:rsidR="00630B2C" w:rsidRDefault="00000000">
      <w:pPr>
        <w:pStyle w:val="Body"/>
      </w:pPr>
      <w:r>
        <w:t xml:space="preserve">Or we could use an </w:t>
      </w:r>
      <w:r>
        <w:rPr>
          <w:rStyle w:val="Literal"/>
        </w:rPr>
        <w:t>if let</w:t>
      </w:r>
      <w:r>
        <w:t xml:space="preserve"> and </w:t>
      </w:r>
      <w:r>
        <w:rPr>
          <w:rStyle w:val="Literal"/>
        </w:rPr>
        <w:t>else</w:t>
      </w:r>
      <w:r>
        <w:t xml:space="preserve"> expression, like this:</w:t>
      </w:r>
    </w:p>
    <w:p w14:paraId="3409AAA6" w14:textId="77777777" w:rsidR="00630B2C" w:rsidRDefault="00630B2C">
      <w:pPr>
        <w:pStyle w:val="CodeSpaceAbove"/>
      </w:pPr>
    </w:p>
    <w:p w14:paraId="71E46750" w14:textId="77777777" w:rsidR="00630B2C" w:rsidRDefault="00000000">
      <w:pPr>
        <w:pStyle w:val="Code"/>
      </w:pPr>
      <w:r>
        <w:rPr>
          <w:rStyle w:val="LiteralGray"/>
        </w:rPr>
        <w:t xml:space="preserve">let mut count = </w:t>
      </w:r>
      <w:proofErr w:type="gramStart"/>
      <w:r>
        <w:rPr>
          <w:rStyle w:val="LiteralGray"/>
        </w:rPr>
        <w:t>0;</w:t>
      </w:r>
      <w:proofErr w:type="gramEnd"/>
    </w:p>
    <w:p w14:paraId="625C4D10" w14:textId="77777777" w:rsidR="00630B2C" w:rsidRDefault="00000000">
      <w:pPr>
        <w:pStyle w:val="Code"/>
      </w:pPr>
      <w:r>
        <w:t xml:space="preserve">if let </w:t>
      </w:r>
      <w:proofErr w:type="gramStart"/>
      <w:r>
        <w:t>Coin::</w:t>
      </w:r>
      <w:proofErr w:type="gramEnd"/>
      <w:r>
        <w:t>Quarter(state) = coin {</w:t>
      </w:r>
    </w:p>
    <w:p w14:paraId="0A055953" w14:textId="77777777" w:rsidR="00630B2C" w:rsidRDefault="00000000">
      <w:pPr>
        <w:pStyle w:val="Code"/>
      </w:pPr>
      <w:r>
        <w:t xml:space="preserve">    </w:t>
      </w:r>
      <w:r>
        <w:rPr>
          <w:rStyle w:val="LiteralGray"/>
        </w:rPr>
        <w:t xml:space="preserve">println!("State quarter from </w:t>
      </w:r>
      <w:proofErr w:type="gramStart"/>
      <w:r>
        <w:rPr>
          <w:rStyle w:val="LiteralGray"/>
        </w:rPr>
        <w:t>{:?</w:t>
      </w:r>
      <w:proofErr w:type="gramEnd"/>
      <w:r>
        <w:rPr>
          <w:rStyle w:val="LiteralGray"/>
        </w:rPr>
        <w:t>}!", state);</w:t>
      </w:r>
    </w:p>
    <w:p w14:paraId="0A4077F5" w14:textId="77777777" w:rsidR="00630B2C" w:rsidRDefault="00000000">
      <w:pPr>
        <w:pStyle w:val="Code"/>
      </w:pPr>
      <w:r>
        <w:t>} else {</w:t>
      </w:r>
    </w:p>
    <w:p w14:paraId="6646AB52" w14:textId="77777777" w:rsidR="00630B2C" w:rsidRDefault="00000000">
      <w:pPr>
        <w:pStyle w:val="Code"/>
      </w:pPr>
      <w:r>
        <w:t xml:space="preserve">    </w:t>
      </w:r>
      <w:r>
        <w:rPr>
          <w:rStyle w:val="LiteralGray"/>
        </w:rPr>
        <w:t xml:space="preserve">count += </w:t>
      </w:r>
      <w:proofErr w:type="gramStart"/>
      <w:r>
        <w:rPr>
          <w:rStyle w:val="LiteralGray"/>
        </w:rPr>
        <w:t>1;</w:t>
      </w:r>
      <w:proofErr w:type="gramEnd"/>
    </w:p>
    <w:p w14:paraId="40276745" w14:textId="77777777" w:rsidR="00630B2C" w:rsidRDefault="00000000">
      <w:pPr>
        <w:pStyle w:val="Code"/>
      </w:pPr>
      <w:r>
        <w:t>}</w:t>
      </w:r>
    </w:p>
    <w:p w14:paraId="42B18CEC" w14:textId="77777777" w:rsidR="00630B2C" w:rsidRDefault="00630B2C">
      <w:pPr>
        <w:pStyle w:val="CodeSpaceBelow"/>
      </w:pPr>
    </w:p>
    <w:p w14:paraId="45E3EFB1" w14:textId="77777777" w:rsidR="000221EC" w:rsidRDefault="000221EC" w:rsidP="000221EC">
      <w:pPr>
        <w:pStyle w:val="HeadA"/>
        <w:rPr>
          <w:ins w:id="21" w:author="Chris Krycho" w:date="2025-02-26T13:41:00Z" w16du:dateUtc="2025-02-26T20:41:00Z"/>
          <w:lang w:eastAsia="en-GB"/>
        </w:rPr>
      </w:pPr>
      <w:ins w:id="22" w:author="Chris Krycho" w:date="2025-02-26T13:41:00Z" w16du:dateUtc="2025-02-26T20:41:00Z">
        <w:r>
          <w:rPr>
            <w:lang w:eastAsia="en-GB"/>
          </w:rPr>
          <w:t>Staying on the “Happy Path” with let else</w:t>
        </w:r>
      </w:ins>
    </w:p>
    <w:p w14:paraId="0DF9F410" w14:textId="6A405615" w:rsidR="000221EC" w:rsidRDefault="000221EC" w:rsidP="0000760E">
      <w:pPr>
        <w:pStyle w:val="BodyFirst"/>
        <w:rPr>
          <w:ins w:id="23" w:author="Chris Krycho" w:date="2025-02-26T13:43:00Z" w16du:dateUtc="2025-02-26T20:43:00Z"/>
          <w:lang w:eastAsia="en-GB"/>
        </w:rPr>
        <w:pPrChange w:id="24" w:author="Chris Krycho" w:date="2025-02-26T13:44:00Z" w16du:dateUtc="2025-02-26T20:44:00Z">
          <w:pPr>
            <w:pStyle w:val="Code"/>
          </w:pPr>
        </w:pPrChange>
      </w:pPr>
      <w:ins w:id="25" w:author="Chris Krycho" w:date="2025-02-26T13:42:00Z" w16du:dateUtc="2025-02-26T20:42:00Z">
        <w:r>
          <w:rPr>
            <w:spacing w:val="3"/>
          </w:rPr>
          <w:t>The</w:t>
        </w:r>
        <w:r w:rsidRPr="00C75108">
          <w:rPr>
            <w:lang w:eastAsia="en-GB"/>
          </w:rPr>
          <w:t xml:space="preserve"> </w:t>
        </w:r>
      </w:ins>
      <w:ins w:id="26" w:author="Chris Krycho" w:date="2025-02-26T13:41:00Z" w16du:dateUtc="2025-02-26T20:41:00Z">
        <w:r w:rsidRPr="00C75108">
          <w:rPr>
            <w:lang w:eastAsia="en-GB"/>
          </w:rPr>
          <w:t xml:space="preserve">common pattern is to perform some computation when a value is present and return a default value otherwise. </w:t>
        </w:r>
        <w:proofErr w:type="gramStart"/>
        <w:r w:rsidRPr="00C75108">
          <w:rPr>
            <w:lang w:eastAsia="en-GB"/>
          </w:rPr>
          <w:t>Continuing on</w:t>
        </w:r>
        <w:proofErr w:type="gramEnd"/>
        <w:r w:rsidRPr="00C75108">
          <w:rPr>
            <w:lang w:eastAsia="en-GB"/>
          </w:rPr>
          <w:t xml:space="preserve"> with our example of coins with a </w:t>
        </w:r>
        <w:proofErr w:type="spellStart"/>
        <w:r w:rsidRPr="00437410">
          <w:rPr>
            <w:rStyle w:val="Literal"/>
            <w:lang w:eastAsia="en-CA"/>
          </w:rPr>
          <w:t>UsState</w:t>
        </w:r>
        <w:proofErr w:type="spellEnd"/>
        <w:r w:rsidRPr="00C75108">
          <w:rPr>
            <w:lang w:eastAsia="en-GB"/>
          </w:rPr>
          <w:t xml:space="preserve"> value, if we wanted to say something funny depending on how old the state on the quarter was, we might introduce a method on </w:t>
        </w:r>
        <w:proofErr w:type="spellStart"/>
        <w:r w:rsidRPr="00437410">
          <w:rPr>
            <w:rStyle w:val="Literal"/>
            <w:lang w:eastAsia="en-CA"/>
          </w:rPr>
          <w:t>UsState</w:t>
        </w:r>
        <w:proofErr w:type="spellEnd"/>
        <w:r w:rsidRPr="00C75108">
          <w:rPr>
            <w:lang w:eastAsia="en-GB"/>
          </w:rPr>
          <w:t xml:space="preserve"> to check the age of a state, like so:</w:t>
        </w:r>
      </w:ins>
    </w:p>
    <w:p w14:paraId="1BB4FA45" w14:textId="77777777" w:rsidR="00843E95" w:rsidRPr="00886472" w:rsidRDefault="00843E95" w:rsidP="00886472">
      <w:pPr>
        <w:pStyle w:val="CodeSpaceAbove"/>
        <w:rPr>
          <w:ins w:id="27" w:author="Chris Krycho" w:date="2025-02-26T13:44:00Z" w16du:dateUtc="2025-02-26T20:44:00Z"/>
        </w:rPr>
        <w:pPrChange w:id="28" w:author="Chris Krycho" w:date="2025-02-26T13:46:00Z" w16du:dateUtc="2025-02-26T20:46:00Z">
          <w:pPr>
            <w:pStyle w:val="CodeSpaceBelow"/>
          </w:pPr>
        </w:pPrChange>
      </w:pPr>
    </w:p>
    <w:p w14:paraId="4BB5DEF8" w14:textId="3E0CD952" w:rsidR="000221EC" w:rsidRDefault="000221EC" w:rsidP="000221EC">
      <w:pPr>
        <w:pStyle w:val="Code"/>
        <w:rPr>
          <w:ins w:id="29" w:author="Chris Krycho" w:date="2025-02-26T13:41:00Z" w16du:dateUtc="2025-02-26T20:41:00Z"/>
          <w:lang w:eastAsia="en-GB"/>
        </w:rPr>
      </w:pPr>
      <w:proofErr w:type="spellStart"/>
      <w:ins w:id="30" w:author="Chris Krycho" w:date="2025-02-26T13:41:00Z" w16du:dateUtc="2025-02-26T20:41:00Z">
        <w:r>
          <w:rPr>
            <w:lang w:eastAsia="en-GB"/>
          </w:rPr>
          <w:t>impl</w:t>
        </w:r>
        <w:proofErr w:type="spellEnd"/>
        <w:r>
          <w:rPr>
            <w:lang w:eastAsia="en-GB"/>
          </w:rPr>
          <w:t xml:space="preserve"> </w:t>
        </w:r>
        <w:proofErr w:type="spellStart"/>
        <w:r>
          <w:rPr>
            <w:lang w:eastAsia="en-GB"/>
          </w:rPr>
          <w:t>UsState</w:t>
        </w:r>
        <w:proofErr w:type="spellEnd"/>
        <w:r>
          <w:rPr>
            <w:lang w:eastAsia="en-GB"/>
          </w:rPr>
          <w:t xml:space="preserve"> {</w:t>
        </w:r>
      </w:ins>
    </w:p>
    <w:p w14:paraId="1B37BA1F" w14:textId="77777777" w:rsidR="000221EC" w:rsidRDefault="000221EC" w:rsidP="000221EC">
      <w:pPr>
        <w:pStyle w:val="Code"/>
        <w:rPr>
          <w:ins w:id="31" w:author="Chris Krycho" w:date="2025-02-26T13:41:00Z" w16du:dateUtc="2025-02-26T20:41:00Z"/>
          <w:lang w:eastAsia="en-GB"/>
        </w:rPr>
      </w:pPr>
      <w:ins w:id="32" w:author="Chris Krycho" w:date="2025-02-26T13:41:00Z" w16du:dateUtc="2025-02-26T20:41:00Z">
        <w:r>
          <w:rPr>
            <w:lang w:eastAsia="en-GB"/>
          </w:rPr>
          <w:t xml:space="preserve">    fn </w:t>
        </w:r>
        <w:proofErr w:type="spellStart"/>
        <w:r>
          <w:rPr>
            <w:lang w:eastAsia="en-GB"/>
          </w:rPr>
          <w:t>existed_in</w:t>
        </w:r>
        <w:proofErr w:type="spellEnd"/>
        <w:r>
          <w:rPr>
            <w:lang w:eastAsia="en-GB"/>
          </w:rPr>
          <w:t>(&amp;self, year: u16) -&gt; bool {</w:t>
        </w:r>
      </w:ins>
    </w:p>
    <w:p w14:paraId="43EBEB90" w14:textId="77777777" w:rsidR="000221EC" w:rsidRDefault="000221EC" w:rsidP="000221EC">
      <w:pPr>
        <w:pStyle w:val="Code"/>
        <w:rPr>
          <w:ins w:id="33" w:author="Chris Krycho" w:date="2025-02-26T13:41:00Z" w16du:dateUtc="2025-02-26T20:41:00Z"/>
          <w:lang w:eastAsia="en-GB"/>
        </w:rPr>
      </w:pPr>
      <w:ins w:id="34" w:author="Chris Krycho" w:date="2025-02-26T13:41:00Z" w16du:dateUtc="2025-02-26T20:41:00Z">
        <w:r>
          <w:rPr>
            <w:lang w:eastAsia="en-GB"/>
          </w:rPr>
          <w:t xml:space="preserve">        match self {</w:t>
        </w:r>
      </w:ins>
    </w:p>
    <w:p w14:paraId="4CB8C4E9" w14:textId="77777777" w:rsidR="000221EC" w:rsidRDefault="000221EC" w:rsidP="000221EC">
      <w:pPr>
        <w:pStyle w:val="Code"/>
        <w:rPr>
          <w:ins w:id="35" w:author="Chris Krycho" w:date="2025-02-26T13:41:00Z" w16du:dateUtc="2025-02-26T20:41:00Z"/>
          <w:lang w:eastAsia="en-GB"/>
        </w:rPr>
      </w:pPr>
      <w:ins w:id="36" w:author="Chris Krycho" w:date="2025-02-26T13:41:00Z" w16du:dateUtc="2025-02-26T20:41:00Z">
        <w:r>
          <w:rPr>
            <w:lang w:eastAsia="en-GB"/>
          </w:rPr>
          <w:t xml:space="preserve">            </w:t>
        </w:r>
        <w:proofErr w:type="spellStart"/>
        <w:proofErr w:type="gramStart"/>
        <w:r>
          <w:rPr>
            <w:lang w:eastAsia="en-GB"/>
          </w:rPr>
          <w:t>UsState</w:t>
        </w:r>
        <w:proofErr w:type="spellEnd"/>
        <w:r>
          <w:rPr>
            <w:lang w:eastAsia="en-GB"/>
          </w:rPr>
          <w:t>::</w:t>
        </w:r>
        <w:proofErr w:type="gramEnd"/>
        <w:r>
          <w:rPr>
            <w:lang w:eastAsia="en-GB"/>
          </w:rPr>
          <w:t>Alabama =&gt; year &gt;= 1819,</w:t>
        </w:r>
      </w:ins>
    </w:p>
    <w:p w14:paraId="6766F110" w14:textId="77777777" w:rsidR="000221EC" w:rsidRDefault="000221EC" w:rsidP="000221EC">
      <w:pPr>
        <w:pStyle w:val="Code"/>
        <w:rPr>
          <w:ins w:id="37" w:author="Chris Krycho" w:date="2025-02-26T13:41:00Z" w16du:dateUtc="2025-02-26T20:41:00Z"/>
          <w:lang w:eastAsia="en-GB"/>
        </w:rPr>
      </w:pPr>
      <w:ins w:id="38" w:author="Chris Krycho" w:date="2025-02-26T13:41:00Z" w16du:dateUtc="2025-02-26T20:41:00Z">
        <w:r>
          <w:rPr>
            <w:lang w:eastAsia="en-GB"/>
          </w:rPr>
          <w:t xml:space="preserve">            </w:t>
        </w:r>
        <w:proofErr w:type="spellStart"/>
        <w:proofErr w:type="gramStart"/>
        <w:r>
          <w:rPr>
            <w:lang w:eastAsia="en-GB"/>
          </w:rPr>
          <w:t>UsState</w:t>
        </w:r>
        <w:proofErr w:type="spellEnd"/>
        <w:r>
          <w:rPr>
            <w:lang w:eastAsia="en-GB"/>
          </w:rPr>
          <w:t>::</w:t>
        </w:r>
        <w:proofErr w:type="gramEnd"/>
        <w:r>
          <w:rPr>
            <w:lang w:eastAsia="en-GB"/>
          </w:rPr>
          <w:t>Alaska =&gt; year &gt;= 1959,</w:t>
        </w:r>
      </w:ins>
    </w:p>
    <w:p w14:paraId="733AEB85" w14:textId="77777777" w:rsidR="000221EC" w:rsidRDefault="000221EC" w:rsidP="000221EC">
      <w:pPr>
        <w:pStyle w:val="Code"/>
        <w:rPr>
          <w:ins w:id="39" w:author="Chris Krycho" w:date="2025-02-26T13:41:00Z" w16du:dateUtc="2025-02-26T20:41:00Z"/>
          <w:lang w:eastAsia="en-GB"/>
        </w:rPr>
      </w:pPr>
      <w:ins w:id="40" w:author="Chris Krycho" w:date="2025-02-26T13:41:00Z" w16du:dateUtc="2025-02-26T20:41:00Z">
        <w:r>
          <w:rPr>
            <w:lang w:eastAsia="en-GB"/>
          </w:rPr>
          <w:t xml:space="preserve">            // -- snip --</w:t>
        </w:r>
      </w:ins>
    </w:p>
    <w:p w14:paraId="366A3F0F" w14:textId="77777777" w:rsidR="000221EC" w:rsidRDefault="000221EC" w:rsidP="000221EC">
      <w:pPr>
        <w:pStyle w:val="Code"/>
        <w:rPr>
          <w:ins w:id="41" w:author="Chris Krycho" w:date="2025-02-26T13:41:00Z" w16du:dateUtc="2025-02-26T20:41:00Z"/>
          <w:lang w:eastAsia="en-GB"/>
        </w:rPr>
      </w:pPr>
      <w:ins w:id="42" w:author="Chris Krycho" w:date="2025-02-26T13:41:00Z" w16du:dateUtc="2025-02-26T20:41:00Z">
        <w:r>
          <w:rPr>
            <w:lang w:eastAsia="en-GB"/>
          </w:rPr>
          <w:t xml:space="preserve">        }</w:t>
        </w:r>
      </w:ins>
    </w:p>
    <w:p w14:paraId="2501F1F3" w14:textId="77777777" w:rsidR="000221EC" w:rsidRDefault="000221EC" w:rsidP="000221EC">
      <w:pPr>
        <w:pStyle w:val="Code"/>
        <w:rPr>
          <w:ins w:id="43" w:author="Chris Krycho" w:date="2025-02-26T13:41:00Z" w16du:dateUtc="2025-02-26T20:41:00Z"/>
          <w:lang w:eastAsia="en-GB"/>
        </w:rPr>
      </w:pPr>
      <w:ins w:id="44" w:author="Chris Krycho" w:date="2025-02-26T13:41:00Z" w16du:dateUtc="2025-02-26T20:41:00Z">
        <w:r>
          <w:rPr>
            <w:lang w:eastAsia="en-GB"/>
          </w:rPr>
          <w:t xml:space="preserve">    }</w:t>
        </w:r>
      </w:ins>
    </w:p>
    <w:p w14:paraId="56ABC667" w14:textId="77777777" w:rsidR="000221EC" w:rsidRDefault="000221EC" w:rsidP="000221EC">
      <w:pPr>
        <w:pStyle w:val="Code"/>
        <w:rPr>
          <w:ins w:id="45" w:author="Chris Krycho" w:date="2025-02-26T13:41:00Z" w16du:dateUtc="2025-02-26T20:41:00Z"/>
          <w:lang w:eastAsia="en-GB"/>
        </w:rPr>
      </w:pPr>
      <w:ins w:id="46" w:author="Chris Krycho" w:date="2025-02-26T13:41:00Z" w16du:dateUtc="2025-02-26T20:41:00Z">
        <w:r>
          <w:rPr>
            <w:lang w:eastAsia="en-GB"/>
          </w:rPr>
          <w:t>}</w:t>
        </w:r>
      </w:ins>
    </w:p>
    <w:p w14:paraId="4C7244F1" w14:textId="77777777" w:rsidR="000221EC" w:rsidRDefault="000221EC" w:rsidP="000221EC">
      <w:pPr>
        <w:pStyle w:val="CodeSpaceBelow"/>
        <w:rPr>
          <w:ins w:id="47" w:author="Chris Krycho" w:date="2025-02-26T13:43:00Z" w16du:dateUtc="2025-02-26T20:43:00Z"/>
        </w:rPr>
      </w:pPr>
    </w:p>
    <w:p w14:paraId="16E73011" w14:textId="77777777" w:rsidR="000221EC" w:rsidRPr="00E418BF" w:rsidRDefault="000221EC" w:rsidP="000221EC">
      <w:pPr>
        <w:pStyle w:val="Body"/>
        <w:rPr>
          <w:ins w:id="48" w:author="Chris Krycho" w:date="2025-02-26T13:41:00Z" w16du:dateUtc="2025-02-26T20:41:00Z"/>
          <w:lang w:eastAsia="en-GB"/>
        </w:rPr>
      </w:pPr>
      <w:ins w:id="49" w:author="Chris Krycho" w:date="2025-02-26T13:41:00Z" w16du:dateUtc="2025-02-26T20:41:00Z">
        <w:r w:rsidRPr="00855DE2">
          <w:rPr>
            <w:lang w:val="en-CA" w:eastAsia="en-GB"/>
          </w:rPr>
          <w:lastRenderedPageBreak/>
          <w:t>Then we might use </w:t>
        </w:r>
        <w:r w:rsidRPr="00437410">
          <w:rPr>
            <w:rStyle w:val="Literal"/>
            <w:lang w:eastAsia="en-CA"/>
          </w:rPr>
          <w:t>if let</w:t>
        </w:r>
        <w:r w:rsidRPr="00855DE2">
          <w:rPr>
            <w:lang w:val="en-CA" w:eastAsia="en-GB"/>
          </w:rPr>
          <w:t> to match on the type of coin, introducing a state variable within the body of the condition, as in Listing 6-7.</w:t>
        </w:r>
      </w:ins>
    </w:p>
    <w:p w14:paraId="66F6961E" w14:textId="77777777" w:rsidR="00843E95" w:rsidRDefault="00843E95" w:rsidP="00886472">
      <w:pPr>
        <w:pStyle w:val="CodeSpaceAbove"/>
        <w:rPr>
          <w:ins w:id="50" w:author="Chris Krycho" w:date="2025-02-26T13:44:00Z" w16du:dateUtc="2025-02-26T20:44:00Z"/>
        </w:rPr>
        <w:pPrChange w:id="51" w:author="Chris Krycho" w:date="2025-02-26T13:46:00Z" w16du:dateUtc="2025-02-26T20:46:00Z">
          <w:pPr>
            <w:pStyle w:val="CodeSpaceBelow"/>
          </w:pPr>
        </w:pPrChange>
      </w:pPr>
    </w:p>
    <w:p w14:paraId="3E2BBD10" w14:textId="77777777" w:rsidR="000221EC" w:rsidRPr="00855DE2" w:rsidRDefault="000221EC" w:rsidP="000221EC">
      <w:pPr>
        <w:pStyle w:val="Code"/>
        <w:rPr>
          <w:ins w:id="52" w:author="Chris Krycho" w:date="2025-02-26T13:41:00Z" w16du:dateUtc="2025-02-26T20:41:00Z"/>
          <w:lang w:eastAsia="en-GB"/>
        </w:rPr>
      </w:pPr>
      <w:ins w:id="53" w:author="Chris Krycho" w:date="2025-02-26T13:41:00Z" w16du:dateUtc="2025-02-26T20:41:00Z">
        <w:r w:rsidRPr="00855DE2">
          <w:rPr>
            <w:lang w:eastAsia="en-GB"/>
          </w:rPr>
          <w:t xml:space="preserve">fn </w:t>
        </w:r>
        <w:proofErr w:type="spellStart"/>
        <w:r w:rsidRPr="00855DE2">
          <w:rPr>
            <w:lang w:eastAsia="en-GB"/>
          </w:rPr>
          <w:t>describe_state_quarter</w:t>
        </w:r>
        <w:proofErr w:type="spellEnd"/>
        <w:r w:rsidRPr="00855DE2">
          <w:rPr>
            <w:lang w:eastAsia="en-GB"/>
          </w:rPr>
          <w:t>(coin: Coin) -&gt; Option&lt;String&gt; {</w:t>
        </w:r>
      </w:ins>
    </w:p>
    <w:p w14:paraId="2F00F431" w14:textId="77777777" w:rsidR="000221EC" w:rsidRPr="00855DE2" w:rsidRDefault="000221EC" w:rsidP="000221EC">
      <w:pPr>
        <w:pStyle w:val="Code"/>
        <w:rPr>
          <w:ins w:id="54" w:author="Chris Krycho" w:date="2025-02-26T13:41:00Z" w16du:dateUtc="2025-02-26T20:41:00Z"/>
          <w:lang w:eastAsia="en-GB"/>
        </w:rPr>
      </w:pPr>
      <w:ins w:id="55" w:author="Chris Krycho" w:date="2025-02-26T13:41:00Z" w16du:dateUtc="2025-02-26T20:41:00Z">
        <w:r w:rsidRPr="00855DE2">
          <w:rPr>
            <w:lang w:eastAsia="en-GB"/>
          </w:rPr>
          <w:t xml:space="preserve">    let state = if let </w:t>
        </w:r>
        <w:proofErr w:type="gramStart"/>
        <w:r w:rsidRPr="00855DE2">
          <w:rPr>
            <w:lang w:eastAsia="en-GB"/>
          </w:rPr>
          <w:t>Coin::</w:t>
        </w:r>
        <w:proofErr w:type="gramEnd"/>
        <w:r w:rsidRPr="00855DE2">
          <w:rPr>
            <w:lang w:eastAsia="en-GB"/>
          </w:rPr>
          <w:t>Quarter(state) = coin {</w:t>
        </w:r>
      </w:ins>
    </w:p>
    <w:p w14:paraId="52A4CC6C" w14:textId="77777777" w:rsidR="000221EC" w:rsidRPr="00855DE2" w:rsidRDefault="000221EC" w:rsidP="000221EC">
      <w:pPr>
        <w:pStyle w:val="Code"/>
        <w:rPr>
          <w:ins w:id="56" w:author="Chris Krycho" w:date="2025-02-26T13:41:00Z" w16du:dateUtc="2025-02-26T20:41:00Z"/>
          <w:lang w:eastAsia="en-GB"/>
        </w:rPr>
      </w:pPr>
      <w:ins w:id="57" w:author="Chris Krycho" w:date="2025-02-26T13:41:00Z" w16du:dateUtc="2025-02-26T20:41:00Z">
        <w:r w:rsidRPr="00855DE2">
          <w:rPr>
            <w:lang w:eastAsia="en-GB"/>
          </w:rPr>
          <w:t xml:space="preserve">        state</w:t>
        </w:r>
      </w:ins>
    </w:p>
    <w:p w14:paraId="17433629" w14:textId="77777777" w:rsidR="000221EC" w:rsidRPr="00855DE2" w:rsidRDefault="000221EC" w:rsidP="000221EC">
      <w:pPr>
        <w:pStyle w:val="Code"/>
        <w:rPr>
          <w:ins w:id="58" w:author="Chris Krycho" w:date="2025-02-26T13:41:00Z" w16du:dateUtc="2025-02-26T20:41:00Z"/>
          <w:lang w:eastAsia="en-GB"/>
        </w:rPr>
      </w:pPr>
      <w:ins w:id="59" w:author="Chris Krycho" w:date="2025-02-26T13:41:00Z" w16du:dateUtc="2025-02-26T20:41:00Z">
        <w:r w:rsidRPr="00855DE2">
          <w:rPr>
            <w:lang w:eastAsia="en-GB"/>
          </w:rPr>
          <w:t xml:space="preserve">    } else {</w:t>
        </w:r>
      </w:ins>
    </w:p>
    <w:p w14:paraId="08817E17" w14:textId="77777777" w:rsidR="000221EC" w:rsidRPr="00855DE2" w:rsidRDefault="000221EC" w:rsidP="000221EC">
      <w:pPr>
        <w:pStyle w:val="Code"/>
        <w:rPr>
          <w:ins w:id="60" w:author="Chris Krycho" w:date="2025-02-26T13:41:00Z" w16du:dateUtc="2025-02-26T20:41:00Z"/>
          <w:lang w:eastAsia="en-GB"/>
        </w:rPr>
      </w:pPr>
      <w:ins w:id="61" w:author="Chris Krycho" w:date="2025-02-26T13:41:00Z" w16du:dateUtc="2025-02-26T20:41:00Z">
        <w:r w:rsidRPr="00855DE2">
          <w:rPr>
            <w:lang w:eastAsia="en-GB"/>
          </w:rPr>
          <w:t xml:space="preserve">        return </w:t>
        </w:r>
        <w:proofErr w:type="gramStart"/>
        <w:r w:rsidRPr="00855DE2">
          <w:rPr>
            <w:lang w:eastAsia="en-GB"/>
          </w:rPr>
          <w:t>None;</w:t>
        </w:r>
        <w:proofErr w:type="gramEnd"/>
      </w:ins>
    </w:p>
    <w:p w14:paraId="6ACEFEDC" w14:textId="77777777" w:rsidR="000221EC" w:rsidRPr="00855DE2" w:rsidRDefault="000221EC" w:rsidP="000221EC">
      <w:pPr>
        <w:pStyle w:val="Code"/>
        <w:rPr>
          <w:ins w:id="62" w:author="Chris Krycho" w:date="2025-02-26T13:41:00Z" w16du:dateUtc="2025-02-26T20:41:00Z"/>
          <w:lang w:eastAsia="en-GB"/>
        </w:rPr>
      </w:pPr>
      <w:ins w:id="63" w:author="Chris Krycho" w:date="2025-02-26T13:41:00Z" w16du:dateUtc="2025-02-26T20:41:00Z">
        <w:r w:rsidRPr="00855DE2">
          <w:rPr>
            <w:lang w:eastAsia="en-GB"/>
          </w:rPr>
          <w:t xml:space="preserve">    };</w:t>
        </w:r>
      </w:ins>
    </w:p>
    <w:p w14:paraId="22143B34" w14:textId="77777777" w:rsidR="000221EC" w:rsidRPr="00855DE2" w:rsidRDefault="000221EC" w:rsidP="000221EC">
      <w:pPr>
        <w:pStyle w:val="Code"/>
        <w:rPr>
          <w:ins w:id="64" w:author="Chris Krycho" w:date="2025-02-26T13:41:00Z" w16du:dateUtc="2025-02-26T20:41:00Z"/>
          <w:lang w:eastAsia="en-GB"/>
        </w:rPr>
      </w:pPr>
    </w:p>
    <w:p w14:paraId="7D300856" w14:textId="77777777" w:rsidR="000221EC" w:rsidRPr="00855DE2" w:rsidRDefault="000221EC" w:rsidP="000221EC">
      <w:pPr>
        <w:pStyle w:val="Code"/>
        <w:rPr>
          <w:ins w:id="65" w:author="Chris Krycho" w:date="2025-02-26T13:41:00Z" w16du:dateUtc="2025-02-26T20:41:00Z"/>
          <w:lang w:eastAsia="en-GB"/>
        </w:rPr>
      </w:pPr>
      <w:ins w:id="66" w:author="Chris Krycho" w:date="2025-02-26T13:41:00Z" w16du:dateUtc="2025-02-26T20:41:00Z">
        <w:r w:rsidRPr="00855DE2">
          <w:rPr>
            <w:lang w:eastAsia="en-GB"/>
          </w:rPr>
          <w:t xml:space="preserve">    if </w:t>
        </w:r>
        <w:proofErr w:type="spellStart"/>
        <w:r w:rsidRPr="00855DE2">
          <w:rPr>
            <w:lang w:eastAsia="en-GB"/>
          </w:rPr>
          <w:t>state.existed_in</w:t>
        </w:r>
        <w:proofErr w:type="spellEnd"/>
        <w:r w:rsidRPr="00855DE2">
          <w:rPr>
            <w:lang w:eastAsia="en-GB"/>
          </w:rPr>
          <w:t>(1900) {</w:t>
        </w:r>
      </w:ins>
    </w:p>
    <w:p w14:paraId="36BCD244" w14:textId="77777777" w:rsidR="000221EC" w:rsidRPr="00855DE2" w:rsidRDefault="000221EC" w:rsidP="000221EC">
      <w:pPr>
        <w:pStyle w:val="Code"/>
        <w:rPr>
          <w:ins w:id="67" w:author="Chris Krycho" w:date="2025-02-26T13:41:00Z" w16du:dateUtc="2025-02-26T20:41:00Z"/>
          <w:lang w:eastAsia="en-GB"/>
        </w:rPr>
      </w:pPr>
      <w:ins w:id="68" w:author="Chris Krycho" w:date="2025-02-26T13:41:00Z" w16du:dateUtc="2025-02-26T20:41:00Z">
        <w:r w:rsidRPr="00855DE2">
          <w:rPr>
            <w:lang w:eastAsia="en-GB"/>
          </w:rPr>
          <w:t xml:space="preserve">        Some(format!("{</w:t>
        </w:r>
        <w:proofErr w:type="gramStart"/>
        <w:r w:rsidRPr="00855DE2">
          <w:rPr>
            <w:lang w:eastAsia="en-GB"/>
          </w:rPr>
          <w:t>state:?</w:t>
        </w:r>
        <w:proofErr w:type="gramEnd"/>
        <w:r w:rsidRPr="00855DE2">
          <w:rPr>
            <w:lang w:eastAsia="en-GB"/>
          </w:rPr>
          <w:t>} is pretty old, for America!"))</w:t>
        </w:r>
      </w:ins>
    </w:p>
    <w:p w14:paraId="04DB3A52" w14:textId="77777777" w:rsidR="000221EC" w:rsidRPr="00855DE2" w:rsidRDefault="000221EC" w:rsidP="000221EC">
      <w:pPr>
        <w:pStyle w:val="Code"/>
        <w:rPr>
          <w:ins w:id="69" w:author="Chris Krycho" w:date="2025-02-26T13:41:00Z" w16du:dateUtc="2025-02-26T20:41:00Z"/>
          <w:lang w:eastAsia="en-GB"/>
        </w:rPr>
      </w:pPr>
      <w:ins w:id="70" w:author="Chris Krycho" w:date="2025-02-26T13:41:00Z" w16du:dateUtc="2025-02-26T20:41:00Z">
        <w:r w:rsidRPr="00855DE2">
          <w:rPr>
            <w:lang w:eastAsia="en-GB"/>
          </w:rPr>
          <w:t xml:space="preserve">    } else {</w:t>
        </w:r>
      </w:ins>
    </w:p>
    <w:p w14:paraId="6959176E" w14:textId="77777777" w:rsidR="000221EC" w:rsidRPr="00855DE2" w:rsidRDefault="000221EC" w:rsidP="000221EC">
      <w:pPr>
        <w:pStyle w:val="Code"/>
        <w:rPr>
          <w:ins w:id="71" w:author="Chris Krycho" w:date="2025-02-26T13:41:00Z" w16du:dateUtc="2025-02-26T20:41:00Z"/>
          <w:lang w:eastAsia="en-GB"/>
        </w:rPr>
      </w:pPr>
      <w:ins w:id="72" w:author="Chris Krycho" w:date="2025-02-26T13:41:00Z" w16du:dateUtc="2025-02-26T20:41:00Z">
        <w:r w:rsidRPr="00855DE2">
          <w:rPr>
            <w:lang w:eastAsia="en-GB"/>
          </w:rPr>
          <w:t xml:space="preserve">        Some(format!("{</w:t>
        </w:r>
        <w:proofErr w:type="gramStart"/>
        <w:r w:rsidRPr="00855DE2">
          <w:rPr>
            <w:lang w:eastAsia="en-GB"/>
          </w:rPr>
          <w:t>state:?</w:t>
        </w:r>
        <w:proofErr w:type="gramEnd"/>
        <w:r w:rsidRPr="00855DE2">
          <w:rPr>
            <w:lang w:eastAsia="en-GB"/>
          </w:rPr>
          <w:t>} is relatively new."))</w:t>
        </w:r>
      </w:ins>
    </w:p>
    <w:p w14:paraId="19E4C748" w14:textId="77777777" w:rsidR="000221EC" w:rsidRPr="00855DE2" w:rsidRDefault="000221EC" w:rsidP="000221EC">
      <w:pPr>
        <w:pStyle w:val="Code"/>
        <w:rPr>
          <w:ins w:id="73" w:author="Chris Krycho" w:date="2025-02-26T13:41:00Z" w16du:dateUtc="2025-02-26T20:41:00Z"/>
          <w:lang w:eastAsia="en-GB"/>
        </w:rPr>
      </w:pPr>
      <w:ins w:id="74" w:author="Chris Krycho" w:date="2025-02-26T13:41:00Z" w16du:dateUtc="2025-02-26T20:41:00Z">
        <w:r w:rsidRPr="00855DE2">
          <w:rPr>
            <w:lang w:eastAsia="en-GB"/>
          </w:rPr>
          <w:t xml:space="preserve">    }</w:t>
        </w:r>
      </w:ins>
    </w:p>
    <w:p w14:paraId="78BDD358" w14:textId="77777777" w:rsidR="000221EC" w:rsidRDefault="000221EC" w:rsidP="000221EC">
      <w:pPr>
        <w:pStyle w:val="Code"/>
        <w:rPr>
          <w:ins w:id="75" w:author="Chris Krycho" w:date="2025-02-26T13:41:00Z" w16du:dateUtc="2025-02-26T20:41:00Z"/>
          <w:lang w:eastAsia="en-GB"/>
        </w:rPr>
      </w:pPr>
      <w:ins w:id="76" w:author="Chris Krycho" w:date="2025-02-26T13:41:00Z" w16du:dateUtc="2025-02-26T20:41:00Z">
        <w:r w:rsidRPr="00855DE2">
          <w:rPr>
            <w:lang w:eastAsia="en-GB"/>
          </w:rPr>
          <w:t>}</w:t>
        </w:r>
      </w:ins>
    </w:p>
    <w:p w14:paraId="75D9C897" w14:textId="77777777" w:rsidR="00843E95" w:rsidRDefault="00843E95" w:rsidP="00843E95">
      <w:pPr>
        <w:pStyle w:val="CodeSpaceBelow"/>
        <w:rPr>
          <w:ins w:id="77" w:author="Chris Krycho" w:date="2025-02-26T13:44:00Z" w16du:dateUtc="2025-02-26T20:44:00Z"/>
        </w:rPr>
      </w:pPr>
    </w:p>
    <w:p w14:paraId="2561CE08" w14:textId="4ED003FC" w:rsidR="000221EC" w:rsidRPr="00886472" w:rsidRDefault="00843E95" w:rsidP="00886472">
      <w:pPr>
        <w:pStyle w:val="CodeListingCaption"/>
        <w:rPr>
          <w:ins w:id="78" w:author="Chris Krycho" w:date="2025-02-26T13:41:00Z" w16du:dateUtc="2025-02-26T20:41:00Z"/>
          <w:rPrChange w:id="79" w:author="Chris Krycho" w:date="2025-02-26T13:48:00Z" w16du:dateUtc="2025-02-26T20:48:00Z">
            <w:rPr>
              <w:ins w:id="80" w:author="Chris Krycho" w:date="2025-02-26T13:41:00Z" w16du:dateUtc="2025-02-26T20:41:00Z"/>
              <w:lang w:eastAsia="en-GB"/>
            </w:rPr>
          </w:rPrChange>
        </w:rPr>
        <w:pPrChange w:id="81" w:author="Chris Krycho" w:date="2025-02-26T13:48:00Z" w16du:dateUtc="2025-02-26T20:48:00Z">
          <w:pPr>
            <w:pStyle w:val="CodeListingCaption"/>
            <w:keepLines w:val="0"/>
            <w:widowControl/>
            <w:numPr>
              <w:ilvl w:val="6"/>
            </w:numPr>
            <w:autoSpaceDE/>
            <w:autoSpaceDN/>
            <w:adjustRightInd/>
            <w:spacing w:before="240" w:line="240" w:lineRule="auto"/>
            <w:ind w:hanging="1440"/>
            <w:textAlignment w:val="auto"/>
          </w:pPr>
        </w:pPrChange>
      </w:pPr>
      <w:ins w:id="82" w:author="Chris Krycho" w:date="2025-02-26T13:44:00Z" w16du:dateUtc="2025-02-26T20:44:00Z">
        <w:r w:rsidRPr="00886472">
          <w:rPr>
            <w:rPrChange w:id="83" w:author="Chris Krycho" w:date="2025-02-26T13:48:00Z" w16du:dateUtc="2025-02-26T20:48:00Z">
              <w:rPr>
                <w:lang w:eastAsia="en-GB"/>
              </w:rPr>
            </w:rPrChange>
          </w:rPr>
          <w:t xml:space="preserve">Listing 6-7: </w:t>
        </w:r>
      </w:ins>
      <w:ins w:id="84" w:author="Chris Krycho" w:date="2025-02-26T13:41:00Z" w16du:dateUtc="2025-02-26T20:41:00Z">
        <w:r w:rsidR="000221EC" w:rsidRPr="00886472">
          <w:rPr>
            <w:rPrChange w:id="85" w:author="Chris Krycho" w:date="2025-02-26T13:48:00Z" w16du:dateUtc="2025-02-26T20:48:00Z">
              <w:rPr>
                <w:lang w:eastAsia="en-GB"/>
              </w:rPr>
            </w:rPrChange>
          </w:rPr>
          <w:t xml:space="preserve">Checking whether a state existing in 1900 by using conditionals nested inside an </w:t>
        </w:r>
        <w:r w:rsidR="000221EC" w:rsidRPr="00886472">
          <w:rPr>
            <w:rStyle w:val="Literal"/>
            <w:rFonts w:ascii="Futura Std Book" w:hAnsi="Futura Std Book" w:cs="Futura Std Book"/>
            <w:rPrChange w:id="86" w:author="Chris Krycho" w:date="2025-02-26T13:48:00Z" w16du:dateUtc="2025-02-26T20:48:00Z">
              <w:rPr>
                <w:rStyle w:val="Literal"/>
              </w:rPr>
            </w:rPrChange>
          </w:rPr>
          <w:t>if let</w:t>
        </w:r>
        <w:r w:rsidR="000221EC" w:rsidRPr="00886472">
          <w:rPr>
            <w:rPrChange w:id="87" w:author="Chris Krycho" w:date="2025-02-26T13:48:00Z" w16du:dateUtc="2025-02-26T20:48:00Z">
              <w:rPr>
                <w:lang w:eastAsia="en-GB"/>
              </w:rPr>
            </w:rPrChange>
          </w:rPr>
          <w:t>.</w:t>
        </w:r>
      </w:ins>
    </w:p>
    <w:p w14:paraId="3429D483" w14:textId="77777777" w:rsidR="000221EC" w:rsidRDefault="000221EC" w:rsidP="000221EC">
      <w:pPr>
        <w:pStyle w:val="Body"/>
        <w:rPr>
          <w:ins w:id="88" w:author="Chris Krycho" w:date="2025-02-26T13:46:00Z" w16du:dateUtc="2025-02-26T20:46:00Z"/>
          <w:lang w:val="en-CA" w:eastAsia="en-GB"/>
        </w:rPr>
      </w:pPr>
      <w:ins w:id="89" w:author="Chris Krycho" w:date="2025-02-26T13:41:00Z" w16du:dateUtc="2025-02-26T20:41:00Z">
        <w:r w:rsidRPr="00C75108">
          <w:rPr>
            <w:lang w:val="en-CA" w:eastAsia="en-GB"/>
          </w:rPr>
          <w:t>That gets the job done, but it has pushed the work into the body of the </w:t>
        </w:r>
        <w:r w:rsidRPr="00437410">
          <w:rPr>
            <w:rStyle w:val="Literal"/>
            <w:lang w:eastAsia="en-CA"/>
          </w:rPr>
          <w:t>if let</w:t>
        </w:r>
        <w:r w:rsidRPr="00C75108">
          <w:rPr>
            <w:lang w:val="en-CA" w:eastAsia="en-GB"/>
          </w:rPr>
          <w:t> statement, and if the work to be done is more complicated, it might be hard to follow exactly how the top-level branches relate. We could also take advantage of the fact that expressions produce a value either to produce the state from the </w:t>
        </w:r>
        <w:r w:rsidRPr="00437410">
          <w:rPr>
            <w:rStyle w:val="Literal"/>
            <w:lang w:eastAsia="en-CA"/>
          </w:rPr>
          <w:t>if let</w:t>
        </w:r>
        <w:r w:rsidRPr="00C75108">
          <w:rPr>
            <w:lang w:val="en-CA" w:eastAsia="en-GB"/>
          </w:rPr>
          <w:t xml:space="preserve"> or to return early, as in Listing 6-8. (You could do similar with a match, </w:t>
        </w:r>
        <w:r>
          <w:rPr>
            <w:lang w:val="en-CA" w:eastAsia="en-GB"/>
          </w:rPr>
          <w:t>too.</w:t>
        </w:r>
        <w:r w:rsidRPr="00C75108">
          <w:rPr>
            <w:lang w:val="en-CA" w:eastAsia="en-GB"/>
          </w:rPr>
          <w:t>)</w:t>
        </w:r>
      </w:ins>
    </w:p>
    <w:p w14:paraId="16F25771" w14:textId="77777777" w:rsidR="00886472" w:rsidRDefault="00886472" w:rsidP="00886472">
      <w:pPr>
        <w:pStyle w:val="CodeSpaceAbove"/>
        <w:rPr>
          <w:ins w:id="90" w:author="Chris Krycho" w:date="2025-02-26T13:46:00Z" w16du:dateUtc="2025-02-26T20:46:00Z"/>
        </w:rPr>
      </w:pPr>
    </w:p>
    <w:p w14:paraId="43CA63A1" w14:textId="77777777" w:rsidR="000221EC" w:rsidRDefault="000221EC" w:rsidP="000221EC">
      <w:pPr>
        <w:pStyle w:val="Code"/>
        <w:rPr>
          <w:ins w:id="91" w:author="Chris Krycho" w:date="2025-02-26T13:41:00Z" w16du:dateUtc="2025-02-26T20:41:00Z"/>
          <w:lang w:eastAsia="en-GB"/>
        </w:rPr>
      </w:pPr>
      <w:ins w:id="92" w:author="Chris Krycho" w:date="2025-02-26T13:41:00Z" w16du:dateUtc="2025-02-26T20:41:00Z">
        <w:r>
          <w:rPr>
            <w:lang w:eastAsia="en-GB"/>
          </w:rPr>
          <w:t xml:space="preserve">fn </w:t>
        </w:r>
        <w:proofErr w:type="spellStart"/>
        <w:r>
          <w:rPr>
            <w:lang w:eastAsia="en-GB"/>
          </w:rPr>
          <w:t>describe_state_quarter</w:t>
        </w:r>
        <w:proofErr w:type="spellEnd"/>
        <w:r>
          <w:rPr>
            <w:lang w:eastAsia="en-GB"/>
          </w:rPr>
          <w:t>(coin: Coin) -&gt; Option&lt;String&gt; {</w:t>
        </w:r>
      </w:ins>
    </w:p>
    <w:p w14:paraId="465D009D" w14:textId="77777777" w:rsidR="000221EC" w:rsidRDefault="000221EC" w:rsidP="000221EC">
      <w:pPr>
        <w:pStyle w:val="Code"/>
        <w:rPr>
          <w:ins w:id="93" w:author="Chris Krycho" w:date="2025-02-26T13:41:00Z" w16du:dateUtc="2025-02-26T20:41:00Z"/>
          <w:lang w:eastAsia="en-GB"/>
        </w:rPr>
      </w:pPr>
      <w:ins w:id="94" w:author="Chris Krycho" w:date="2025-02-26T13:41:00Z" w16du:dateUtc="2025-02-26T20:41:00Z">
        <w:r>
          <w:rPr>
            <w:lang w:eastAsia="en-GB"/>
          </w:rPr>
          <w:t xml:space="preserve">    let state = if let </w:t>
        </w:r>
        <w:proofErr w:type="gramStart"/>
        <w:r>
          <w:rPr>
            <w:lang w:eastAsia="en-GB"/>
          </w:rPr>
          <w:t>Coin::</w:t>
        </w:r>
        <w:proofErr w:type="gramEnd"/>
        <w:r>
          <w:rPr>
            <w:lang w:eastAsia="en-GB"/>
          </w:rPr>
          <w:t>Quarter(state) = coin {</w:t>
        </w:r>
      </w:ins>
    </w:p>
    <w:p w14:paraId="78ED5ACD" w14:textId="77777777" w:rsidR="000221EC" w:rsidRDefault="000221EC" w:rsidP="000221EC">
      <w:pPr>
        <w:pStyle w:val="Code"/>
        <w:rPr>
          <w:ins w:id="95" w:author="Chris Krycho" w:date="2025-02-26T13:41:00Z" w16du:dateUtc="2025-02-26T20:41:00Z"/>
          <w:lang w:eastAsia="en-GB"/>
        </w:rPr>
      </w:pPr>
      <w:ins w:id="96" w:author="Chris Krycho" w:date="2025-02-26T13:41:00Z" w16du:dateUtc="2025-02-26T20:41:00Z">
        <w:r>
          <w:rPr>
            <w:lang w:eastAsia="en-GB"/>
          </w:rPr>
          <w:t xml:space="preserve">        state</w:t>
        </w:r>
      </w:ins>
    </w:p>
    <w:p w14:paraId="44C16D86" w14:textId="77777777" w:rsidR="000221EC" w:rsidRDefault="000221EC" w:rsidP="000221EC">
      <w:pPr>
        <w:pStyle w:val="Code"/>
        <w:rPr>
          <w:ins w:id="97" w:author="Chris Krycho" w:date="2025-02-26T13:41:00Z" w16du:dateUtc="2025-02-26T20:41:00Z"/>
          <w:lang w:eastAsia="en-GB"/>
        </w:rPr>
      </w:pPr>
      <w:ins w:id="98" w:author="Chris Krycho" w:date="2025-02-26T13:41:00Z" w16du:dateUtc="2025-02-26T20:41:00Z">
        <w:r>
          <w:rPr>
            <w:lang w:eastAsia="en-GB"/>
          </w:rPr>
          <w:t xml:space="preserve">    } else {</w:t>
        </w:r>
      </w:ins>
    </w:p>
    <w:p w14:paraId="4B937BAE" w14:textId="77777777" w:rsidR="000221EC" w:rsidRDefault="000221EC" w:rsidP="000221EC">
      <w:pPr>
        <w:pStyle w:val="Code"/>
        <w:rPr>
          <w:ins w:id="99" w:author="Chris Krycho" w:date="2025-02-26T13:41:00Z" w16du:dateUtc="2025-02-26T20:41:00Z"/>
          <w:lang w:eastAsia="en-GB"/>
        </w:rPr>
      </w:pPr>
      <w:ins w:id="100" w:author="Chris Krycho" w:date="2025-02-26T13:41:00Z" w16du:dateUtc="2025-02-26T20:41:00Z">
        <w:r>
          <w:rPr>
            <w:lang w:eastAsia="en-GB"/>
          </w:rPr>
          <w:t xml:space="preserve">        return </w:t>
        </w:r>
        <w:proofErr w:type="gramStart"/>
        <w:r>
          <w:rPr>
            <w:lang w:eastAsia="en-GB"/>
          </w:rPr>
          <w:t>None;</w:t>
        </w:r>
        <w:proofErr w:type="gramEnd"/>
      </w:ins>
    </w:p>
    <w:p w14:paraId="73FC9F6B" w14:textId="77777777" w:rsidR="000221EC" w:rsidRDefault="000221EC" w:rsidP="000221EC">
      <w:pPr>
        <w:pStyle w:val="Code"/>
        <w:rPr>
          <w:ins w:id="101" w:author="Chris Krycho" w:date="2025-02-26T13:41:00Z" w16du:dateUtc="2025-02-26T20:41:00Z"/>
          <w:lang w:eastAsia="en-GB"/>
        </w:rPr>
      </w:pPr>
      <w:ins w:id="102" w:author="Chris Krycho" w:date="2025-02-26T13:41:00Z" w16du:dateUtc="2025-02-26T20:41:00Z">
        <w:r>
          <w:rPr>
            <w:lang w:eastAsia="en-GB"/>
          </w:rPr>
          <w:t xml:space="preserve">    };</w:t>
        </w:r>
      </w:ins>
    </w:p>
    <w:p w14:paraId="3D7CCA93" w14:textId="77777777" w:rsidR="000221EC" w:rsidRDefault="000221EC" w:rsidP="000221EC">
      <w:pPr>
        <w:pStyle w:val="Code"/>
        <w:rPr>
          <w:ins w:id="103" w:author="Chris Krycho" w:date="2025-02-26T13:41:00Z" w16du:dateUtc="2025-02-26T20:41:00Z"/>
          <w:lang w:eastAsia="en-GB"/>
        </w:rPr>
      </w:pPr>
    </w:p>
    <w:p w14:paraId="7774493C" w14:textId="77777777" w:rsidR="000221EC" w:rsidRDefault="000221EC" w:rsidP="000221EC">
      <w:pPr>
        <w:pStyle w:val="Code"/>
        <w:rPr>
          <w:ins w:id="104" w:author="Chris Krycho" w:date="2025-02-26T13:41:00Z" w16du:dateUtc="2025-02-26T20:41:00Z"/>
          <w:lang w:eastAsia="en-GB"/>
        </w:rPr>
      </w:pPr>
      <w:ins w:id="105" w:author="Chris Krycho" w:date="2025-02-26T13:41:00Z" w16du:dateUtc="2025-02-26T20:41:00Z">
        <w:r>
          <w:rPr>
            <w:lang w:eastAsia="en-GB"/>
          </w:rPr>
          <w:t xml:space="preserve">    if </w:t>
        </w:r>
        <w:proofErr w:type="spellStart"/>
        <w:r>
          <w:rPr>
            <w:lang w:eastAsia="en-GB"/>
          </w:rPr>
          <w:t>state.existed_in</w:t>
        </w:r>
        <w:proofErr w:type="spellEnd"/>
        <w:r>
          <w:rPr>
            <w:lang w:eastAsia="en-GB"/>
          </w:rPr>
          <w:t>(1900) {</w:t>
        </w:r>
      </w:ins>
    </w:p>
    <w:p w14:paraId="432A68D9" w14:textId="77777777" w:rsidR="000221EC" w:rsidRDefault="000221EC" w:rsidP="000221EC">
      <w:pPr>
        <w:pStyle w:val="Code"/>
        <w:rPr>
          <w:ins w:id="106" w:author="Chris Krycho" w:date="2025-02-26T13:41:00Z" w16du:dateUtc="2025-02-26T20:41:00Z"/>
          <w:lang w:eastAsia="en-GB"/>
        </w:rPr>
      </w:pPr>
      <w:ins w:id="107" w:author="Chris Krycho" w:date="2025-02-26T13:41:00Z" w16du:dateUtc="2025-02-26T20:41:00Z">
        <w:r>
          <w:rPr>
            <w:lang w:eastAsia="en-GB"/>
          </w:rPr>
          <w:t xml:space="preserve">        Some(format!("{</w:t>
        </w:r>
        <w:proofErr w:type="gramStart"/>
        <w:r>
          <w:rPr>
            <w:lang w:eastAsia="en-GB"/>
          </w:rPr>
          <w:t>state:?</w:t>
        </w:r>
        <w:proofErr w:type="gramEnd"/>
        <w:r>
          <w:rPr>
            <w:lang w:eastAsia="en-GB"/>
          </w:rPr>
          <w:t>} is pretty old, for America!"))</w:t>
        </w:r>
      </w:ins>
    </w:p>
    <w:p w14:paraId="4D0535CE" w14:textId="77777777" w:rsidR="000221EC" w:rsidRDefault="000221EC" w:rsidP="000221EC">
      <w:pPr>
        <w:pStyle w:val="Code"/>
        <w:rPr>
          <w:ins w:id="108" w:author="Chris Krycho" w:date="2025-02-26T13:41:00Z" w16du:dateUtc="2025-02-26T20:41:00Z"/>
          <w:lang w:eastAsia="en-GB"/>
        </w:rPr>
      </w:pPr>
      <w:ins w:id="109" w:author="Chris Krycho" w:date="2025-02-26T13:41:00Z" w16du:dateUtc="2025-02-26T20:41:00Z">
        <w:r>
          <w:rPr>
            <w:lang w:eastAsia="en-GB"/>
          </w:rPr>
          <w:t xml:space="preserve">    } else {</w:t>
        </w:r>
      </w:ins>
    </w:p>
    <w:p w14:paraId="5BEE0C08" w14:textId="77777777" w:rsidR="000221EC" w:rsidRDefault="000221EC" w:rsidP="000221EC">
      <w:pPr>
        <w:pStyle w:val="Code"/>
        <w:rPr>
          <w:ins w:id="110" w:author="Chris Krycho" w:date="2025-02-26T13:41:00Z" w16du:dateUtc="2025-02-26T20:41:00Z"/>
          <w:lang w:eastAsia="en-GB"/>
        </w:rPr>
      </w:pPr>
      <w:ins w:id="111" w:author="Chris Krycho" w:date="2025-02-26T13:41:00Z" w16du:dateUtc="2025-02-26T20:41:00Z">
        <w:r>
          <w:rPr>
            <w:lang w:eastAsia="en-GB"/>
          </w:rPr>
          <w:t xml:space="preserve">        Some(format!("{</w:t>
        </w:r>
        <w:proofErr w:type="gramStart"/>
        <w:r>
          <w:rPr>
            <w:lang w:eastAsia="en-GB"/>
          </w:rPr>
          <w:t>state:?</w:t>
        </w:r>
        <w:proofErr w:type="gramEnd"/>
        <w:r>
          <w:rPr>
            <w:lang w:eastAsia="en-GB"/>
          </w:rPr>
          <w:t>} is relatively new."))</w:t>
        </w:r>
      </w:ins>
    </w:p>
    <w:p w14:paraId="565073D5" w14:textId="77777777" w:rsidR="000221EC" w:rsidRDefault="000221EC" w:rsidP="000221EC">
      <w:pPr>
        <w:pStyle w:val="Code"/>
        <w:rPr>
          <w:ins w:id="112" w:author="Chris Krycho" w:date="2025-02-26T13:41:00Z" w16du:dateUtc="2025-02-26T20:41:00Z"/>
          <w:lang w:eastAsia="en-GB"/>
        </w:rPr>
      </w:pPr>
      <w:ins w:id="113" w:author="Chris Krycho" w:date="2025-02-26T13:41:00Z" w16du:dateUtc="2025-02-26T20:41:00Z">
        <w:r>
          <w:rPr>
            <w:lang w:eastAsia="en-GB"/>
          </w:rPr>
          <w:t xml:space="preserve">    }</w:t>
        </w:r>
      </w:ins>
    </w:p>
    <w:p w14:paraId="6778A5EB" w14:textId="77777777" w:rsidR="000221EC" w:rsidRDefault="000221EC" w:rsidP="000221EC">
      <w:pPr>
        <w:pStyle w:val="Code"/>
        <w:rPr>
          <w:ins w:id="114" w:author="Chris Krycho" w:date="2025-02-26T13:41:00Z" w16du:dateUtc="2025-02-26T20:41:00Z"/>
          <w:lang w:eastAsia="en-GB"/>
        </w:rPr>
      </w:pPr>
      <w:ins w:id="115" w:author="Chris Krycho" w:date="2025-02-26T13:41:00Z" w16du:dateUtc="2025-02-26T20:41:00Z">
        <w:r>
          <w:rPr>
            <w:lang w:eastAsia="en-GB"/>
          </w:rPr>
          <w:t>}</w:t>
        </w:r>
      </w:ins>
    </w:p>
    <w:p w14:paraId="0192965D" w14:textId="77777777" w:rsidR="00886472" w:rsidRDefault="00886472" w:rsidP="00886472">
      <w:pPr>
        <w:pStyle w:val="CodeSpaceBelow"/>
        <w:rPr>
          <w:ins w:id="116" w:author="Chris Krycho" w:date="2025-02-26T13:47:00Z" w16du:dateUtc="2025-02-26T20:47:00Z"/>
        </w:rPr>
      </w:pPr>
    </w:p>
    <w:p w14:paraId="1A8205A9" w14:textId="075DC347" w:rsidR="000221EC" w:rsidRPr="00886472" w:rsidRDefault="007B38C1" w:rsidP="00886472">
      <w:pPr>
        <w:pStyle w:val="CodeListingCaption"/>
        <w:rPr>
          <w:ins w:id="117" w:author="Chris Krycho" w:date="2025-02-26T13:41:00Z" w16du:dateUtc="2025-02-26T20:41:00Z"/>
          <w:rPrChange w:id="118" w:author="Chris Krycho" w:date="2025-02-26T13:48:00Z" w16du:dateUtc="2025-02-26T20:48:00Z">
            <w:rPr>
              <w:ins w:id="119" w:author="Chris Krycho" w:date="2025-02-26T13:41:00Z" w16du:dateUtc="2025-02-26T20:41:00Z"/>
              <w:lang w:eastAsia="en-GB"/>
            </w:rPr>
          </w:rPrChange>
        </w:rPr>
        <w:pPrChange w:id="120" w:author="Chris Krycho" w:date="2025-02-26T13:48:00Z" w16du:dateUtc="2025-02-26T20:48:00Z">
          <w:pPr>
            <w:pStyle w:val="CodeListingCaption"/>
            <w:keepLines w:val="0"/>
            <w:widowControl/>
            <w:numPr>
              <w:ilvl w:val="6"/>
            </w:numPr>
            <w:autoSpaceDE/>
            <w:autoSpaceDN/>
            <w:adjustRightInd/>
            <w:spacing w:before="240" w:line="240" w:lineRule="auto"/>
            <w:ind w:hanging="1440"/>
            <w:textAlignment w:val="auto"/>
          </w:pPr>
        </w:pPrChange>
      </w:pPr>
      <w:ins w:id="121" w:author="Chris Krycho" w:date="2025-02-26T13:45:00Z" w16du:dateUtc="2025-02-26T20:45:00Z">
        <w:r w:rsidRPr="00886472">
          <w:rPr>
            <w:rPrChange w:id="122" w:author="Chris Krycho" w:date="2025-02-26T13:48:00Z" w16du:dateUtc="2025-02-26T20:48:00Z">
              <w:rPr>
                <w:lang w:eastAsia="en-GB"/>
              </w:rPr>
            </w:rPrChange>
          </w:rPr>
          <w:t xml:space="preserve">Listing 6-8: </w:t>
        </w:r>
      </w:ins>
      <w:ins w:id="123" w:author="Chris Krycho" w:date="2025-02-26T13:41:00Z" w16du:dateUtc="2025-02-26T20:41:00Z">
        <w:r w:rsidR="000221EC" w:rsidRPr="00886472">
          <w:rPr>
            <w:rPrChange w:id="124" w:author="Chris Krycho" w:date="2025-02-26T13:48:00Z" w16du:dateUtc="2025-02-26T20:48:00Z">
              <w:rPr>
                <w:lang w:eastAsia="en-GB"/>
              </w:rPr>
            </w:rPrChange>
          </w:rPr>
          <w:t xml:space="preserve">Using </w:t>
        </w:r>
        <w:r w:rsidR="000221EC" w:rsidRPr="00886472">
          <w:rPr>
            <w:rStyle w:val="Literal"/>
            <w:rFonts w:ascii="Futura Std Book" w:hAnsi="Futura Std Book" w:cs="Futura Std Book"/>
            <w:rPrChange w:id="125" w:author="Chris Krycho" w:date="2025-02-26T13:48:00Z" w16du:dateUtc="2025-02-26T20:48:00Z">
              <w:rPr>
                <w:rStyle w:val="Literal"/>
              </w:rPr>
            </w:rPrChange>
          </w:rPr>
          <w:t>if let</w:t>
        </w:r>
        <w:r w:rsidR="000221EC" w:rsidRPr="00886472">
          <w:rPr>
            <w:rPrChange w:id="126" w:author="Chris Krycho" w:date="2025-02-26T13:48:00Z" w16du:dateUtc="2025-02-26T20:48:00Z">
              <w:rPr>
                <w:lang w:eastAsia="en-GB"/>
              </w:rPr>
            </w:rPrChange>
          </w:rPr>
          <w:t xml:space="preserve"> to produce a value or return early.</w:t>
        </w:r>
      </w:ins>
    </w:p>
    <w:p w14:paraId="091FDD58" w14:textId="77777777" w:rsidR="000221EC" w:rsidRPr="00C75108" w:rsidRDefault="000221EC" w:rsidP="000221EC">
      <w:pPr>
        <w:pStyle w:val="Body"/>
        <w:rPr>
          <w:ins w:id="127" w:author="Chris Krycho" w:date="2025-02-26T13:41:00Z" w16du:dateUtc="2025-02-26T20:41:00Z"/>
          <w:lang w:eastAsia="en-GB"/>
        </w:rPr>
      </w:pPr>
      <w:ins w:id="128" w:author="Chris Krycho" w:date="2025-02-26T13:41:00Z" w16du:dateUtc="2025-02-26T20:41:00Z">
        <w:r w:rsidRPr="00C75108">
          <w:rPr>
            <w:lang w:eastAsia="en-GB"/>
          </w:rPr>
          <w:t>This is a bit annoying to follow in its own way, though! One branch of the if let produces a value, and the other one returns from the function entirely.</w:t>
        </w:r>
      </w:ins>
    </w:p>
    <w:p w14:paraId="267B2E3F" w14:textId="77777777" w:rsidR="000221EC" w:rsidRPr="00C75108" w:rsidRDefault="000221EC" w:rsidP="000221EC">
      <w:pPr>
        <w:pStyle w:val="Body"/>
        <w:rPr>
          <w:ins w:id="129" w:author="Chris Krycho" w:date="2025-02-26T13:41:00Z" w16du:dateUtc="2025-02-26T20:41:00Z"/>
          <w:lang w:eastAsia="en-GB"/>
        </w:rPr>
      </w:pPr>
      <w:ins w:id="130" w:author="Chris Krycho" w:date="2025-02-26T13:41:00Z" w16du:dateUtc="2025-02-26T20:41:00Z">
        <w:r w:rsidRPr="00C75108">
          <w:rPr>
            <w:lang w:eastAsia="en-GB"/>
          </w:rPr>
          <w:t>To make this common pattern nicer to express, Rust has </w:t>
        </w:r>
        <w:r w:rsidRPr="00437410">
          <w:rPr>
            <w:rStyle w:val="Literal"/>
            <w:lang w:eastAsia="en-CA"/>
          </w:rPr>
          <w:t>let-else. The let-else</w:t>
        </w:r>
        <w:r w:rsidRPr="00C75108">
          <w:rPr>
            <w:lang w:eastAsia="en-GB"/>
          </w:rPr>
          <w:t> syntax takes a pattern on the left side and an expression on the right, very similar to </w:t>
        </w:r>
        <w:r w:rsidRPr="00437410">
          <w:rPr>
            <w:rStyle w:val="Literal"/>
            <w:lang w:eastAsia="en-CA"/>
          </w:rPr>
          <w:t>if let</w:t>
        </w:r>
        <w:r w:rsidRPr="00C75108">
          <w:rPr>
            <w:lang w:eastAsia="en-GB"/>
          </w:rPr>
          <w:t xml:space="preserve">, but it does not </w:t>
        </w:r>
        <w:r w:rsidRPr="00C75108">
          <w:rPr>
            <w:lang w:eastAsia="en-GB"/>
          </w:rPr>
          <w:lastRenderedPageBreak/>
          <w:t>have an </w:t>
        </w:r>
        <w:r w:rsidRPr="00437410">
          <w:rPr>
            <w:rStyle w:val="Literal"/>
            <w:lang w:eastAsia="en-CA"/>
          </w:rPr>
          <w:t>if</w:t>
        </w:r>
        <w:r w:rsidRPr="00C75108">
          <w:rPr>
            <w:lang w:eastAsia="en-GB"/>
          </w:rPr>
          <w:t> branch, only an </w:t>
        </w:r>
        <w:r w:rsidRPr="00437410">
          <w:rPr>
            <w:rStyle w:val="Literal"/>
            <w:lang w:eastAsia="en-CA"/>
          </w:rPr>
          <w:t>else</w:t>
        </w:r>
        <w:r w:rsidRPr="00C75108">
          <w:rPr>
            <w:lang w:eastAsia="en-GB"/>
          </w:rPr>
          <w:t> branch. If the pattern matches, it will bind the value from the pattern in the outer scope. If the pattern does </w:t>
        </w:r>
        <w:r w:rsidRPr="00C75108">
          <w:rPr>
            <w:i/>
            <w:iCs/>
            <w:lang w:eastAsia="en-GB"/>
          </w:rPr>
          <w:t>not</w:t>
        </w:r>
        <w:r w:rsidRPr="00C75108">
          <w:rPr>
            <w:lang w:eastAsia="en-GB"/>
          </w:rPr>
          <w:t> match, the program will flow into the else arm, which must return from the function.</w:t>
        </w:r>
      </w:ins>
    </w:p>
    <w:p w14:paraId="5EA9DFFB" w14:textId="77777777" w:rsidR="000221EC" w:rsidRDefault="000221EC" w:rsidP="000221EC">
      <w:pPr>
        <w:pStyle w:val="Body"/>
        <w:rPr>
          <w:ins w:id="131" w:author="Chris Krycho" w:date="2025-02-26T13:41:00Z" w16du:dateUtc="2025-02-26T20:41:00Z"/>
          <w:lang w:eastAsia="en-GB"/>
        </w:rPr>
      </w:pPr>
      <w:ins w:id="132" w:author="Chris Krycho" w:date="2025-02-26T13:41:00Z" w16du:dateUtc="2025-02-26T20:41:00Z">
        <w:r w:rsidRPr="00C75108">
          <w:rPr>
            <w:lang w:eastAsia="en-GB"/>
          </w:rPr>
          <w:t>In Listing 6-9, you can see how Listing 6-8 looks when using </w:t>
        </w:r>
        <w:r w:rsidRPr="00437410">
          <w:rPr>
            <w:rStyle w:val="Literal"/>
            <w:lang w:eastAsia="en-CA"/>
          </w:rPr>
          <w:t>let</w:t>
        </w:r>
        <w:r w:rsidRPr="00C75108">
          <w:rPr>
            <w:lang w:eastAsia="en-GB"/>
          </w:rPr>
          <w:t>-</w:t>
        </w:r>
        <w:r w:rsidRPr="00437410">
          <w:rPr>
            <w:rStyle w:val="Literal"/>
            <w:lang w:eastAsia="en-CA"/>
          </w:rPr>
          <w:t>else</w:t>
        </w:r>
        <w:r w:rsidRPr="00C75108">
          <w:rPr>
            <w:lang w:eastAsia="en-GB"/>
          </w:rPr>
          <w:t> in place of </w:t>
        </w:r>
        <w:r w:rsidRPr="00437410">
          <w:rPr>
            <w:rStyle w:val="Literal"/>
            <w:lang w:eastAsia="en-CA"/>
          </w:rPr>
          <w:t>if let</w:t>
        </w:r>
        <w:r w:rsidRPr="00C75108">
          <w:rPr>
            <w:lang w:eastAsia="en-GB"/>
          </w:rPr>
          <w:t>.</w:t>
        </w:r>
      </w:ins>
    </w:p>
    <w:p w14:paraId="360289C2" w14:textId="77777777" w:rsidR="000221EC" w:rsidRDefault="000221EC" w:rsidP="000221EC">
      <w:pPr>
        <w:pStyle w:val="Code"/>
        <w:rPr>
          <w:ins w:id="133" w:author="Chris Krycho" w:date="2025-02-26T13:41:00Z" w16du:dateUtc="2025-02-26T20:41:00Z"/>
          <w:lang w:eastAsia="en-GB"/>
        </w:rPr>
      </w:pPr>
      <w:ins w:id="134" w:author="Chris Krycho" w:date="2025-02-26T13:41:00Z" w16du:dateUtc="2025-02-26T20:41:00Z">
        <w:r>
          <w:rPr>
            <w:lang w:eastAsia="en-GB"/>
          </w:rPr>
          <w:t xml:space="preserve">fn </w:t>
        </w:r>
        <w:proofErr w:type="spellStart"/>
        <w:r>
          <w:rPr>
            <w:lang w:eastAsia="en-GB"/>
          </w:rPr>
          <w:t>describe_state_quarter</w:t>
        </w:r>
        <w:proofErr w:type="spellEnd"/>
        <w:r>
          <w:rPr>
            <w:lang w:eastAsia="en-GB"/>
          </w:rPr>
          <w:t>(coin: Coin) -&gt; Option&lt;String&gt; {</w:t>
        </w:r>
      </w:ins>
    </w:p>
    <w:p w14:paraId="1A6BAEB2" w14:textId="77777777" w:rsidR="000221EC" w:rsidRDefault="000221EC" w:rsidP="000221EC">
      <w:pPr>
        <w:pStyle w:val="Code"/>
        <w:rPr>
          <w:ins w:id="135" w:author="Chris Krycho" w:date="2025-02-26T13:41:00Z" w16du:dateUtc="2025-02-26T20:41:00Z"/>
          <w:lang w:eastAsia="en-GB"/>
        </w:rPr>
      </w:pPr>
      <w:ins w:id="136" w:author="Chris Krycho" w:date="2025-02-26T13:41:00Z" w16du:dateUtc="2025-02-26T20:41:00Z">
        <w:r>
          <w:rPr>
            <w:lang w:eastAsia="en-GB"/>
          </w:rPr>
          <w:t xml:space="preserve">    let </w:t>
        </w:r>
        <w:proofErr w:type="gramStart"/>
        <w:r>
          <w:rPr>
            <w:lang w:eastAsia="en-GB"/>
          </w:rPr>
          <w:t>Coin::</w:t>
        </w:r>
        <w:proofErr w:type="gramEnd"/>
        <w:r>
          <w:rPr>
            <w:lang w:eastAsia="en-GB"/>
          </w:rPr>
          <w:t>Quarter(state) = coin else {</w:t>
        </w:r>
      </w:ins>
    </w:p>
    <w:p w14:paraId="3019A6A0" w14:textId="77777777" w:rsidR="000221EC" w:rsidRDefault="000221EC" w:rsidP="000221EC">
      <w:pPr>
        <w:pStyle w:val="Code"/>
        <w:rPr>
          <w:ins w:id="137" w:author="Chris Krycho" w:date="2025-02-26T13:41:00Z" w16du:dateUtc="2025-02-26T20:41:00Z"/>
          <w:lang w:eastAsia="en-GB"/>
        </w:rPr>
      </w:pPr>
      <w:ins w:id="138" w:author="Chris Krycho" w:date="2025-02-26T13:41:00Z" w16du:dateUtc="2025-02-26T20:41:00Z">
        <w:r>
          <w:rPr>
            <w:lang w:eastAsia="en-GB"/>
          </w:rPr>
          <w:t xml:space="preserve">        return </w:t>
        </w:r>
        <w:proofErr w:type="gramStart"/>
        <w:r>
          <w:rPr>
            <w:lang w:eastAsia="en-GB"/>
          </w:rPr>
          <w:t>None;</w:t>
        </w:r>
        <w:proofErr w:type="gramEnd"/>
      </w:ins>
    </w:p>
    <w:p w14:paraId="631A184C" w14:textId="77777777" w:rsidR="000221EC" w:rsidRDefault="000221EC" w:rsidP="000221EC">
      <w:pPr>
        <w:pStyle w:val="Code"/>
        <w:rPr>
          <w:ins w:id="139" w:author="Chris Krycho" w:date="2025-02-26T13:41:00Z" w16du:dateUtc="2025-02-26T20:41:00Z"/>
          <w:lang w:eastAsia="en-GB"/>
        </w:rPr>
      </w:pPr>
      <w:ins w:id="140" w:author="Chris Krycho" w:date="2025-02-26T13:41:00Z" w16du:dateUtc="2025-02-26T20:41:00Z">
        <w:r>
          <w:rPr>
            <w:lang w:eastAsia="en-GB"/>
          </w:rPr>
          <w:t xml:space="preserve">    };</w:t>
        </w:r>
      </w:ins>
    </w:p>
    <w:p w14:paraId="7B230315" w14:textId="77777777" w:rsidR="000221EC" w:rsidRDefault="000221EC" w:rsidP="000221EC">
      <w:pPr>
        <w:pStyle w:val="Code"/>
        <w:rPr>
          <w:ins w:id="141" w:author="Chris Krycho" w:date="2025-02-26T13:41:00Z" w16du:dateUtc="2025-02-26T20:41:00Z"/>
          <w:lang w:eastAsia="en-GB"/>
        </w:rPr>
      </w:pPr>
    </w:p>
    <w:p w14:paraId="093A36EA" w14:textId="77777777" w:rsidR="000221EC" w:rsidRDefault="000221EC" w:rsidP="000221EC">
      <w:pPr>
        <w:pStyle w:val="Code"/>
        <w:rPr>
          <w:ins w:id="142" w:author="Chris Krycho" w:date="2025-02-26T13:41:00Z" w16du:dateUtc="2025-02-26T20:41:00Z"/>
          <w:lang w:eastAsia="en-GB"/>
        </w:rPr>
      </w:pPr>
      <w:ins w:id="143" w:author="Chris Krycho" w:date="2025-02-26T13:41:00Z" w16du:dateUtc="2025-02-26T20:41:00Z">
        <w:r>
          <w:rPr>
            <w:lang w:eastAsia="en-GB"/>
          </w:rPr>
          <w:t xml:space="preserve">    if </w:t>
        </w:r>
        <w:proofErr w:type="spellStart"/>
        <w:r>
          <w:rPr>
            <w:lang w:eastAsia="en-GB"/>
          </w:rPr>
          <w:t>state.existed_in</w:t>
        </w:r>
        <w:proofErr w:type="spellEnd"/>
        <w:r>
          <w:rPr>
            <w:lang w:eastAsia="en-GB"/>
          </w:rPr>
          <w:t>(1900) {</w:t>
        </w:r>
      </w:ins>
    </w:p>
    <w:p w14:paraId="19597345" w14:textId="77777777" w:rsidR="000221EC" w:rsidRDefault="000221EC" w:rsidP="000221EC">
      <w:pPr>
        <w:pStyle w:val="Code"/>
        <w:rPr>
          <w:ins w:id="144" w:author="Chris Krycho" w:date="2025-02-26T13:41:00Z" w16du:dateUtc="2025-02-26T20:41:00Z"/>
          <w:lang w:eastAsia="en-GB"/>
        </w:rPr>
      </w:pPr>
      <w:ins w:id="145" w:author="Chris Krycho" w:date="2025-02-26T13:41:00Z" w16du:dateUtc="2025-02-26T20:41:00Z">
        <w:r>
          <w:rPr>
            <w:lang w:eastAsia="en-GB"/>
          </w:rPr>
          <w:t xml:space="preserve">        Some(format!("{</w:t>
        </w:r>
        <w:proofErr w:type="gramStart"/>
        <w:r>
          <w:rPr>
            <w:lang w:eastAsia="en-GB"/>
          </w:rPr>
          <w:t>state:?</w:t>
        </w:r>
        <w:proofErr w:type="gramEnd"/>
        <w:r>
          <w:rPr>
            <w:lang w:eastAsia="en-GB"/>
          </w:rPr>
          <w:t>} is pretty old, for America!"))</w:t>
        </w:r>
      </w:ins>
    </w:p>
    <w:p w14:paraId="17A7E3C1" w14:textId="77777777" w:rsidR="000221EC" w:rsidRDefault="000221EC" w:rsidP="000221EC">
      <w:pPr>
        <w:pStyle w:val="Code"/>
        <w:rPr>
          <w:ins w:id="146" w:author="Chris Krycho" w:date="2025-02-26T13:41:00Z" w16du:dateUtc="2025-02-26T20:41:00Z"/>
          <w:lang w:eastAsia="en-GB"/>
        </w:rPr>
      </w:pPr>
      <w:ins w:id="147" w:author="Chris Krycho" w:date="2025-02-26T13:41:00Z" w16du:dateUtc="2025-02-26T20:41:00Z">
        <w:r>
          <w:rPr>
            <w:lang w:eastAsia="en-GB"/>
          </w:rPr>
          <w:t xml:space="preserve">    } else {</w:t>
        </w:r>
      </w:ins>
    </w:p>
    <w:p w14:paraId="1ED913BE" w14:textId="77777777" w:rsidR="000221EC" w:rsidRDefault="000221EC" w:rsidP="000221EC">
      <w:pPr>
        <w:pStyle w:val="Code"/>
        <w:rPr>
          <w:ins w:id="148" w:author="Chris Krycho" w:date="2025-02-26T13:41:00Z" w16du:dateUtc="2025-02-26T20:41:00Z"/>
          <w:lang w:eastAsia="en-GB"/>
        </w:rPr>
      </w:pPr>
      <w:ins w:id="149" w:author="Chris Krycho" w:date="2025-02-26T13:41:00Z" w16du:dateUtc="2025-02-26T20:41:00Z">
        <w:r>
          <w:rPr>
            <w:lang w:eastAsia="en-GB"/>
          </w:rPr>
          <w:t xml:space="preserve">        Some(format!("{</w:t>
        </w:r>
        <w:proofErr w:type="gramStart"/>
        <w:r>
          <w:rPr>
            <w:lang w:eastAsia="en-GB"/>
          </w:rPr>
          <w:t>state:?</w:t>
        </w:r>
        <w:proofErr w:type="gramEnd"/>
        <w:r>
          <w:rPr>
            <w:lang w:eastAsia="en-GB"/>
          </w:rPr>
          <w:t>} is relatively new."))</w:t>
        </w:r>
      </w:ins>
    </w:p>
    <w:p w14:paraId="08D73572" w14:textId="77777777" w:rsidR="000221EC" w:rsidRDefault="000221EC" w:rsidP="000221EC">
      <w:pPr>
        <w:pStyle w:val="Code"/>
        <w:rPr>
          <w:ins w:id="150" w:author="Chris Krycho" w:date="2025-02-26T13:41:00Z" w16du:dateUtc="2025-02-26T20:41:00Z"/>
          <w:lang w:eastAsia="en-GB"/>
        </w:rPr>
      </w:pPr>
      <w:ins w:id="151" w:author="Chris Krycho" w:date="2025-02-26T13:41:00Z" w16du:dateUtc="2025-02-26T20:41:00Z">
        <w:r>
          <w:rPr>
            <w:lang w:eastAsia="en-GB"/>
          </w:rPr>
          <w:t xml:space="preserve">    }</w:t>
        </w:r>
      </w:ins>
    </w:p>
    <w:p w14:paraId="432A0C96" w14:textId="77777777" w:rsidR="000221EC" w:rsidRDefault="000221EC" w:rsidP="000221EC">
      <w:pPr>
        <w:pStyle w:val="Code"/>
        <w:rPr>
          <w:ins w:id="152" w:author="Chris Krycho" w:date="2025-02-26T13:41:00Z" w16du:dateUtc="2025-02-26T20:41:00Z"/>
          <w:lang w:eastAsia="en-GB"/>
        </w:rPr>
      </w:pPr>
      <w:ins w:id="153" w:author="Chris Krycho" w:date="2025-02-26T13:41:00Z" w16du:dateUtc="2025-02-26T20:41:00Z">
        <w:r>
          <w:rPr>
            <w:lang w:eastAsia="en-GB"/>
          </w:rPr>
          <w:t>}</w:t>
        </w:r>
      </w:ins>
    </w:p>
    <w:p w14:paraId="2BC4E266" w14:textId="77777777" w:rsidR="00886472" w:rsidRDefault="00886472" w:rsidP="00886472">
      <w:pPr>
        <w:pStyle w:val="CodeSpaceBelow"/>
        <w:rPr>
          <w:ins w:id="154" w:author="Chris Krycho" w:date="2025-02-26T13:46:00Z" w16du:dateUtc="2025-02-26T20:46:00Z"/>
        </w:rPr>
      </w:pPr>
    </w:p>
    <w:p w14:paraId="3F31BCD8" w14:textId="1307B91A" w:rsidR="000221EC" w:rsidRPr="00886472" w:rsidRDefault="007B38C1" w:rsidP="00886472">
      <w:pPr>
        <w:pStyle w:val="CodeListingCaption"/>
        <w:rPr>
          <w:ins w:id="155" w:author="Chris Krycho" w:date="2025-02-26T13:41:00Z" w16du:dateUtc="2025-02-26T20:41:00Z"/>
          <w:rPrChange w:id="156" w:author="Chris Krycho" w:date="2025-02-26T13:48:00Z" w16du:dateUtc="2025-02-26T20:48:00Z">
            <w:rPr>
              <w:ins w:id="157" w:author="Chris Krycho" w:date="2025-02-26T13:41:00Z" w16du:dateUtc="2025-02-26T20:41:00Z"/>
              <w:lang w:eastAsia="en-GB"/>
            </w:rPr>
          </w:rPrChange>
        </w:rPr>
        <w:pPrChange w:id="158" w:author="Chris Krycho" w:date="2025-02-26T13:48:00Z" w16du:dateUtc="2025-02-26T20:48:00Z">
          <w:pPr>
            <w:pStyle w:val="CodeListingCaption"/>
            <w:keepLines w:val="0"/>
            <w:widowControl/>
            <w:numPr>
              <w:ilvl w:val="6"/>
            </w:numPr>
            <w:autoSpaceDE/>
            <w:autoSpaceDN/>
            <w:adjustRightInd/>
            <w:spacing w:before="240" w:line="240" w:lineRule="auto"/>
            <w:ind w:hanging="1440"/>
            <w:textAlignment w:val="auto"/>
          </w:pPr>
        </w:pPrChange>
      </w:pPr>
      <w:ins w:id="159" w:author="Chris Krycho" w:date="2025-02-26T13:45:00Z" w16du:dateUtc="2025-02-26T20:45:00Z">
        <w:r w:rsidRPr="00886472">
          <w:rPr>
            <w:rPrChange w:id="160" w:author="Chris Krycho" w:date="2025-02-26T13:48:00Z" w16du:dateUtc="2025-02-26T20:48:00Z">
              <w:rPr>
                <w:lang w:eastAsia="en-GB"/>
              </w:rPr>
            </w:rPrChange>
          </w:rPr>
          <w:t xml:space="preserve">Listing 6-9: </w:t>
        </w:r>
      </w:ins>
      <w:ins w:id="161" w:author="Chris Krycho" w:date="2025-02-26T13:41:00Z" w16du:dateUtc="2025-02-26T20:41:00Z">
        <w:r w:rsidR="000221EC" w:rsidRPr="00886472">
          <w:rPr>
            <w:rPrChange w:id="162" w:author="Chris Krycho" w:date="2025-02-26T13:48:00Z" w16du:dateUtc="2025-02-26T20:48:00Z">
              <w:rPr>
                <w:lang w:eastAsia="en-GB"/>
              </w:rPr>
            </w:rPrChange>
          </w:rPr>
          <w:t xml:space="preserve">Using </w:t>
        </w:r>
        <w:r w:rsidR="000221EC" w:rsidRPr="00886472">
          <w:rPr>
            <w:rStyle w:val="Literal"/>
            <w:rFonts w:ascii="Futura Std Book" w:hAnsi="Futura Std Book" w:cs="Futura Std Book"/>
            <w:rPrChange w:id="163" w:author="Chris Krycho" w:date="2025-02-26T13:48:00Z" w16du:dateUtc="2025-02-26T20:48:00Z">
              <w:rPr>
                <w:rStyle w:val="Literal"/>
                <w:lang w:eastAsia="en-CA"/>
              </w:rPr>
            </w:rPrChange>
          </w:rPr>
          <w:t>let</w:t>
        </w:r>
        <w:r w:rsidR="000221EC" w:rsidRPr="00886472">
          <w:rPr>
            <w:rPrChange w:id="164" w:author="Chris Krycho" w:date="2025-02-26T13:48:00Z" w16du:dateUtc="2025-02-26T20:48:00Z">
              <w:rPr>
                <w:lang w:eastAsia="en-GB"/>
              </w:rPr>
            </w:rPrChange>
          </w:rPr>
          <w:t>-</w:t>
        </w:r>
        <w:r w:rsidR="000221EC" w:rsidRPr="00886472">
          <w:rPr>
            <w:rStyle w:val="Literal"/>
            <w:rFonts w:ascii="Futura Std Book" w:hAnsi="Futura Std Book" w:cs="Futura Std Book"/>
            <w:rPrChange w:id="165" w:author="Chris Krycho" w:date="2025-02-26T13:48:00Z" w16du:dateUtc="2025-02-26T20:48:00Z">
              <w:rPr>
                <w:rStyle w:val="Literal"/>
                <w:lang w:eastAsia="en-CA"/>
              </w:rPr>
            </w:rPrChange>
          </w:rPr>
          <w:t>else</w:t>
        </w:r>
        <w:r w:rsidR="000221EC" w:rsidRPr="00886472">
          <w:rPr>
            <w:rPrChange w:id="166" w:author="Chris Krycho" w:date="2025-02-26T13:48:00Z" w16du:dateUtc="2025-02-26T20:48:00Z">
              <w:rPr>
                <w:lang w:eastAsia="en-GB"/>
              </w:rPr>
            </w:rPrChange>
          </w:rPr>
          <w:t xml:space="preserve"> to clarify the flow through the function.</w:t>
        </w:r>
      </w:ins>
    </w:p>
    <w:p w14:paraId="722688F3" w14:textId="77777777" w:rsidR="000221EC" w:rsidRDefault="000221EC" w:rsidP="000221EC">
      <w:pPr>
        <w:pStyle w:val="Body"/>
        <w:rPr>
          <w:ins w:id="167" w:author="Chris Krycho" w:date="2025-02-26T13:41:00Z" w16du:dateUtc="2025-02-26T20:41:00Z"/>
          <w:lang w:eastAsia="en-GB"/>
        </w:rPr>
      </w:pPr>
      <w:ins w:id="168" w:author="Chris Krycho" w:date="2025-02-26T13:41:00Z" w16du:dateUtc="2025-02-26T20:41:00Z">
        <w:r w:rsidRPr="00C75108">
          <w:rPr>
            <w:lang w:eastAsia="en-GB"/>
          </w:rPr>
          <w:t>Notice that it stays “on the happy path” in the main body of the function this way, without having significantly different control flow for two branches the way the </w:t>
        </w:r>
        <w:r w:rsidRPr="00437410">
          <w:rPr>
            <w:rStyle w:val="Literal"/>
            <w:lang w:eastAsia="en-CA"/>
          </w:rPr>
          <w:t>if let</w:t>
        </w:r>
        <w:r w:rsidRPr="00C75108">
          <w:rPr>
            <w:lang w:eastAsia="en-GB"/>
          </w:rPr>
          <w:t> did.</w:t>
        </w:r>
      </w:ins>
    </w:p>
    <w:p w14:paraId="4B60D45A" w14:textId="77777777" w:rsidR="000221EC" w:rsidRPr="009C2243" w:rsidRDefault="000221EC" w:rsidP="000221EC">
      <w:pPr>
        <w:pStyle w:val="Body"/>
        <w:rPr>
          <w:ins w:id="169" w:author="Chris Krycho" w:date="2025-02-26T13:41:00Z" w16du:dateUtc="2025-02-26T20:41:00Z"/>
          <w:lang w:eastAsia="en-GB"/>
        </w:rPr>
      </w:pPr>
      <w:ins w:id="170" w:author="Chris Krycho" w:date="2025-02-26T13:41:00Z" w16du:dateUtc="2025-02-26T20:41:00Z">
        <w:r w:rsidRPr="00C75108">
          <w:rPr>
            <w:lang w:val="en-CA" w:eastAsia="en-GB"/>
          </w:rPr>
          <w:t>If you have a situation in which your program has logic that is too verbose to express using a </w:t>
        </w:r>
        <w:r w:rsidRPr="00437410">
          <w:rPr>
            <w:rStyle w:val="Literal"/>
            <w:lang w:eastAsia="en-CA"/>
          </w:rPr>
          <w:t>match</w:t>
        </w:r>
        <w:r w:rsidRPr="00C75108">
          <w:rPr>
            <w:lang w:val="en-CA" w:eastAsia="en-GB"/>
          </w:rPr>
          <w:t>, remember that </w:t>
        </w:r>
        <w:r w:rsidRPr="00437410">
          <w:rPr>
            <w:rStyle w:val="Literal"/>
            <w:lang w:eastAsia="en-CA"/>
          </w:rPr>
          <w:t>if let</w:t>
        </w:r>
        <w:r w:rsidRPr="00C75108">
          <w:rPr>
            <w:lang w:val="en-CA" w:eastAsia="en-GB"/>
          </w:rPr>
          <w:t> and </w:t>
        </w:r>
        <w:r w:rsidRPr="00437410">
          <w:rPr>
            <w:rStyle w:val="Literal"/>
            <w:lang w:eastAsia="en-CA"/>
          </w:rPr>
          <w:t>let</w:t>
        </w:r>
        <w:r w:rsidRPr="00437410">
          <w:rPr>
            <w:rFonts w:ascii="Times Roman" w:hAnsi="Times Roman" w:cs="NewBaskervilleStd-Roman"/>
          </w:rPr>
          <w:t>-</w:t>
        </w:r>
        <w:r w:rsidRPr="00437410">
          <w:rPr>
            <w:rStyle w:val="Literal"/>
            <w:lang w:eastAsia="en-CA"/>
          </w:rPr>
          <w:t>else</w:t>
        </w:r>
        <w:r>
          <w:rPr>
            <w:lang w:val="en-CA" w:eastAsia="en-GB"/>
          </w:rPr>
          <w:t xml:space="preserve"> </w:t>
        </w:r>
        <w:r w:rsidRPr="00C75108">
          <w:rPr>
            <w:lang w:val="en-CA" w:eastAsia="en-GB"/>
          </w:rPr>
          <w:t>are in your Rust toolbox as well.</w:t>
        </w:r>
        <w:r>
          <w:rPr>
            <w:lang w:eastAsia="en-GB"/>
          </w:rPr>
          <w:fldChar w:fldCharType="begin"/>
        </w:r>
        <w:r>
          <w:instrText xml:space="preserve"> XE "if let syntax end</w:instrText>
        </w:r>
        <w:r w:rsidRPr="00AC00B2">
          <w:instrText>Range</w:instrText>
        </w:r>
        <w:r>
          <w:instrText xml:space="preserve">" </w:instrText>
        </w:r>
        <w:r>
          <w:rPr>
            <w:lang w:eastAsia="en-GB"/>
          </w:rPr>
          <w:fldChar w:fldCharType="end"/>
        </w:r>
        <w:r>
          <w:rPr>
            <w:lang w:eastAsia="en-GB"/>
          </w:rPr>
          <w:fldChar w:fldCharType="begin"/>
        </w:r>
        <w:r>
          <w:instrText xml:space="preserve"> XE "patterns:in if let syntax end</w:instrText>
        </w:r>
        <w:r w:rsidRPr="00AC00B2">
          <w:instrText>Range</w:instrText>
        </w:r>
        <w:r>
          <w:instrText xml:space="preserve">" </w:instrText>
        </w:r>
        <w:r>
          <w:rPr>
            <w:lang w:eastAsia="en-GB"/>
          </w:rPr>
          <w:fldChar w:fldCharType="end"/>
        </w:r>
      </w:ins>
    </w:p>
    <w:p w14:paraId="3077FED2" w14:textId="3A28AF90" w:rsidR="00630B2C" w:rsidDel="000221EC" w:rsidRDefault="00000000">
      <w:pPr>
        <w:pStyle w:val="Body"/>
        <w:rPr>
          <w:del w:id="171" w:author="Chris Krycho" w:date="2025-02-26T13:41:00Z" w16du:dateUtc="2025-02-26T20:41:00Z"/>
        </w:rPr>
      </w:pPr>
      <w:del w:id="172" w:author="Chris Krycho" w:date="2025-02-26T13:41:00Z" w16du:dateUtc="2025-02-26T20:41:00Z">
        <w:r w:rsidDel="000221EC">
          <w:delText xml:space="preserve">If you have a situation in which your program has logic that is too verbose to express using a </w:delText>
        </w:r>
        <w:r w:rsidDel="000221EC">
          <w:rPr>
            <w:rStyle w:val="Literal"/>
          </w:rPr>
          <w:delText>match</w:delText>
        </w:r>
        <w:r w:rsidDel="000221EC">
          <w:delText xml:space="preserve">, remember that </w:delText>
        </w:r>
        <w:r w:rsidDel="000221EC">
          <w:rPr>
            <w:rStyle w:val="Literal"/>
          </w:rPr>
          <w:delText>if let</w:delText>
        </w:r>
        <w:r w:rsidDel="000221EC">
          <w:delText xml:space="preserve"> is in your Rust toolbox as well.</w:delText>
        </w:r>
      </w:del>
    </w:p>
    <w:p w14:paraId="067783E7" w14:textId="77777777" w:rsidR="00630B2C" w:rsidRDefault="00000000">
      <w:pPr>
        <w:pStyle w:val="HeadA"/>
      </w:pPr>
      <w:r>
        <w:t>Summary</w:t>
      </w:r>
    </w:p>
    <w:p w14:paraId="320BDE94" w14:textId="77777777" w:rsidR="00630B2C" w:rsidRDefault="00000000">
      <w:pPr>
        <w:pStyle w:val="BodyFirst"/>
      </w:pPr>
      <w:r>
        <w:t xml:space="preserve">We’ve now covered how to use enums to create custom types that can be one of a set of enumerated values. We’ve shown how the standard library’s </w:t>
      </w:r>
      <w:r>
        <w:rPr>
          <w:rStyle w:val="Literal"/>
        </w:rPr>
        <w:t>Option&lt;T&gt;</w:t>
      </w:r>
      <w:r>
        <w:t xml:space="preserve"> type helps you use the </w:t>
      </w:r>
      <w:proofErr w:type="gramStart"/>
      <w:r>
        <w:t>type</w:t>
      </w:r>
      <w:proofErr w:type="gramEnd"/>
      <w:r>
        <w:t xml:space="preserve"> system to prevent errors. When enum values have data inside them, you can use </w:t>
      </w:r>
      <w:r>
        <w:rPr>
          <w:rStyle w:val="Literal"/>
        </w:rPr>
        <w:t>match</w:t>
      </w:r>
      <w:r>
        <w:t xml:space="preserve"> or </w:t>
      </w:r>
      <w:r>
        <w:rPr>
          <w:rStyle w:val="Literal"/>
        </w:rPr>
        <w:t>if let</w:t>
      </w:r>
      <w:r>
        <w:t xml:space="preserve"> to extract and use those values, depending on how many cases you need to handle.</w:t>
      </w:r>
    </w:p>
    <w:p w14:paraId="0C66AD4F" w14:textId="77777777" w:rsidR="00630B2C" w:rsidRDefault="00000000">
      <w:pPr>
        <w:pStyle w:val="Body"/>
      </w:pPr>
      <w:r>
        <w:rPr>
          <w:spacing w:val="2"/>
        </w:rPr>
        <w:t xml:space="preserve">Your Rust programs can now express concepts in your domain using </w:t>
      </w:r>
      <w:r>
        <w:t xml:space="preserve">structs and enums. Creating custom types to use in your API ensures type safety: the compiler will make certain your functions only get values of the </w:t>
      </w:r>
      <w:proofErr w:type="gramStart"/>
      <w:r>
        <w:t>type</w:t>
      </w:r>
      <w:proofErr w:type="gramEnd"/>
      <w:r>
        <w:t xml:space="preserve"> each function expects.</w:t>
      </w:r>
    </w:p>
    <w:p w14:paraId="5A13657F" w14:textId="77777777" w:rsidR="00630B2C" w:rsidRDefault="00000000">
      <w:pPr>
        <w:pStyle w:val="Body"/>
      </w:pPr>
      <w:proofErr w:type="gramStart"/>
      <w:r>
        <w:rPr>
          <w:spacing w:val="2"/>
        </w:rPr>
        <w:t>In order to</w:t>
      </w:r>
      <w:proofErr w:type="gramEnd"/>
      <w:r>
        <w:rPr>
          <w:spacing w:val="2"/>
        </w:rPr>
        <w:t xml:space="preserve"> provide a well-organized API to your users that is straight</w:t>
      </w:r>
      <w:r>
        <w:t>forward to use and only exposes exactly what your users will need, let’s now turn to Rust’s modules.</w:t>
      </w:r>
    </w:p>
    <w:p w14:paraId="3529A303" w14:textId="77777777" w:rsidR="00762581" w:rsidRDefault="00762581">
      <w:pPr>
        <w:pStyle w:val="Body"/>
      </w:pPr>
    </w:p>
    <w:sectPr w:rsidR="00762581">
      <w:pgSz w:w="10080" w:h="13320"/>
      <w:pgMar w:top="720" w:right="1440" w:bottom="1440" w:left="16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TC New Baskerville Std">
    <w:altName w:val="Cambria"/>
    <w:panose1 w:val="020B0604020202020204"/>
    <w:charset w:val="00"/>
    <w:family w:val="roman"/>
    <w:notTrueType/>
    <w:pitch w:val="variable"/>
    <w:sig w:usb0="800000AF" w:usb1="5000204A" w:usb2="00000000" w:usb3="00000000" w:csb0="00000001" w:csb1="00000000"/>
  </w:font>
  <w:font w:name="Futura Std Condensed">
    <w:altName w:val="Century Gothic"/>
    <w:panose1 w:val="020B0502020204020303"/>
    <w:charset w:val="00"/>
    <w:family w:val="swiss"/>
    <w:notTrueType/>
    <w:pitch w:val="variable"/>
    <w:sig w:usb0="800000AF" w:usb1="4000204A" w:usb2="00000000" w:usb3="00000000" w:csb0="00000001" w:csb1="00000000"/>
  </w:font>
  <w:font w:name="Dogma OT Bold">
    <w:altName w:val="Calibri"/>
    <w:panose1 w:val="020B0604020202020204"/>
    <w:charset w:val="4D"/>
    <w:family w:val="auto"/>
    <w:notTrueType/>
    <w:pitch w:val="variable"/>
    <w:sig w:usb0="00000003" w:usb1="00000000" w:usb2="00000000" w:usb3="00000000" w:csb0="00000001" w:csb1="00000000"/>
  </w:font>
  <w:font w:name="Futura Std Book">
    <w:panose1 w:val="020B0502020204020303"/>
    <w:charset w:val="00"/>
    <w:family w:val="swiss"/>
    <w:notTrueType/>
    <w:pitch w:val="variable"/>
    <w:sig w:usb0="800000AF" w:usb1="4000204A" w:usb2="00000000" w:usb3="00000000" w:csb0="00000001" w:csb1="00000000"/>
  </w:font>
  <w:font w:name="TheSansMonoCd W5Regular">
    <w:panose1 w:val="020B0509040302020203"/>
    <w:charset w:val="4D"/>
    <w:family w:val="modern"/>
    <w:notTrueType/>
    <w:pitch w:val="fixed"/>
    <w:sig w:usb0="A000006F" w:usb1="5000202B" w:usb2="00000000" w:usb3="00000000" w:csb0="0000009B" w:csb1="00000000"/>
  </w:font>
  <w:font w:name="NSAnnotations500 Mono">
    <w:altName w:val="Calibri"/>
    <w:panose1 w:val="020B0604020202020204"/>
    <w:charset w:val="4D"/>
    <w:family w:val="modern"/>
    <w:notTrueType/>
    <w:pitch w:val="fixed"/>
    <w:sig w:usb0="00000007" w:usb1="00000001" w:usb2="00000000" w:usb3="00000000" w:csb0="00000093" w:csb1="00000000"/>
  </w:font>
  <w:font w:name="NSAnnotations Mono">
    <w:altName w:val="Calibri"/>
    <w:panose1 w:val="020B0604020202020204"/>
    <w:charset w:val="4D"/>
    <w:family w:val="modern"/>
    <w:notTrueType/>
    <w:pitch w:val="fixed"/>
    <w:sig w:usb0="00000007" w:usb1="00000001" w:usb2="00000000" w:usb3="00000000" w:csb0="00000093" w:csb1="00000000"/>
  </w:font>
  <w:font w:name="Times Roman">
    <w:altName w:val="Times New Roman"/>
    <w:panose1 w:val="020B0604020202020204"/>
    <w:charset w:val="00"/>
    <w:family w:val="auto"/>
    <w:pitch w:val="variable"/>
    <w:sig w:usb0="E00002FF" w:usb1="5000205A" w:usb2="00000000" w:usb3="00000000" w:csb0="0000019F" w:csb1="00000000"/>
  </w:font>
  <w:font w:name="FuturaPT-BookObl">
    <w:altName w:val="Century Gothic"/>
    <w:panose1 w:val="020B0604020202020204"/>
    <w:charset w:val="4D"/>
    <w:family w:val="auto"/>
    <w:pitch w:val="default"/>
    <w:sig w:usb0="00000003" w:usb1="00000000" w:usb2="00000000" w:usb3="00000000" w:csb0="00000001" w:csb1="00000000"/>
  </w:font>
  <w:font w:name="FuturaPT-Bold">
    <w:altName w:val="Century Gothic"/>
    <w:panose1 w:val="020B0604020202020204"/>
    <w:charset w:val="4D"/>
    <w:family w:val="auto"/>
    <w:pitch w:val="default"/>
    <w:sig w:usb0="00000003" w:usb1="00000000" w:usb2="00000000" w:usb3="00000000" w:csb0="00000001" w:csb1="00000000"/>
  </w:font>
  <w:font w:name="FuturaPTCond-BoldObl">
    <w:altName w:val="Century Gothic"/>
    <w:panose1 w:val="020B0604020202020204"/>
    <w:charset w:val="4D"/>
    <w:family w:val="auto"/>
    <w:pitch w:val="default"/>
    <w:sig w:usb0="00000003" w:usb1="00000000" w:usb2="00000000" w:usb3="00000000" w:csb0="00000001" w:csb1="00000000"/>
  </w:font>
  <w:font w:name="FuturaPTCond-Bold">
    <w:altName w:val="Century Gothic"/>
    <w:panose1 w:val="020B0604020202020204"/>
    <w:charset w:val="4D"/>
    <w:family w:val="auto"/>
    <w:pitch w:val="default"/>
    <w:sig w:usb0="00000003" w:usb1="00000000" w:usb2="00000000" w:usb3="00000000" w:csb0="00000001" w:csb1="00000000"/>
  </w:font>
  <w:font w:name="FuturaPT-Book">
    <w:altName w:val="Century Gothic"/>
    <w:panose1 w:val="020B0604020202020204"/>
    <w:charset w:val="4D"/>
    <w:family w:val="auto"/>
    <w:pitch w:val="default"/>
    <w:sig w:usb0="00000003" w:usb1="00000000" w:usb2="00000000" w:usb3="00000000" w:csb0="00000001" w:csb1="00000000"/>
  </w:font>
  <w:font w:name="NewBaskervilleStd-Roman">
    <w:altName w:val="Calibri"/>
    <w:panose1 w:val="020B0604020202020204"/>
    <w:charset w:val="4D"/>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B6E03"/>
    <w:multiLevelType w:val="multilevel"/>
    <w:tmpl w:val="706E9F88"/>
    <w:styleLink w:val="ChapterNumbering"/>
    <w:lvl w:ilvl="0">
      <w:start w:val="1"/>
      <w:numFmt w:val="decimal"/>
      <w:suff w:val="nothing"/>
      <w:lvlText w:val="%1"/>
      <w:lvlJc w:val="left"/>
      <w:pPr>
        <w:ind w:left="432" w:hanging="432"/>
      </w:pPr>
      <w:rPr>
        <w:rFonts w:hint="default"/>
      </w:rPr>
    </w:lvl>
    <w:lvl w:ilvl="1">
      <w:start w:val="1"/>
      <w:numFmt w:val="decimal"/>
      <w:lvlRestart w:val="0"/>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Restart w:val="1"/>
      <w:lvlText w:val="Figure %1-%5"/>
      <w:lvlJc w:val="left"/>
      <w:pPr>
        <w:tabs>
          <w:tab w:val="num" w:pos="1440"/>
        </w:tabs>
        <w:ind w:left="1440" w:hanging="1440"/>
      </w:pPr>
      <w:rPr>
        <w:rFonts w:hint="default"/>
      </w:rPr>
    </w:lvl>
    <w:lvl w:ilvl="5">
      <w:start w:val="1"/>
      <w:numFmt w:val="decimal"/>
      <w:lvlRestart w:val="1"/>
      <w:lvlText w:val="Table %1-%6"/>
      <w:lvlJc w:val="left"/>
      <w:pPr>
        <w:tabs>
          <w:tab w:val="num" w:pos="1440"/>
        </w:tabs>
        <w:ind w:left="1440" w:hanging="1440"/>
      </w:pPr>
      <w:rPr>
        <w:rFonts w:hint="default"/>
      </w:rPr>
    </w:lvl>
    <w:lvl w:ilvl="6">
      <w:start w:val="1"/>
      <w:numFmt w:val="decimal"/>
      <w:lvlRestart w:val="1"/>
      <w:lvlText w:val="Listing %1-%7"/>
      <w:lvlJc w:val="left"/>
      <w:pPr>
        <w:ind w:left="1440" w:hanging="1440"/>
      </w:pPr>
      <w:rPr>
        <w:rFonts w:hint="default"/>
      </w:rPr>
    </w:lvl>
    <w:lvl w:ilvl="7">
      <w:start w:val="1"/>
      <w:numFmt w:val="decimal"/>
      <w:lvlRestart w:val="0"/>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8110220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Krycho">
    <w15:presenceInfo w15:providerId="Windows Live" w15:userId="5c12a0c3f03a3a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bordersDoNotSurroundHeader/>
  <w:bordersDoNotSurroundFooter/>
  <w:proofState w:spelling="clean" w:grammar="clean"/>
  <w:trackRevision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0E"/>
    <w:rsid w:val="00003BD4"/>
    <w:rsid w:val="0000760E"/>
    <w:rsid w:val="000221EC"/>
    <w:rsid w:val="0017481E"/>
    <w:rsid w:val="00235842"/>
    <w:rsid w:val="0039570D"/>
    <w:rsid w:val="00563BE5"/>
    <w:rsid w:val="00587F5E"/>
    <w:rsid w:val="00630B2C"/>
    <w:rsid w:val="00762581"/>
    <w:rsid w:val="007B38C1"/>
    <w:rsid w:val="00843E95"/>
    <w:rsid w:val="00886472"/>
    <w:rsid w:val="00920134"/>
    <w:rsid w:val="00D6240E"/>
    <w:rsid w:val="00E228AD"/>
    <w:rsid w:val="00FA0A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8A975DF"/>
  <w14:defaultImageDpi w14:val="0"/>
  <w15:docId w15:val="{CB7A7418-49E2-3F43-9B70-ED5855CFA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ITC New Baskerville Std" w:hAnsi="ITC New Baskerville Std" w:cs="ITC New Baskerville Std"/>
      <w:color w:val="000000"/>
      <w:kern w:val="0"/>
    </w:rPr>
  </w:style>
  <w:style w:type="paragraph" w:customStyle="1" w:styleId="ChapterNumber">
    <w:name w:val="ChapterNumber"/>
    <w:basedOn w:val="NoParagraphStyle"/>
    <w:next w:val="NoParagraphStyle"/>
    <w:qFormat/>
    <w:pPr>
      <w:pageBreakBefore/>
      <w:suppressAutoHyphens/>
      <w:spacing w:line="2400" w:lineRule="atLeast"/>
      <w:ind w:left="1440"/>
      <w:jc w:val="center"/>
      <w:textAlignment w:val="baseline"/>
    </w:pPr>
    <w:rPr>
      <w:rFonts w:ascii="Futura Std Condensed" w:hAnsi="Futura Std Condensed" w:cs="Futura Std Condensed"/>
      <w:b/>
      <w:bCs/>
      <w:sz w:val="240"/>
      <w:szCs w:val="240"/>
    </w:rPr>
  </w:style>
  <w:style w:type="paragraph" w:customStyle="1" w:styleId="ChapterTitle">
    <w:name w:val="ChapterTitle"/>
    <w:basedOn w:val="NoParagraphStyle"/>
    <w:next w:val="NoParagraphStyle"/>
    <w:uiPriority w:val="99"/>
    <w:pPr>
      <w:keepLines/>
      <w:suppressAutoHyphens/>
      <w:spacing w:before="600" w:after="240" w:line="360" w:lineRule="atLeast"/>
      <w:ind w:left="1440"/>
      <w:jc w:val="center"/>
      <w:textAlignment w:val="baseline"/>
    </w:pPr>
    <w:rPr>
      <w:rFonts w:ascii="Dogma OT Bold" w:hAnsi="Dogma OT Bold" w:cs="Dogma OT Bold"/>
      <w:b/>
      <w:bCs/>
      <w:caps/>
      <w:spacing w:val="48"/>
      <w:sz w:val="32"/>
      <w:szCs w:val="32"/>
    </w:rPr>
  </w:style>
  <w:style w:type="paragraph" w:customStyle="1" w:styleId="ChapterIntro">
    <w:name w:val="ChapterIntro"/>
    <w:basedOn w:val="NoParagraphStyle"/>
    <w:next w:val="NoParagraphStyle"/>
    <w:uiPriority w:val="99"/>
    <w:pPr>
      <w:pageBreakBefore/>
      <w:spacing w:after="60" w:line="360" w:lineRule="atLeast"/>
      <w:ind w:left="1440"/>
      <w:textAlignment w:val="baseline"/>
    </w:pPr>
    <w:rPr>
      <w:spacing w:val="1"/>
      <w:sz w:val="28"/>
      <w:szCs w:val="28"/>
    </w:rPr>
  </w:style>
  <w:style w:type="paragraph" w:customStyle="1" w:styleId="HeadA">
    <w:name w:val="HeadA"/>
    <w:basedOn w:val="NoParagraphStyle"/>
    <w:next w:val="BodyContinued"/>
    <w:qFormat/>
    <w:pPr>
      <w:keepNext/>
      <w:keepLines/>
      <w:tabs>
        <w:tab w:val="right" w:pos="1200"/>
        <w:tab w:val="left" w:pos="1440"/>
      </w:tabs>
      <w:suppressAutoHyphens/>
      <w:spacing w:before="420" w:after="120" w:line="300" w:lineRule="atLeast"/>
      <w:ind w:left="360"/>
      <w:textAlignment w:val="baseline"/>
    </w:pPr>
    <w:rPr>
      <w:rFonts w:ascii="Futura Std Book" w:hAnsi="Futura Std Book" w:cs="Futura Std Book"/>
      <w:b/>
      <w:bCs/>
    </w:rPr>
  </w:style>
  <w:style w:type="paragraph" w:customStyle="1" w:styleId="BodyFirst">
    <w:name w:val="BodyFirst"/>
    <w:basedOn w:val="NoParagraphStyle"/>
    <w:next w:val="NoParagraphStyle"/>
    <w:uiPriority w:val="99"/>
    <w:pPr>
      <w:spacing w:line="240" w:lineRule="atLeast"/>
      <w:ind w:left="1440"/>
      <w:textAlignment w:val="baseline"/>
    </w:pPr>
    <w:rPr>
      <w:sz w:val="20"/>
      <w:szCs w:val="20"/>
    </w:rPr>
  </w:style>
  <w:style w:type="paragraph" w:customStyle="1" w:styleId="BodyContinued">
    <w:name w:val="BodyContinued"/>
    <w:basedOn w:val="NoParagraphStyle"/>
    <w:next w:val="NoParagraphStyle"/>
    <w:uiPriority w:val="99"/>
    <w:pPr>
      <w:spacing w:line="240" w:lineRule="atLeast"/>
      <w:ind w:left="1440"/>
      <w:textAlignment w:val="baseline"/>
    </w:pPr>
    <w:rPr>
      <w:sz w:val="20"/>
      <w:szCs w:val="20"/>
    </w:rPr>
  </w:style>
  <w:style w:type="paragraph" w:customStyle="1" w:styleId="Body">
    <w:name w:val="Body"/>
    <w:basedOn w:val="BodyContinued"/>
    <w:uiPriority w:val="99"/>
    <w:qFormat/>
    <w:pPr>
      <w:ind w:firstLine="360"/>
    </w:pPr>
  </w:style>
  <w:style w:type="paragraph" w:customStyle="1" w:styleId="CodeSpaceAbove">
    <w:name w:val="_CodeSpaceAbove"/>
    <w:basedOn w:val="NoParagraphStyle"/>
    <w:uiPriority w:val="99"/>
    <w:pPr>
      <w:pBdr>
        <w:top w:val="single" w:sz="4" w:space="0" w:color="auto"/>
      </w:pBdr>
      <w:spacing w:before="150"/>
    </w:pPr>
    <w:rPr>
      <w:sz w:val="4"/>
      <w:szCs w:val="4"/>
    </w:rPr>
  </w:style>
  <w:style w:type="paragraph" w:customStyle="1" w:styleId="Code">
    <w:name w:val="Code"/>
    <w:basedOn w:val="NoParagraphStyle"/>
    <w:qFormat/>
    <w:pPr>
      <w:keepLines/>
      <w:suppressAutoHyphens/>
      <w:spacing w:line="210" w:lineRule="atLeast"/>
      <w:ind w:left="1440"/>
      <w:textAlignment w:val="top"/>
    </w:pPr>
    <w:rPr>
      <w:rFonts w:ascii="TheSansMonoCd W5Regular" w:hAnsi="TheSansMonoCd W5Regular" w:cs="TheSansMonoCd W5Regular"/>
      <w:sz w:val="17"/>
      <w:szCs w:val="17"/>
    </w:rPr>
  </w:style>
  <w:style w:type="paragraph" w:customStyle="1" w:styleId="CodeSpaceBelow">
    <w:name w:val="_CodeSpaceBelow"/>
    <w:basedOn w:val="NoParagraphStyle"/>
    <w:uiPriority w:val="99"/>
    <w:pPr>
      <w:pBdr>
        <w:top w:val="single" w:sz="4" w:space="0" w:color="auto"/>
      </w:pBdr>
      <w:spacing w:after="180"/>
    </w:pPr>
    <w:rPr>
      <w:sz w:val="4"/>
      <w:szCs w:val="4"/>
    </w:rPr>
  </w:style>
  <w:style w:type="paragraph" w:customStyle="1" w:styleId="HeadB">
    <w:name w:val="HeadB"/>
    <w:basedOn w:val="NoParagraphStyle"/>
    <w:next w:val="BodyContinued"/>
    <w:uiPriority w:val="99"/>
    <w:pPr>
      <w:keepNext/>
      <w:keepLines/>
      <w:tabs>
        <w:tab w:val="right" w:pos="1200"/>
        <w:tab w:val="left" w:pos="1440"/>
      </w:tabs>
      <w:suppressAutoHyphens/>
      <w:spacing w:before="240" w:after="80" w:line="300" w:lineRule="atLeast"/>
      <w:ind w:left="1440"/>
      <w:textAlignment w:val="baseline"/>
    </w:pPr>
    <w:rPr>
      <w:rFonts w:ascii="Futura Std Condensed" w:hAnsi="Futura Std Condensed" w:cs="Futura Std Condensed"/>
      <w:b/>
      <w:bCs/>
      <w:i/>
      <w:iCs/>
      <w:spacing w:val="6"/>
    </w:rPr>
  </w:style>
  <w:style w:type="paragraph" w:customStyle="1" w:styleId="CodeAnnotated">
    <w:name w:val="CodeAnnotated"/>
    <w:basedOn w:val="Code"/>
    <w:next w:val="NoParagraphStyle"/>
    <w:uiPriority w:val="99"/>
    <w:pPr>
      <w:ind w:hanging="170"/>
    </w:pPr>
  </w:style>
  <w:style w:type="paragraph" w:customStyle="1" w:styleId="CodeListingCaption">
    <w:name w:val="CodeListingCaption"/>
    <w:basedOn w:val="ChapterIntro"/>
    <w:next w:val="NoParagraphStyle"/>
    <w:qFormat/>
    <w:pPr>
      <w:keepLines/>
      <w:pageBreakBefore w:val="0"/>
      <w:spacing w:after="120" w:line="210" w:lineRule="atLeast"/>
    </w:pPr>
    <w:rPr>
      <w:rFonts w:ascii="Futura Std Book" w:hAnsi="Futura Std Book" w:cs="Futura Std Book"/>
      <w:i/>
      <w:iCs/>
      <w:spacing w:val="0"/>
      <w:sz w:val="17"/>
      <w:szCs w:val="17"/>
    </w:rPr>
  </w:style>
  <w:style w:type="paragraph" w:customStyle="1" w:styleId="ListPlain">
    <w:name w:val="ListPlain"/>
    <w:basedOn w:val="NoParagraphStyle"/>
    <w:next w:val="NoParagraphStyle"/>
    <w:uiPriority w:val="99"/>
    <w:pPr>
      <w:spacing w:before="120" w:after="120" w:line="240" w:lineRule="atLeast"/>
      <w:ind w:left="1800"/>
      <w:textAlignment w:val="baseline"/>
    </w:pPr>
    <w:rPr>
      <w:sz w:val="20"/>
      <w:szCs w:val="20"/>
    </w:rPr>
  </w:style>
  <w:style w:type="paragraph" w:customStyle="1" w:styleId="RunInPara">
    <w:name w:val="RunInPara"/>
    <w:basedOn w:val="ListPlain"/>
    <w:uiPriority w:val="99"/>
  </w:style>
  <w:style w:type="paragraph" w:customStyle="1" w:styleId="Blockquote">
    <w:name w:val="Blockquote"/>
    <w:basedOn w:val="BodyContinued"/>
    <w:uiPriority w:val="99"/>
    <w:pPr>
      <w:spacing w:before="120" w:after="120"/>
      <w:ind w:left="2160" w:right="720"/>
    </w:pPr>
    <w:rPr>
      <w:sz w:val="18"/>
      <w:szCs w:val="18"/>
    </w:rPr>
  </w:style>
  <w:style w:type="character" w:customStyle="1" w:styleId="Italic">
    <w:name w:val="Italic"/>
    <w:uiPriority w:val="99"/>
    <w:rPr>
      <w:i/>
      <w:iCs/>
    </w:rPr>
  </w:style>
  <w:style w:type="character" w:customStyle="1" w:styleId="Literal">
    <w:name w:val="Literal"/>
    <w:uiPriority w:val="1"/>
    <w:qFormat/>
    <w:rPr>
      <w:rFonts w:ascii="TheSansMonoCd W5Regular" w:hAnsi="TheSansMonoCd W5Regular" w:cs="TheSansMonoCd W5Regular"/>
      <w:color w:val="000000"/>
      <w:spacing w:val="0"/>
      <w:w w:val="100"/>
      <w:position w:val="0"/>
      <w:sz w:val="17"/>
      <w:szCs w:val="17"/>
      <w:u w:val="none"/>
      <w:vertAlign w:val="baseline"/>
      <w:lang w:val="en-US"/>
    </w:rPr>
  </w:style>
  <w:style w:type="character" w:customStyle="1" w:styleId="Xref">
    <w:name w:val="Xref"/>
    <w:uiPriority w:val="99"/>
  </w:style>
  <w:style w:type="character" w:customStyle="1" w:styleId="CodeAnnotationCode">
    <w:name w:val="CodeAnnotationCode"/>
    <w:uiPriority w:val="99"/>
    <w:rPr>
      <w:rFonts w:ascii="NSAnnotations500 Mono" w:hAnsi="NSAnnotations500 Mono" w:cs="NSAnnotations500 Mono"/>
      <w:color w:val="000000"/>
      <w:u w:val="none" w:color="000000"/>
    </w:rPr>
  </w:style>
  <w:style w:type="character" w:customStyle="1" w:styleId="LiteralCaption">
    <w:name w:val="LiteralCaption"/>
    <w:basedOn w:val="Literal"/>
    <w:uiPriority w:val="99"/>
    <w:rPr>
      <w:rFonts w:ascii="TheSansMonoCd W5Regular" w:hAnsi="TheSansMonoCd W5Regular" w:cs="TheSansMonoCd W5Regular"/>
      <w:i/>
      <w:iCs/>
      <w:color w:val="000000"/>
      <w:spacing w:val="0"/>
      <w:w w:val="100"/>
      <w:position w:val="0"/>
      <w:sz w:val="16"/>
      <w:szCs w:val="16"/>
      <w:u w:val="none"/>
      <w:vertAlign w:val="baseline"/>
      <w:lang w:val="en-US"/>
    </w:rPr>
  </w:style>
  <w:style w:type="character" w:customStyle="1" w:styleId="CodeAnnotation">
    <w:name w:val="CodeAnnotation"/>
    <w:uiPriority w:val="1"/>
    <w:qFormat/>
    <w:rPr>
      <w:rFonts w:ascii="NSAnnotations Mono" w:hAnsi="NSAnnotations Mono" w:cs="NSAnnotations Mono"/>
      <w:color w:val="000000"/>
      <w:u w:val="none" w:color="000000"/>
    </w:rPr>
  </w:style>
  <w:style w:type="character" w:customStyle="1" w:styleId="LiteralItalic">
    <w:name w:val="LiteralItalic"/>
    <w:basedOn w:val="Literal"/>
    <w:uiPriority w:val="99"/>
    <w:rPr>
      <w:rFonts w:ascii="TheSansMonoCd W5Regular" w:hAnsi="TheSansMonoCd W5Regular" w:cs="TheSansMonoCd W5Regular"/>
      <w:i/>
      <w:iCs/>
      <w:color w:val="000000"/>
      <w:spacing w:val="0"/>
      <w:w w:val="100"/>
      <w:position w:val="0"/>
      <w:sz w:val="17"/>
      <w:szCs w:val="17"/>
      <w:u w:val="none"/>
      <w:vertAlign w:val="baseline"/>
      <w:lang w:val="en-US"/>
    </w:rPr>
  </w:style>
  <w:style w:type="character" w:customStyle="1" w:styleId="LiteralBold">
    <w:name w:val="LiteralBold"/>
    <w:uiPriority w:val="99"/>
    <w:rPr>
      <w:rFonts w:ascii="TheSansMonoCd W5Regular" w:hAnsi="TheSansMonoCd W5Regular" w:cs="TheSansMonoCd W5Regular"/>
      <w:b/>
      <w:bCs/>
      <w:color w:val="000000"/>
      <w:spacing w:val="0"/>
      <w:w w:val="100"/>
      <w:position w:val="0"/>
      <w:sz w:val="17"/>
      <w:szCs w:val="17"/>
      <w:u w:val="none"/>
      <w:vertAlign w:val="baseline"/>
      <w:lang w:val="en-US"/>
    </w:rPr>
  </w:style>
  <w:style w:type="character" w:customStyle="1" w:styleId="LiteralGray">
    <w:name w:val="LiteralGray"/>
    <w:basedOn w:val="Literal"/>
    <w:uiPriority w:val="99"/>
    <w:rPr>
      <w:rFonts w:ascii="TheSansMonoCd W5Regular" w:hAnsi="TheSansMonoCd W5Regular" w:cs="TheSansMonoCd W5Regular"/>
      <w:color w:val="000000"/>
      <w:spacing w:val="0"/>
      <w:w w:val="100"/>
      <w:position w:val="0"/>
      <w:sz w:val="17"/>
      <w:szCs w:val="17"/>
      <w:u w:val="none"/>
      <w:vertAlign w:val="baseline"/>
      <w:lang w:val="en-US"/>
    </w:rPr>
  </w:style>
  <w:style w:type="character" w:customStyle="1" w:styleId="XrefRemoved">
    <w:name w:val="XrefRemoved"/>
    <w:uiPriority w:val="99"/>
  </w:style>
  <w:style w:type="character" w:customStyle="1" w:styleId="ChapterIntroSmallRoman">
    <w:name w:val="ChapterIntroSmallRoman"/>
    <w:uiPriority w:val="99"/>
    <w:rPr>
      <w:rFonts w:ascii="ITC New Baskerville Std" w:hAnsi="ITC New Baskerville Std" w:cs="ITC New Baskerville Std"/>
      <w:position w:val="-4"/>
      <w:sz w:val="20"/>
      <w:szCs w:val="20"/>
    </w:rPr>
  </w:style>
  <w:style w:type="character" w:customStyle="1" w:styleId="Bold">
    <w:name w:val="Bold"/>
    <w:uiPriority w:val="99"/>
    <w:rPr>
      <w:b/>
      <w:bCs/>
    </w:rPr>
  </w:style>
  <w:style w:type="paragraph" w:styleId="Revision">
    <w:name w:val="Revision"/>
    <w:hidden/>
    <w:uiPriority w:val="99"/>
    <w:semiHidden/>
    <w:rsid w:val="0039570D"/>
    <w:pPr>
      <w:spacing w:after="0" w:line="240" w:lineRule="auto"/>
    </w:pPr>
  </w:style>
  <w:style w:type="numbering" w:customStyle="1" w:styleId="ChapterNumbering">
    <w:name w:val="ChapterNumbering"/>
    <w:uiPriority w:val="99"/>
    <w:rsid w:val="000221EC"/>
    <w:pPr>
      <w:numPr>
        <w:numId w:val="1"/>
      </w:numPr>
    </w:pPr>
  </w:style>
  <w:style w:type="paragraph" w:customStyle="1" w:styleId="CaptionLine">
    <w:name w:val="CaptionLine"/>
    <w:next w:val="Body"/>
    <w:qFormat/>
    <w:rsid w:val="000221EC"/>
    <w:pPr>
      <w:tabs>
        <w:tab w:val="num" w:pos="1440"/>
      </w:tabs>
      <w:spacing w:after="240" w:line="240" w:lineRule="auto"/>
      <w:ind w:left="1440" w:hanging="1440"/>
    </w:pPr>
    <w:rPr>
      <w:rFonts w:ascii="Times Roman" w:eastAsia="Times New Roman" w:hAnsi="Times Roman" w:cs="FuturaPT-BookObl"/>
      <w:color w:val="000000"/>
      <w:kern w:val="0"/>
      <w:sz w:val="17"/>
      <w:szCs w:val="17"/>
      <w:lang w:eastAsia="en-CA"/>
      <w14:ligatures w14:val="none"/>
    </w:rPr>
  </w:style>
  <w:style w:type="paragraph" w:customStyle="1" w:styleId="HeadANumber">
    <w:name w:val="HeadANumber"/>
    <w:qFormat/>
    <w:rsid w:val="000221EC"/>
    <w:pPr>
      <w:keepNext/>
      <w:keepLines/>
      <w:widowControl w:val="0"/>
      <w:tabs>
        <w:tab w:val="right" w:pos="1200"/>
        <w:tab w:val="left" w:pos="1440"/>
      </w:tabs>
      <w:suppressAutoHyphens/>
      <w:autoSpaceDE w:val="0"/>
      <w:autoSpaceDN w:val="0"/>
      <w:adjustRightInd w:val="0"/>
      <w:spacing w:before="420" w:after="120" w:line="300" w:lineRule="atLeast"/>
      <w:ind w:left="576" w:hanging="576"/>
      <w:textAlignment w:val="baseline"/>
    </w:pPr>
    <w:rPr>
      <w:rFonts w:ascii="Arial" w:eastAsia="Times New Roman" w:hAnsi="Arial" w:cs="FuturaPT-Bold"/>
      <w:b/>
      <w:bCs/>
      <w:color w:val="000000"/>
      <w:kern w:val="0"/>
      <w:lang w:eastAsia="en-CA"/>
      <w14:ligatures w14:val="none"/>
    </w:rPr>
  </w:style>
  <w:style w:type="paragraph" w:customStyle="1" w:styleId="HeadBNumber">
    <w:name w:val="HeadBNumber"/>
    <w:qFormat/>
    <w:rsid w:val="000221EC"/>
    <w:pPr>
      <w:keepNext/>
      <w:keepLines/>
      <w:widowControl w:val="0"/>
      <w:tabs>
        <w:tab w:val="right" w:pos="1980"/>
        <w:tab w:val="left" w:pos="2160"/>
      </w:tabs>
      <w:suppressAutoHyphens/>
      <w:autoSpaceDE w:val="0"/>
      <w:autoSpaceDN w:val="0"/>
      <w:adjustRightInd w:val="0"/>
      <w:spacing w:before="240" w:after="80" w:line="300" w:lineRule="atLeast"/>
      <w:ind w:left="720" w:hanging="720"/>
      <w:textAlignment w:val="baseline"/>
    </w:pPr>
    <w:rPr>
      <w:rFonts w:ascii="Arial" w:eastAsia="Times New Roman" w:hAnsi="Arial" w:cs="FuturaPTCond-BoldObl"/>
      <w:b/>
      <w:bCs/>
      <w:i/>
      <w:iCs/>
      <w:color w:val="000000"/>
      <w:kern w:val="0"/>
      <w:lang w:eastAsia="en-CA"/>
      <w14:ligatures w14:val="none"/>
    </w:rPr>
  </w:style>
  <w:style w:type="paragraph" w:customStyle="1" w:styleId="HeadCNumber">
    <w:name w:val="HeadCNumber"/>
    <w:qFormat/>
    <w:rsid w:val="000221EC"/>
    <w:pPr>
      <w:keepNext/>
      <w:keepLines/>
      <w:widowControl w:val="0"/>
      <w:tabs>
        <w:tab w:val="num" w:pos="864"/>
        <w:tab w:val="left" w:pos="1980"/>
      </w:tabs>
      <w:suppressAutoHyphens/>
      <w:autoSpaceDE w:val="0"/>
      <w:autoSpaceDN w:val="0"/>
      <w:adjustRightInd w:val="0"/>
      <w:spacing w:before="240" w:after="80" w:line="300" w:lineRule="atLeast"/>
      <w:ind w:left="864" w:hanging="864"/>
      <w:textAlignment w:val="baseline"/>
    </w:pPr>
    <w:rPr>
      <w:rFonts w:ascii="Arial" w:eastAsia="Times New Roman" w:hAnsi="Arial" w:cs="FuturaPTCond-Bold"/>
      <w:b/>
      <w:bCs/>
      <w:color w:val="000000"/>
      <w:kern w:val="0"/>
      <w:sz w:val="20"/>
      <w:szCs w:val="20"/>
      <w:lang w:eastAsia="en-CA"/>
      <w14:ligatures w14:val="none"/>
    </w:rPr>
  </w:style>
  <w:style w:type="paragraph" w:customStyle="1" w:styleId="TableTitle">
    <w:name w:val="TableTitle"/>
    <w:qFormat/>
    <w:rsid w:val="000221EC"/>
    <w:pPr>
      <w:keepNext/>
      <w:keepLines/>
      <w:widowControl w:val="0"/>
      <w:tabs>
        <w:tab w:val="num" w:pos="1440"/>
      </w:tabs>
      <w:suppressAutoHyphens/>
      <w:autoSpaceDE w:val="0"/>
      <w:autoSpaceDN w:val="0"/>
      <w:adjustRightInd w:val="0"/>
      <w:spacing w:before="240" w:after="120" w:line="240" w:lineRule="atLeast"/>
      <w:ind w:left="1440" w:hanging="1440"/>
      <w:textAlignment w:val="baseline"/>
    </w:pPr>
    <w:rPr>
      <w:rFonts w:ascii="Arial" w:eastAsia="Times New Roman" w:hAnsi="Arial" w:cs="FuturaPT-Book"/>
      <w:color w:val="000000"/>
      <w:kern w:val="0"/>
      <w:sz w:val="18"/>
      <w:szCs w:val="18"/>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5376</Words>
  <Characters>30648</Characters>
  <Application>Microsoft Office Word</Application>
  <DocSecurity>0</DocSecurity>
  <Lines>255</Lines>
  <Paragraphs>71</Paragraphs>
  <ScaleCrop>false</ScaleCrop>
  <Company/>
  <LinksUpToDate>false</LinksUpToDate>
  <CharactersWithSpaces>35953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Chris Krycho</cp:lastModifiedBy>
  <cp:revision>14</cp:revision>
  <dcterms:created xsi:type="dcterms:W3CDTF">2025-01-06T18:56:00Z</dcterms:created>
  <dcterms:modified xsi:type="dcterms:W3CDTF">2025-02-26T20:48:00Z</dcterms:modified>
</cp:coreProperties>
</file>