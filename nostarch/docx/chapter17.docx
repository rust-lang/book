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86C2C" w14:textId="1623D1D6" w:rsidR="00D32095" w:rsidRDefault="00EC2D84">
      <w:pPr>
        <w:pStyle w:val="TOC1"/>
        <w:tabs>
          <w:tab w:val="right" w:leader="dot" w:pos="9350"/>
        </w:tabs>
        <w:rPr>
          <w:ins w:id="0" w:author="Chris Krycho" w:date="2025-01-17T09:29:00Z" w16du:dateUtc="2025-01-17T16:29:00Z"/>
          <w:rFonts w:asciiTheme="minorHAnsi" w:eastAsiaTheme="minorEastAsia" w:hAnsiTheme="minorHAnsi" w:cstheme="minorBidi"/>
          <w:noProof/>
          <w:kern w:val="2"/>
          <w:sz w:val="24"/>
          <w:szCs w:val="24"/>
          <w:lang w:val="en-US" w:eastAsia="en-US" w:bidi="he-IL"/>
          <w14:ligatures w14:val="standardContextual"/>
        </w:rPr>
      </w:pPr>
      <w:r>
        <w:fldChar w:fldCharType="begin"/>
      </w:r>
      <w:r>
        <w:instrText xml:space="preserve"> TOC \o "1-3" \h \z \t "HeadA,1,HeadB,2,HeadC,3" </w:instrText>
      </w:r>
      <w:r>
        <w:fldChar w:fldCharType="separate"/>
      </w:r>
      <w:ins w:id="1" w:author="Chris Krycho" w:date="2025-01-17T09:29:00Z" w16du:dateUtc="2025-01-17T16:29:00Z">
        <w:r w:rsidR="00D32095" w:rsidRPr="005F44B0">
          <w:rPr>
            <w:rStyle w:val="Hyperlink"/>
            <w:noProof/>
          </w:rPr>
          <w:fldChar w:fldCharType="begin"/>
        </w:r>
        <w:r w:rsidR="00D32095" w:rsidRPr="005F44B0">
          <w:rPr>
            <w:rStyle w:val="Hyperlink"/>
            <w:noProof/>
          </w:rPr>
          <w:instrText xml:space="preserve"> </w:instrText>
        </w:r>
        <w:r w:rsidR="00D32095">
          <w:rPr>
            <w:noProof/>
          </w:rPr>
          <w:instrText>HYPERLINK \l "_Toc187998591"</w:instrText>
        </w:r>
        <w:r w:rsidR="00D32095" w:rsidRPr="005F44B0">
          <w:rPr>
            <w:rStyle w:val="Hyperlink"/>
            <w:noProof/>
          </w:rPr>
          <w:instrText xml:space="preserve"> </w:instrText>
        </w:r>
        <w:r w:rsidR="00D32095" w:rsidRPr="005F44B0">
          <w:rPr>
            <w:rStyle w:val="Hyperlink"/>
            <w:noProof/>
          </w:rPr>
        </w:r>
        <w:r w:rsidR="00D32095" w:rsidRPr="005F44B0">
          <w:rPr>
            <w:rStyle w:val="Hyperlink"/>
            <w:noProof/>
          </w:rPr>
          <w:fldChar w:fldCharType="separate"/>
        </w:r>
        <w:r w:rsidR="00D32095" w:rsidRPr="005F44B0">
          <w:rPr>
            <w:rStyle w:val="Hyperlink"/>
            <w:noProof/>
          </w:rPr>
          <w:t>Parallelism and Concurrency</w:t>
        </w:r>
        <w:r w:rsidR="00D32095">
          <w:rPr>
            <w:noProof/>
            <w:webHidden/>
          </w:rPr>
          <w:tab/>
        </w:r>
        <w:r w:rsidR="00D32095">
          <w:rPr>
            <w:noProof/>
            <w:webHidden/>
          </w:rPr>
          <w:fldChar w:fldCharType="begin"/>
        </w:r>
        <w:r w:rsidR="00D32095">
          <w:rPr>
            <w:noProof/>
            <w:webHidden/>
          </w:rPr>
          <w:instrText xml:space="preserve"> PAGEREF _Toc187998591 \h </w:instrText>
        </w:r>
      </w:ins>
      <w:r w:rsidR="00D32095">
        <w:rPr>
          <w:noProof/>
          <w:webHidden/>
        </w:rPr>
      </w:r>
      <w:r w:rsidR="00D32095">
        <w:rPr>
          <w:noProof/>
          <w:webHidden/>
        </w:rPr>
        <w:fldChar w:fldCharType="separate"/>
      </w:r>
      <w:ins w:id="2" w:author="Chris Krycho" w:date="2025-01-17T09:29:00Z" w16du:dateUtc="2025-01-17T16:29:00Z">
        <w:r w:rsidR="00D32095">
          <w:rPr>
            <w:noProof/>
            <w:webHidden/>
          </w:rPr>
          <w:t>4</w:t>
        </w:r>
        <w:r w:rsidR="00D32095">
          <w:rPr>
            <w:noProof/>
            <w:webHidden/>
          </w:rPr>
          <w:fldChar w:fldCharType="end"/>
        </w:r>
        <w:r w:rsidR="00D32095" w:rsidRPr="005F44B0">
          <w:rPr>
            <w:rStyle w:val="Hyperlink"/>
            <w:noProof/>
          </w:rPr>
          <w:fldChar w:fldCharType="end"/>
        </w:r>
      </w:ins>
    </w:p>
    <w:p w14:paraId="06EAA5BC" w14:textId="4504382E" w:rsidR="00D32095" w:rsidRDefault="00D32095">
      <w:pPr>
        <w:pStyle w:val="TOC1"/>
        <w:tabs>
          <w:tab w:val="right" w:leader="dot" w:pos="9350"/>
        </w:tabs>
        <w:rPr>
          <w:ins w:id="3" w:author="Chris Krycho" w:date="2025-01-17T09:29:00Z" w16du:dateUtc="2025-01-17T16:29:00Z"/>
          <w:rFonts w:asciiTheme="minorHAnsi" w:eastAsiaTheme="minorEastAsia" w:hAnsiTheme="minorHAnsi" w:cstheme="minorBidi"/>
          <w:noProof/>
          <w:kern w:val="2"/>
          <w:sz w:val="24"/>
          <w:szCs w:val="24"/>
          <w:lang w:val="en-US" w:eastAsia="en-US" w:bidi="he-IL"/>
          <w14:ligatures w14:val="standardContextual"/>
        </w:rPr>
      </w:pPr>
      <w:ins w:id="4" w:author="Chris Krycho" w:date="2025-01-17T09:29:00Z" w16du:dateUtc="2025-01-17T16:29:00Z">
        <w:r w:rsidRPr="005F44B0">
          <w:rPr>
            <w:rStyle w:val="Hyperlink"/>
            <w:noProof/>
          </w:rPr>
          <w:fldChar w:fldCharType="begin"/>
        </w:r>
        <w:r w:rsidRPr="005F44B0">
          <w:rPr>
            <w:rStyle w:val="Hyperlink"/>
            <w:noProof/>
          </w:rPr>
          <w:instrText xml:space="preserve"> </w:instrText>
        </w:r>
        <w:r>
          <w:rPr>
            <w:noProof/>
          </w:rPr>
          <w:instrText>HYPERLINK \l "_Toc187998592"</w:instrText>
        </w:r>
        <w:r w:rsidRPr="005F44B0">
          <w:rPr>
            <w:rStyle w:val="Hyperlink"/>
            <w:noProof/>
          </w:rPr>
          <w:instrText xml:space="preserve"> </w:instrText>
        </w:r>
        <w:r w:rsidRPr="005F44B0">
          <w:rPr>
            <w:rStyle w:val="Hyperlink"/>
            <w:noProof/>
          </w:rPr>
        </w:r>
        <w:r w:rsidRPr="005F44B0">
          <w:rPr>
            <w:rStyle w:val="Hyperlink"/>
            <w:noProof/>
          </w:rPr>
          <w:fldChar w:fldCharType="separate"/>
        </w:r>
        <w:r w:rsidRPr="005F44B0">
          <w:rPr>
            <w:rStyle w:val="Hyperlink"/>
            <w:noProof/>
          </w:rPr>
          <w:t>Futures and the Async Syntax</w:t>
        </w:r>
        <w:r>
          <w:rPr>
            <w:noProof/>
            <w:webHidden/>
          </w:rPr>
          <w:tab/>
        </w:r>
        <w:r>
          <w:rPr>
            <w:noProof/>
            <w:webHidden/>
          </w:rPr>
          <w:fldChar w:fldCharType="begin"/>
        </w:r>
        <w:r>
          <w:rPr>
            <w:noProof/>
            <w:webHidden/>
          </w:rPr>
          <w:instrText xml:space="preserve"> PAGEREF _Toc187998592 \h </w:instrText>
        </w:r>
      </w:ins>
      <w:r>
        <w:rPr>
          <w:noProof/>
          <w:webHidden/>
        </w:rPr>
      </w:r>
      <w:r>
        <w:rPr>
          <w:noProof/>
          <w:webHidden/>
        </w:rPr>
        <w:fldChar w:fldCharType="separate"/>
      </w:r>
      <w:ins w:id="5" w:author="Chris Krycho" w:date="2025-01-17T09:29:00Z" w16du:dateUtc="2025-01-17T16:29:00Z">
        <w:r>
          <w:rPr>
            <w:noProof/>
            <w:webHidden/>
          </w:rPr>
          <w:t>5</w:t>
        </w:r>
        <w:r>
          <w:rPr>
            <w:noProof/>
            <w:webHidden/>
          </w:rPr>
          <w:fldChar w:fldCharType="end"/>
        </w:r>
        <w:r w:rsidRPr="005F44B0">
          <w:rPr>
            <w:rStyle w:val="Hyperlink"/>
            <w:noProof/>
          </w:rPr>
          <w:fldChar w:fldCharType="end"/>
        </w:r>
      </w:ins>
    </w:p>
    <w:p w14:paraId="72E4D74A" w14:textId="652A77B0" w:rsidR="00D32095" w:rsidRDefault="00D32095">
      <w:pPr>
        <w:pStyle w:val="TOC1"/>
        <w:tabs>
          <w:tab w:val="right" w:leader="dot" w:pos="9350"/>
        </w:tabs>
        <w:rPr>
          <w:ins w:id="6" w:author="Chris Krycho" w:date="2025-01-17T09:29:00Z" w16du:dateUtc="2025-01-17T16:29:00Z"/>
          <w:rFonts w:asciiTheme="minorHAnsi" w:eastAsiaTheme="minorEastAsia" w:hAnsiTheme="minorHAnsi" w:cstheme="minorBidi"/>
          <w:noProof/>
          <w:kern w:val="2"/>
          <w:sz w:val="24"/>
          <w:szCs w:val="24"/>
          <w:lang w:val="en-US" w:eastAsia="en-US" w:bidi="he-IL"/>
          <w14:ligatures w14:val="standardContextual"/>
        </w:rPr>
      </w:pPr>
      <w:ins w:id="7" w:author="Chris Krycho" w:date="2025-01-17T09:29:00Z" w16du:dateUtc="2025-01-17T16:29:00Z">
        <w:r w:rsidRPr="005F44B0">
          <w:rPr>
            <w:rStyle w:val="Hyperlink"/>
            <w:noProof/>
          </w:rPr>
          <w:fldChar w:fldCharType="begin"/>
        </w:r>
        <w:r w:rsidRPr="005F44B0">
          <w:rPr>
            <w:rStyle w:val="Hyperlink"/>
            <w:noProof/>
          </w:rPr>
          <w:instrText xml:space="preserve"> </w:instrText>
        </w:r>
        <w:r>
          <w:rPr>
            <w:noProof/>
          </w:rPr>
          <w:instrText>HYPERLINK \l "_Toc187998593"</w:instrText>
        </w:r>
        <w:r w:rsidRPr="005F44B0">
          <w:rPr>
            <w:rStyle w:val="Hyperlink"/>
            <w:noProof/>
          </w:rPr>
          <w:instrText xml:space="preserve"> </w:instrText>
        </w:r>
        <w:r w:rsidRPr="005F44B0">
          <w:rPr>
            <w:rStyle w:val="Hyperlink"/>
            <w:noProof/>
          </w:rPr>
        </w:r>
        <w:r w:rsidRPr="005F44B0">
          <w:rPr>
            <w:rStyle w:val="Hyperlink"/>
            <w:noProof/>
          </w:rPr>
          <w:fldChar w:fldCharType="separate"/>
        </w:r>
        <w:r w:rsidRPr="005F44B0">
          <w:rPr>
            <w:rStyle w:val="Hyperlink"/>
            <w:noProof/>
          </w:rPr>
          <w:t>Our First Async Program</w:t>
        </w:r>
        <w:r>
          <w:rPr>
            <w:noProof/>
            <w:webHidden/>
          </w:rPr>
          <w:tab/>
        </w:r>
        <w:r>
          <w:rPr>
            <w:noProof/>
            <w:webHidden/>
          </w:rPr>
          <w:fldChar w:fldCharType="begin"/>
        </w:r>
        <w:r>
          <w:rPr>
            <w:noProof/>
            <w:webHidden/>
          </w:rPr>
          <w:instrText xml:space="preserve"> PAGEREF _Toc187998593 \h </w:instrText>
        </w:r>
      </w:ins>
      <w:r>
        <w:rPr>
          <w:noProof/>
          <w:webHidden/>
        </w:rPr>
      </w:r>
      <w:r>
        <w:rPr>
          <w:noProof/>
          <w:webHidden/>
        </w:rPr>
        <w:fldChar w:fldCharType="separate"/>
      </w:r>
      <w:ins w:id="8" w:author="Chris Krycho" w:date="2025-01-17T09:29:00Z" w16du:dateUtc="2025-01-17T16:29:00Z">
        <w:r>
          <w:rPr>
            <w:noProof/>
            <w:webHidden/>
          </w:rPr>
          <w:t>6</w:t>
        </w:r>
        <w:r>
          <w:rPr>
            <w:noProof/>
            <w:webHidden/>
          </w:rPr>
          <w:fldChar w:fldCharType="end"/>
        </w:r>
        <w:r w:rsidRPr="005F44B0">
          <w:rPr>
            <w:rStyle w:val="Hyperlink"/>
            <w:noProof/>
          </w:rPr>
          <w:fldChar w:fldCharType="end"/>
        </w:r>
      </w:ins>
    </w:p>
    <w:p w14:paraId="50242259" w14:textId="205B64A0" w:rsidR="00D32095" w:rsidRDefault="00D32095">
      <w:pPr>
        <w:pStyle w:val="TOC2"/>
        <w:tabs>
          <w:tab w:val="right" w:leader="dot" w:pos="9350"/>
        </w:tabs>
        <w:rPr>
          <w:ins w:id="9" w:author="Chris Krycho" w:date="2025-01-17T09:29:00Z" w16du:dateUtc="2025-01-17T16:29:00Z"/>
          <w:rFonts w:asciiTheme="minorHAnsi" w:eastAsiaTheme="minorEastAsia" w:hAnsiTheme="minorHAnsi" w:cstheme="minorBidi"/>
          <w:noProof/>
          <w:kern w:val="2"/>
          <w:sz w:val="24"/>
          <w:szCs w:val="24"/>
          <w:lang w:val="en-US" w:eastAsia="en-US" w:bidi="he-IL"/>
          <w14:ligatures w14:val="standardContextual"/>
        </w:rPr>
      </w:pPr>
      <w:ins w:id="10" w:author="Chris Krycho" w:date="2025-01-17T09:29:00Z" w16du:dateUtc="2025-01-17T16:29:00Z">
        <w:r w:rsidRPr="005F44B0">
          <w:rPr>
            <w:rStyle w:val="Hyperlink"/>
            <w:noProof/>
          </w:rPr>
          <w:fldChar w:fldCharType="begin"/>
        </w:r>
        <w:r w:rsidRPr="005F44B0">
          <w:rPr>
            <w:rStyle w:val="Hyperlink"/>
            <w:noProof/>
          </w:rPr>
          <w:instrText xml:space="preserve"> </w:instrText>
        </w:r>
        <w:r>
          <w:rPr>
            <w:noProof/>
          </w:rPr>
          <w:instrText>HYPERLINK \l "_Toc187998594"</w:instrText>
        </w:r>
        <w:r w:rsidRPr="005F44B0">
          <w:rPr>
            <w:rStyle w:val="Hyperlink"/>
            <w:noProof/>
          </w:rPr>
          <w:instrText xml:space="preserve"> </w:instrText>
        </w:r>
        <w:r w:rsidRPr="005F44B0">
          <w:rPr>
            <w:rStyle w:val="Hyperlink"/>
            <w:noProof/>
          </w:rPr>
        </w:r>
        <w:r w:rsidRPr="005F44B0">
          <w:rPr>
            <w:rStyle w:val="Hyperlink"/>
            <w:noProof/>
          </w:rPr>
          <w:fldChar w:fldCharType="separate"/>
        </w:r>
        <w:r w:rsidRPr="005F44B0">
          <w:rPr>
            <w:rStyle w:val="Hyperlink"/>
            <w:noProof/>
          </w:rPr>
          <w:t>Defining the page_title Function</w:t>
        </w:r>
        <w:r>
          <w:rPr>
            <w:noProof/>
            <w:webHidden/>
          </w:rPr>
          <w:tab/>
        </w:r>
        <w:r>
          <w:rPr>
            <w:noProof/>
            <w:webHidden/>
          </w:rPr>
          <w:fldChar w:fldCharType="begin"/>
        </w:r>
        <w:r>
          <w:rPr>
            <w:noProof/>
            <w:webHidden/>
          </w:rPr>
          <w:instrText xml:space="preserve"> PAGEREF _Toc187998594 \h </w:instrText>
        </w:r>
      </w:ins>
      <w:r>
        <w:rPr>
          <w:noProof/>
          <w:webHidden/>
        </w:rPr>
      </w:r>
      <w:r>
        <w:rPr>
          <w:noProof/>
          <w:webHidden/>
        </w:rPr>
        <w:fldChar w:fldCharType="separate"/>
      </w:r>
      <w:ins w:id="11" w:author="Chris Krycho" w:date="2025-01-17T09:29:00Z" w16du:dateUtc="2025-01-17T16:29:00Z">
        <w:r>
          <w:rPr>
            <w:noProof/>
            <w:webHidden/>
          </w:rPr>
          <w:t>6</w:t>
        </w:r>
        <w:r>
          <w:rPr>
            <w:noProof/>
            <w:webHidden/>
          </w:rPr>
          <w:fldChar w:fldCharType="end"/>
        </w:r>
        <w:r w:rsidRPr="005F44B0">
          <w:rPr>
            <w:rStyle w:val="Hyperlink"/>
            <w:noProof/>
          </w:rPr>
          <w:fldChar w:fldCharType="end"/>
        </w:r>
      </w:ins>
    </w:p>
    <w:p w14:paraId="1546A2E6" w14:textId="5CFA9251" w:rsidR="00D32095" w:rsidRDefault="00D32095">
      <w:pPr>
        <w:pStyle w:val="TOC2"/>
        <w:tabs>
          <w:tab w:val="right" w:leader="dot" w:pos="9350"/>
        </w:tabs>
        <w:rPr>
          <w:ins w:id="12" w:author="Chris Krycho" w:date="2025-01-17T09:29:00Z" w16du:dateUtc="2025-01-17T16:29:00Z"/>
          <w:rFonts w:asciiTheme="minorHAnsi" w:eastAsiaTheme="minorEastAsia" w:hAnsiTheme="minorHAnsi" w:cstheme="minorBidi"/>
          <w:noProof/>
          <w:kern w:val="2"/>
          <w:sz w:val="24"/>
          <w:szCs w:val="24"/>
          <w:lang w:val="en-US" w:eastAsia="en-US" w:bidi="he-IL"/>
          <w14:ligatures w14:val="standardContextual"/>
        </w:rPr>
      </w:pPr>
      <w:ins w:id="13" w:author="Chris Krycho" w:date="2025-01-17T09:29:00Z" w16du:dateUtc="2025-01-17T16:29:00Z">
        <w:r w:rsidRPr="005F44B0">
          <w:rPr>
            <w:rStyle w:val="Hyperlink"/>
            <w:noProof/>
          </w:rPr>
          <w:fldChar w:fldCharType="begin"/>
        </w:r>
        <w:r w:rsidRPr="005F44B0">
          <w:rPr>
            <w:rStyle w:val="Hyperlink"/>
            <w:noProof/>
          </w:rPr>
          <w:instrText xml:space="preserve"> </w:instrText>
        </w:r>
        <w:r>
          <w:rPr>
            <w:noProof/>
          </w:rPr>
          <w:instrText>HYPERLINK \l "_Toc187998595"</w:instrText>
        </w:r>
        <w:r w:rsidRPr="005F44B0">
          <w:rPr>
            <w:rStyle w:val="Hyperlink"/>
            <w:noProof/>
          </w:rPr>
          <w:instrText xml:space="preserve"> </w:instrText>
        </w:r>
        <w:r w:rsidRPr="005F44B0">
          <w:rPr>
            <w:rStyle w:val="Hyperlink"/>
            <w:noProof/>
          </w:rPr>
        </w:r>
        <w:r w:rsidRPr="005F44B0">
          <w:rPr>
            <w:rStyle w:val="Hyperlink"/>
            <w:noProof/>
          </w:rPr>
          <w:fldChar w:fldCharType="separate"/>
        </w:r>
        <w:r w:rsidRPr="005F44B0">
          <w:rPr>
            <w:rStyle w:val="Hyperlink"/>
            <w:noProof/>
          </w:rPr>
          <w:t>Determining a Single Page’s Title</w:t>
        </w:r>
        <w:r>
          <w:rPr>
            <w:noProof/>
            <w:webHidden/>
          </w:rPr>
          <w:tab/>
        </w:r>
        <w:r>
          <w:rPr>
            <w:noProof/>
            <w:webHidden/>
          </w:rPr>
          <w:fldChar w:fldCharType="begin"/>
        </w:r>
        <w:r>
          <w:rPr>
            <w:noProof/>
            <w:webHidden/>
          </w:rPr>
          <w:instrText xml:space="preserve"> PAGEREF _Toc187998595 \h </w:instrText>
        </w:r>
      </w:ins>
      <w:r>
        <w:rPr>
          <w:noProof/>
          <w:webHidden/>
        </w:rPr>
      </w:r>
      <w:r>
        <w:rPr>
          <w:noProof/>
          <w:webHidden/>
        </w:rPr>
        <w:fldChar w:fldCharType="separate"/>
      </w:r>
      <w:ins w:id="14" w:author="Chris Krycho" w:date="2025-01-17T09:29:00Z" w16du:dateUtc="2025-01-17T16:29:00Z">
        <w:r>
          <w:rPr>
            <w:noProof/>
            <w:webHidden/>
          </w:rPr>
          <w:t>8</w:t>
        </w:r>
        <w:r>
          <w:rPr>
            <w:noProof/>
            <w:webHidden/>
          </w:rPr>
          <w:fldChar w:fldCharType="end"/>
        </w:r>
        <w:r w:rsidRPr="005F44B0">
          <w:rPr>
            <w:rStyle w:val="Hyperlink"/>
            <w:noProof/>
          </w:rPr>
          <w:fldChar w:fldCharType="end"/>
        </w:r>
      </w:ins>
    </w:p>
    <w:p w14:paraId="51E420FA" w14:textId="51F2274F" w:rsidR="00D32095" w:rsidRDefault="00D32095">
      <w:pPr>
        <w:pStyle w:val="TOC2"/>
        <w:tabs>
          <w:tab w:val="right" w:leader="dot" w:pos="9350"/>
        </w:tabs>
        <w:rPr>
          <w:ins w:id="15" w:author="Chris Krycho" w:date="2025-01-17T09:29:00Z" w16du:dateUtc="2025-01-17T16:29:00Z"/>
          <w:rFonts w:asciiTheme="minorHAnsi" w:eastAsiaTheme="minorEastAsia" w:hAnsiTheme="minorHAnsi" w:cstheme="minorBidi"/>
          <w:noProof/>
          <w:kern w:val="2"/>
          <w:sz w:val="24"/>
          <w:szCs w:val="24"/>
          <w:lang w:val="en-US" w:eastAsia="en-US" w:bidi="he-IL"/>
          <w14:ligatures w14:val="standardContextual"/>
        </w:rPr>
      </w:pPr>
      <w:ins w:id="16" w:author="Chris Krycho" w:date="2025-01-17T09:29:00Z" w16du:dateUtc="2025-01-17T16:29:00Z">
        <w:r w:rsidRPr="005F44B0">
          <w:rPr>
            <w:rStyle w:val="Hyperlink"/>
            <w:noProof/>
          </w:rPr>
          <w:fldChar w:fldCharType="begin"/>
        </w:r>
        <w:r w:rsidRPr="005F44B0">
          <w:rPr>
            <w:rStyle w:val="Hyperlink"/>
            <w:noProof/>
          </w:rPr>
          <w:instrText xml:space="preserve"> </w:instrText>
        </w:r>
        <w:r>
          <w:rPr>
            <w:noProof/>
          </w:rPr>
          <w:instrText>HYPERLINK \l "_Toc187998596"</w:instrText>
        </w:r>
        <w:r w:rsidRPr="005F44B0">
          <w:rPr>
            <w:rStyle w:val="Hyperlink"/>
            <w:noProof/>
          </w:rPr>
          <w:instrText xml:space="preserve"> </w:instrText>
        </w:r>
        <w:r w:rsidRPr="005F44B0">
          <w:rPr>
            <w:rStyle w:val="Hyperlink"/>
            <w:noProof/>
          </w:rPr>
        </w:r>
        <w:r w:rsidRPr="005F44B0">
          <w:rPr>
            <w:rStyle w:val="Hyperlink"/>
            <w:noProof/>
          </w:rPr>
          <w:fldChar w:fldCharType="separate"/>
        </w:r>
        <w:r w:rsidRPr="005F44B0">
          <w:rPr>
            <w:rStyle w:val="Hyperlink"/>
            <w:noProof/>
          </w:rPr>
          <w:t>Racing Our Two URLs Against Each Other</w:t>
        </w:r>
        <w:r>
          <w:rPr>
            <w:noProof/>
            <w:webHidden/>
          </w:rPr>
          <w:tab/>
        </w:r>
        <w:r>
          <w:rPr>
            <w:noProof/>
            <w:webHidden/>
          </w:rPr>
          <w:fldChar w:fldCharType="begin"/>
        </w:r>
        <w:r>
          <w:rPr>
            <w:noProof/>
            <w:webHidden/>
          </w:rPr>
          <w:instrText xml:space="preserve"> PAGEREF _Toc187998596 \h </w:instrText>
        </w:r>
      </w:ins>
      <w:r>
        <w:rPr>
          <w:noProof/>
          <w:webHidden/>
        </w:rPr>
      </w:r>
      <w:r>
        <w:rPr>
          <w:noProof/>
          <w:webHidden/>
        </w:rPr>
        <w:fldChar w:fldCharType="separate"/>
      </w:r>
      <w:ins w:id="17" w:author="Chris Krycho" w:date="2025-01-17T09:29:00Z" w16du:dateUtc="2025-01-17T16:29:00Z">
        <w:r>
          <w:rPr>
            <w:noProof/>
            <w:webHidden/>
          </w:rPr>
          <w:t>10</w:t>
        </w:r>
        <w:r>
          <w:rPr>
            <w:noProof/>
            <w:webHidden/>
          </w:rPr>
          <w:fldChar w:fldCharType="end"/>
        </w:r>
        <w:r w:rsidRPr="005F44B0">
          <w:rPr>
            <w:rStyle w:val="Hyperlink"/>
            <w:noProof/>
          </w:rPr>
          <w:fldChar w:fldCharType="end"/>
        </w:r>
      </w:ins>
    </w:p>
    <w:p w14:paraId="37D20557" w14:textId="4404F36B" w:rsidR="00D32095" w:rsidRDefault="00D32095">
      <w:pPr>
        <w:pStyle w:val="TOC1"/>
        <w:tabs>
          <w:tab w:val="right" w:leader="dot" w:pos="9350"/>
        </w:tabs>
        <w:rPr>
          <w:ins w:id="18" w:author="Chris Krycho" w:date="2025-01-17T09:29:00Z" w16du:dateUtc="2025-01-17T16:29:00Z"/>
          <w:rFonts w:asciiTheme="minorHAnsi" w:eastAsiaTheme="minorEastAsia" w:hAnsiTheme="minorHAnsi" w:cstheme="minorBidi"/>
          <w:noProof/>
          <w:kern w:val="2"/>
          <w:sz w:val="24"/>
          <w:szCs w:val="24"/>
          <w:lang w:val="en-US" w:eastAsia="en-US" w:bidi="he-IL"/>
          <w14:ligatures w14:val="standardContextual"/>
        </w:rPr>
      </w:pPr>
      <w:ins w:id="19" w:author="Chris Krycho" w:date="2025-01-17T09:29:00Z" w16du:dateUtc="2025-01-17T16:29:00Z">
        <w:r w:rsidRPr="005F44B0">
          <w:rPr>
            <w:rStyle w:val="Hyperlink"/>
            <w:noProof/>
          </w:rPr>
          <w:fldChar w:fldCharType="begin"/>
        </w:r>
        <w:r w:rsidRPr="005F44B0">
          <w:rPr>
            <w:rStyle w:val="Hyperlink"/>
            <w:noProof/>
          </w:rPr>
          <w:instrText xml:space="preserve"> </w:instrText>
        </w:r>
        <w:r>
          <w:rPr>
            <w:noProof/>
          </w:rPr>
          <w:instrText>HYPERLINK \l "_Toc187998597"</w:instrText>
        </w:r>
        <w:r w:rsidRPr="005F44B0">
          <w:rPr>
            <w:rStyle w:val="Hyperlink"/>
            <w:noProof/>
          </w:rPr>
          <w:instrText xml:space="preserve"> </w:instrText>
        </w:r>
        <w:r w:rsidRPr="005F44B0">
          <w:rPr>
            <w:rStyle w:val="Hyperlink"/>
            <w:noProof/>
          </w:rPr>
        </w:r>
        <w:r w:rsidRPr="005F44B0">
          <w:rPr>
            <w:rStyle w:val="Hyperlink"/>
            <w:noProof/>
          </w:rPr>
          <w:fldChar w:fldCharType="separate"/>
        </w:r>
        <w:r w:rsidRPr="005F44B0">
          <w:rPr>
            <w:rStyle w:val="Hyperlink"/>
            <w:noProof/>
          </w:rPr>
          <w:t>Combining Concurrency with Async</w:t>
        </w:r>
        <w:r>
          <w:rPr>
            <w:noProof/>
            <w:webHidden/>
          </w:rPr>
          <w:tab/>
        </w:r>
        <w:r>
          <w:rPr>
            <w:noProof/>
            <w:webHidden/>
          </w:rPr>
          <w:fldChar w:fldCharType="begin"/>
        </w:r>
        <w:r>
          <w:rPr>
            <w:noProof/>
            <w:webHidden/>
          </w:rPr>
          <w:instrText xml:space="preserve"> PAGEREF _Toc187998597 \h </w:instrText>
        </w:r>
      </w:ins>
      <w:r>
        <w:rPr>
          <w:noProof/>
          <w:webHidden/>
        </w:rPr>
      </w:r>
      <w:r>
        <w:rPr>
          <w:noProof/>
          <w:webHidden/>
        </w:rPr>
        <w:fldChar w:fldCharType="separate"/>
      </w:r>
      <w:ins w:id="20" w:author="Chris Krycho" w:date="2025-01-17T09:29:00Z" w16du:dateUtc="2025-01-17T16:29:00Z">
        <w:r>
          <w:rPr>
            <w:noProof/>
            <w:webHidden/>
          </w:rPr>
          <w:t>11</w:t>
        </w:r>
        <w:r>
          <w:rPr>
            <w:noProof/>
            <w:webHidden/>
          </w:rPr>
          <w:fldChar w:fldCharType="end"/>
        </w:r>
        <w:r w:rsidRPr="005F44B0">
          <w:rPr>
            <w:rStyle w:val="Hyperlink"/>
            <w:noProof/>
          </w:rPr>
          <w:fldChar w:fldCharType="end"/>
        </w:r>
      </w:ins>
    </w:p>
    <w:p w14:paraId="0F23B160" w14:textId="44B37FAC" w:rsidR="00D32095" w:rsidRDefault="00D32095">
      <w:pPr>
        <w:pStyle w:val="TOC2"/>
        <w:tabs>
          <w:tab w:val="right" w:leader="dot" w:pos="9350"/>
        </w:tabs>
        <w:rPr>
          <w:ins w:id="21" w:author="Chris Krycho" w:date="2025-01-17T09:29:00Z" w16du:dateUtc="2025-01-17T16:29:00Z"/>
          <w:rFonts w:asciiTheme="minorHAnsi" w:eastAsiaTheme="minorEastAsia" w:hAnsiTheme="minorHAnsi" w:cstheme="minorBidi"/>
          <w:noProof/>
          <w:kern w:val="2"/>
          <w:sz w:val="24"/>
          <w:szCs w:val="24"/>
          <w:lang w:val="en-US" w:eastAsia="en-US" w:bidi="he-IL"/>
          <w14:ligatures w14:val="standardContextual"/>
        </w:rPr>
      </w:pPr>
      <w:ins w:id="22" w:author="Chris Krycho" w:date="2025-01-17T09:29:00Z" w16du:dateUtc="2025-01-17T16:29:00Z">
        <w:r w:rsidRPr="005F44B0">
          <w:rPr>
            <w:rStyle w:val="Hyperlink"/>
            <w:noProof/>
          </w:rPr>
          <w:fldChar w:fldCharType="begin"/>
        </w:r>
        <w:r w:rsidRPr="005F44B0">
          <w:rPr>
            <w:rStyle w:val="Hyperlink"/>
            <w:noProof/>
          </w:rPr>
          <w:instrText xml:space="preserve"> </w:instrText>
        </w:r>
        <w:r>
          <w:rPr>
            <w:noProof/>
          </w:rPr>
          <w:instrText>HYPERLINK \l "_Toc187998598"</w:instrText>
        </w:r>
        <w:r w:rsidRPr="005F44B0">
          <w:rPr>
            <w:rStyle w:val="Hyperlink"/>
            <w:noProof/>
          </w:rPr>
          <w:instrText xml:space="preserve"> </w:instrText>
        </w:r>
        <w:r w:rsidRPr="005F44B0">
          <w:rPr>
            <w:rStyle w:val="Hyperlink"/>
            <w:noProof/>
          </w:rPr>
        </w:r>
        <w:r w:rsidRPr="005F44B0">
          <w:rPr>
            <w:rStyle w:val="Hyperlink"/>
            <w:noProof/>
          </w:rPr>
          <w:fldChar w:fldCharType="separate"/>
        </w:r>
        <w:r w:rsidRPr="005F44B0">
          <w:rPr>
            <w:rStyle w:val="Hyperlink"/>
            <w:noProof/>
          </w:rPr>
          <w:t>Creating a New Task With spawn_task</w:t>
        </w:r>
        <w:r>
          <w:rPr>
            <w:noProof/>
            <w:webHidden/>
          </w:rPr>
          <w:tab/>
        </w:r>
        <w:r>
          <w:rPr>
            <w:noProof/>
            <w:webHidden/>
          </w:rPr>
          <w:fldChar w:fldCharType="begin"/>
        </w:r>
        <w:r>
          <w:rPr>
            <w:noProof/>
            <w:webHidden/>
          </w:rPr>
          <w:instrText xml:space="preserve"> PAGEREF _Toc187998598 \h </w:instrText>
        </w:r>
      </w:ins>
      <w:r>
        <w:rPr>
          <w:noProof/>
          <w:webHidden/>
        </w:rPr>
      </w:r>
      <w:r>
        <w:rPr>
          <w:noProof/>
          <w:webHidden/>
        </w:rPr>
        <w:fldChar w:fldCharType="separate"/>
      </w:r>
      <w:ins w:id="23" w:author="Chris Krycho" w:date="2025-01-17T09:29:00Z" w16du:dateUtc="2025-01-17T16:29:00Z">
        <w:r>
          <w:rPr>
            <w:noProof/>
            <w:webHidden/>
          </w:rPr>
          <w:t>11</w:t>
        </w:r>
        <w:r>
          <w:rPr>
            <w:noProof/>
            <w:webHidden/>
          </w:rPr>
          <w:fldChar w:fldCharType="end"/>
        </w:r>
        <w:r w:rsidRPr="005F44B0">
          <w:rPr>
            <w:rStyle w:val="Hyperlink"/>
            <w:noProof/>
          </w:rPr>
          <w:fldChar w:fldCharType="end"/>
        </w:r>
      </w:ins>
    </w:p>
    <w:p w14:paraId="67587063" w14:textId="794FAB70" w:rsidR="00D32095" w:rsidRDefault="00D32095">
      <w:pPr>
        <w:pStyle w:val="TOC2"/>
        <w:tabs>
          <w:tab w:val="right" w:leader="dot" w:pos="9350"/>
        </w:tabs>
        <w:rPr>
          <w:ins w:id="24" w:author="Chris Krycho" w:date="2025-01-17T09:29:00Z" w16du:dateUtc="2025-01-17T16:29:00Z"/>
          <w:rFonts w:asciiTheme="minorHAnsi" w:eastAsiaTheme="minorEastAsia" w:hAnsiTheme="minorHAnsi" w:cstheme="minorBidi"/>
          <w:noProof/>
          <w:kern w:val="2"/>
          <w:sz w:val="24"/>
          <w:szCs w:val="24"/>
          <w:lang w:val="en-US" w:eastAsia="en-US" w:bidi="he-IL"/>
          <w14:ligatures w14:val="standardContextual"/>
        </w:rPr>
      </w:pPr>
      <w:ins w:id="25" w:author="Chris Krycho" w:date="2025-01-17T09:29:00Z" w16du:dateUtc="2025-01-17T16:29:00Z">
        <w:r w:rsidRPr="005F44B0">
          <w:rPr>
            <w:rStyle w:val="Hyperlink"/>
            <w:noProof/>
          </w:rPr>
          <w:fldChar w:fldCharType="begin"/>
        </w:r>
        <w:r w:rsidRPr="005F44B0">
          <w:rPr>
            <w:rStyle w:val="Hyperlink"/>
            <w:noProof/>
          </w:rPr>
          <w:instrText xml:space="preserve"> </w:instrText>
        </w:r>
        <w:r>
          <w:rPr>
            <w:noProof/>
          </w:rPr>
          <w:instrText>HYPERLINK \l "_Toc187998599"</w:instrText>
        </w:r>
        <w:r w:rsidRPr="005F44B0">
          <w:rPr>
            <w:rStyle w:val="Hyperlink"/>
            <w:noProof/>
          </w:rPr>
          <w:instrText xml:space="preserve"> </w:instrText>
        </w:r>
        <w:r w:rsidRPr="005F44B0">
          <w:rPr>
            <w:rStyle w:val="Hyperlink"/>
            <w:noProof/>
          </w:rPr>
        </w:r>
        <w:r w:rsidRPr="005F44B0">
          <w:rPr>
            <w:rStyle w:val="Hyperlink"/>
            <w:noProof/>
          </w:rPr>
          <w:fldChar w:fldCharType="separate"/>
        </w:r>
        <w:r w:rsidRPr="005F44B0">
          <w:rPr>
            <w:rStyle w:val="Hyperlink"/>
            <w:noProof/>
          </w:rPr>
          <w:t>Counting Up on Two Tasks Using Message Passing</w:t>
        </w:r>
        <w:r>
          <w:rPr>
            <w:noProof/>
            <w:webHidden/>
          </w:rPr>
          <w:tab/>
        </w:r>
        <w:r>
          <w:rPr>
            <w:noProof/>
            <w:webHidden/>
          </w:rPr>
          <w:fldChar w:fldCharType="begin"/>
        </w:r>
        <w:r>
          <w:rPr>
            <w:noProof/>
            <w:webHidden/>
          </w:rPr>
          <w:instrText xml:space="preserve"> PAGEREF _Toc187998599 \h </w:instrText>
        </w:r>
      </w:ins>
      <w:r>
        <w:rPr>
          <w:noProof/>
          <w:webHidden/>
        </w:rPr>
      </w:r>
      <w:r>
        <w:rPr>
          <w:noProof/>
          <w:webHidden/>
        </w:rPr>
        <w:fldChar w:fldCharType="separate"/>
      </w:r>
      <w:ins w:id="26" w:author="Chris Krycho" w:date="2025-01-17T09:29:00Z" w16du:dateUtc="2025-01-17T16:29:00Z">
        <w:r>
          <w:rPr>
            <w:noProof/>
            <w:webHidden/>
          </w:rPr>
          <w:t>14</w:t>
        </w:r>
        <w:r>
          <w:rPr>
            <w:noProof/>
            <w:webHidden/>
          </w:rPr>
          <w:fldChar w:fldCharType="end"/>
        </w:r>
        <w:r w:rsidRPr="005F44B0">
          <w:rPr>
            <w:rStyle w:val="Hyperlink"/>
            <w:noProof/>
          </w:rPr>
          <w:fldChar w:fldCharType="end"/>
        </w:r>
      </w:ins>
    </w:p>
    <w:p w14:paraId="46DC6EDD" w14:textId="6B80CEDD" w:rsidR="00D32095" w:rsidRDefault="00D32095">
      <w:pPr>
        <w:pStyle w:val="TOC1"/>
        <w:tabs>
          <w:tab w:val="right" w:leader="dot" w:pos="9350"/>
        </w:tabs>
        <w:rPr>
          <w:ins w:id="27" w:author="Chris Krycho" w:date="2025-01-17T09:29:00Z" w16du:dateUtc="2025-01-17T16:29:00Z"/>
          <w:rFonts w:asciiTheme="minorHAnsi" w:eastAsiaTheme="minorEastAsia" w:hAnsiTheme="minorHAnsi" w:cstheme="minorBidi"/>
          <w:noProof/>
          <w:kern w:val="2"/>
          <w:sz w:val="24"/>
          <w:szCs w:val="24"/>
          <w:lang w:val="en-US" w:eastAsia="en-US" w:bidi="he-IL"/>
          <w14:ligatures w14:val="standardContextual"/>
        </w:rPr>
      </w:pPr>
      <w:ins w:id="28" w:author="Chris Krycho" w:date="2025-01-17T09:29:00Z" w16du:dateUtc="2025-01-17T16:29:00Z">
        <w:r w:rsidRPr="005F44B0">
          <w:rPr>
            <w:rStyle w:val="Hyperlink"/>
            <w:noProof/>
          </w:rPr>
          <w:fldChar w:fldCharType="begin"/>
        </w:r>
        <w:r w:rsidRPr="005F44B0">
          <w:rPr>
            <w:rStyle w:val="Hyperlink"/>
            <w:noProof/>
          </w:rPr>
          <w:instrText xml:space="preserve"> </w:instrText>
        </w:r>
        <w:r>
          <w:rPr>
            <w:noProof/>
          </w:rPr>
          <w:instrText>HYPERLINK \l "_Toc187998600"</w:instrText>
        </w:r>
        <w:r w:rsidRPr="005F44B0">
          <w:rPr>
            <w:rStyle w:val="Hyperlink"/>
            <w:noProof/>
          </w:rPr>
          <w:instrText xml:space="preserve"> </w:instrText>
        </w:r>
        <w:r w:rsidRPr="005F44B0">
          <w:rPr>
            <w:rStyle w:val="Hyperlink"/>
            <w:noProof/>
          </w:rPr>
        </w:r>
        <w:r w:rsidRPr="005F44B0">
          <w:rPr>
            <w:rStyle w:val="Hyperlink"/>
            <w:noProof/>
          </w:rPr>
          <w:fldChar w:fldCharType="separate"/>
        </w:r>
        <w:r w:rsidRPr="005F44B0">
          <w:rPr>
            <w:rStyle w:val="Hyperlink"/>
            <w:noProof/>
          </w:rPr>
          <w:t>Working with Any Number of Futures</w:t>
        </w:r>
        <w:r>
          <w:rPr>
            <w:noProof/>
            <w:webHidden/>
          </w:rPr>
          <w:tab/>
        </w:r>
        <w:r>
          <w:rPr>
            <w:noProof/>
            <w:webHidden/>
          </w:rPr>
          <w:fldChar w:fldCharType="begin"/>
        </w:r>
        <w:r>
          <w:rPr>
            <w:noProof/>
            <w:webHidden/>
          </w:rPr>
          <w:instrText xml:space="preserve"> PAGEREF _Toc187998600 \h </w:instrText>
        </w:r>
      </w:ins>
      <w:r>
        <w:rPr>
          <w:noProof/>
          <w:webHidden/>
        </w:rPr>
      </w:r>
      <w:r>
        <w:rPr>
          <w:noProof/>
          <w:webHidden/>
        </w:rPr>
        <w:fldChar w:fldCharType="separate"/>
      </w:r>
      <w:ins w:id="29" w:author="Chris Krycho" w:date="2025-01-17T09:29:00Z" w16du:dateUtc="2025-01-17T16:29:00Z">
        <w:r>
          <w:rPr>
            <w:noProof/>
            <w:webHidden/>
          </w:rPr>
          <w:t>19</w:t>
        </w:r>
        <w:r>
          <w:rPr>
            <w:noProof/>
            <w:webHidden/>
          </w:rPr>
          <w:fldChar w:fldCharType="end"/>
        </w:r>
        <w:r w:rsidRPr="005F44B0">
          <w:rPr>
            <w:rStyle w:val="Hyperlink"/>
            <w:noProof/>
          </w:rPr>
          <w:fldChar w:fldCharType="end"/>
        </w:r>
      </w:ins>
    </w:p>
    <w:p w14:paraId="1195F984" w14:textId="7812992B" w:rsidR="00D32095" w:rsidRDefault="00D32095">
      <w:pPr>
        <w:pStyle w:val="TOC2"/>
        <w:tabs>
          <w:tab w:val="right" w:leader="dot" w:pos="9350"/>
        </w:tabs>
        <w:rPr>
          <w:ins w:id="30" w:author="Chris Krycho" w:date="2025-01-17T09:29:00Z" w16du:dateUtc="2025-01-17T16:29:00Z"/>
          <w:rFonts w:asciiTheme="minorHAnsi" w:eastAsiaTheme="minorEastAsia" w:hAnsiTheme="minorHAnsi" w:cstheme="minorBidi"/>
          <w:noProof/>
          <w:kern w:val="2"/>
          <w:sz w:val="24"/>
          <w:szCs w:val="24"/>
          <w:lang w:val="en-US" w:eastAsia="en-US" w:bidi="he-IL"/>
          <w14:ligatures w14:val="standardContextual"/>
        </w:rPr>
      </w:pPr>
      <w:ins w:id="31" w:author="Chris Krycho" w:date="2025-01-17T09:29:00Z" w16du:dateUtc="2025-01-17T16:29:00Z">
        <w:r w:rsidRPr="005F44B0">
          <w:rPr>
            <w:rStyle w:val="Hyperlink"/>
            <w:noProof/>
          </w:rPr>
          <w:fldChar w:fldCharType="begin"/>
        </w:r>
        <w:r w:rsidRPr="005F44B0">
          <w:rPr>
            <w:rStyle w:val="Hyperlink"/>
            <w:noProof/>
          </w:rPr>
          <w:instrText xml:space="preserve"> </w:instrText>
        </w:r>
        <w:r>
          <w:rPr>
            <w:noProof/>
          </w:rPr>
          <w:instrText>HYPERLINK \l "_Toc187998601"</w:instrText>
        </w:r>
        <w:r w:rsidRPr="005F44B0">
          <w:rPr>
            <w:rStyle w:val="Hyperlink"/>
            <w:noProof/>
          </w:rPr>
          <w:instrText xml:space="preserve"> </w:instrText>
        </w:r>
        <w:r w:rsidRPr="005F44B0">
          <w:rPr>
            <w:rStyle w:val="Hyperlink"/>
            <w:noProof/>
          </w:rPr>
        </w:r>
        <w:r w:rsidRPr="005F44B0">
          <w:rPr>
            <w:rStyle w:val="Hyperlink"/>
            <w:noProof/>
          </w:rPr>
          <w:fldChar w:fldCharType="separate"/>
        </w:r>
        <w:r w:rsidRPr="005F44B0">
          <w:rPr>
            <w:rStyle w:val="Hyperlink"/>
            <w:noProof/>
          </w:rPr>
          <w:t>Racing Futures</w:t>
        </w:r>
        <w:r>
          <w:rPr>
            <w:noProof/>
            <w:webHidden/>
          </w:rPr>
          <w:tab/>
        </w:r>
        <w:r>
          <w:rPr>
            <w:noProof/>
            <w:webHidden/>
          </w:rPr>
          <w:fldChar w:fldCharType="begin"/>
        </w:r>
        <w:r>
          <w:rPr>
            <w:noProof/>
            <w:webHidden/>
          </w:rPr>
          <w:instrText xml:space="preserve"> PAGEREF _Toc187998601 \h </w:instrText>
        </w:r>
      </w:ins>
      <w:r>
        <w:rPr>
          <w:noProof/>
          <w:webHidden/>
        </w:rPr>
      </w:r>
      <w:r>
        <w:rPr>
          <w:noProof/>
          <w:webHidden/>
        </w:rPr>
        <w:fldChar w:fldCharType="separate"/>
      </w:r>
      <w:ins w:id="32" w:author="Chris Krycho" w:date="2025-01-17T09:29:00Z" w16du:dateUtc="2025-01-17T16:29:00Z">
        <w:r>
          <w:rPr>
            <w:noProof/>
            <w:webHidden/>
          </w:rPr>
          <w:t>23</w:t>
        </w:r>
        <w:r>
          <w:rPr>
            <w:noProof/>
            <w:webHidden/>
          </w:rPr>
          <w:fldChar w:fldCharType="end"/>
        </w:r>
        <w:r w:rsidRPr="005F44B0">
          <w:rPr>
            <w:rStyle w:val="Hyperlink"/>
            <w:noProof/>
          </w:rPr>
          <w:fldChar w:fldCharType="end"/>
        </w:r>
      </w:ins>
    </w:p>
    <w:p w14:paraId="4191FFA4" w14:textId="780C1FD9" w:rsidR="00D32095" w:rsidRDefault="00D32095">
      <w:pPr>
        <w:pStyle w:val="TOC2"/>
        <w:tabs>
          <w:tab w:val="right" w:leader="dot" w:pos="9350"/>
        </w:tabs>
        <w:rPr>
          <w:ins w:id="33" w:author="Chris Krycho" w:date="2025-01-17T09:29:00Z" w16du:dateUtc="2025-01-17T16:29:00Z"/>
          <w:rFonts w:asciiTheme="minorHAnsi" w:eastAsiaTheme="minorEastAsia" w:hAnsiTheme="minorHAnsi" w:cstheme="minorBidi"/>
          <w:noProof/>
          <w:kern w:val="2"/>
          <w:sz w:val="24"/>
          <w:szCs w:val="24"/>
          <w:lang w:val="en-US" w:eastAsia="en-US" w:bidi="he-IL"/>
          <w14:ligatures w14:val="standardContextual"/>
        </w:rPr>
      </w:pPr>
      <w:ins w:id="34" w:author="Chris Krycho" w:date="2025-01-17T09:29:00Z" w16du:dateUtc="2025-01-17T16:29:00Z">
        <w:r w:rsidRPr="005F44B0">
          <w:rPr>
            <w:rStyle w:val="Hyperlink"/>
            <w:noProof/>
          </w:rPr>
          <w:fldChar w:fldCharType="begin"/>
        </w:r>
        <w:r w:rsidRPr="005F44B0">
          <w:rPr>
            <w:rStyle w:val="Hyperlink"/>
            <w:noProof/>
          </w:rPr>
          <w:instrText xml:space="preserve"> </w:instrText>
        </w:r>
        <w:r>
          <w:rPr>
            <w:noProof/>
          </w:rPr>
          <w:instrText>HYPERLINK \l "_Toc187998602"</w:instrText>
        </w:r>
        <w:r w:rsidRPr="005F44B0">
          <w:rPr>
            <w:rStyle w:val="Hyperlink"/>
            <w:noProof/>
          </w:rPr>
          <w:instrText xml:space="preserve"> </w:instrText>
        </w:r>
        <w:r w:rsidRPr="005F44B0">
          <w:rPr>
            <w:rStyle w:val="Hyperlink"/>
            <w:noProof/>
          </w:rPr>
        </w:r>
        <w:r w:rsidRPr="005F44B0">
          <w:rPr>
            <w:rStyle w:val="Hyperlink"/>
            <w:noProof/>
          </w:rPr>
          <w:fldChar w:fldCharType="separate"/>
        </w:r>
        <w:r w:rsidRPr="005F44B0">
          <w:rPr>
            <w:rStyle w:val="Hyperlink"/>
            <w:noProof/>
          </w:rPr>
          <w:t>Yielding Control to the Runtime</w:t>
        </w:r>
        <w:r>
          <w:rPr>
            <w:noProof/>
            <w:webHidden/>
          </w:rPr>
          <w:tab/>
        </w:r>
        <w:r>
          <w:rPr>
            <w:noProof/>
            <w:webHidden/>
          </w:rPr>
          <w:fldChar w:fldCharType="begin"/>
        </w:r>
        <w:r>
          <w:rPr>
            <w:noProof/>
            <w:webHidden/>
          </w:rPr>
          <w:instrText xml:space="preserve"> PAGEREF _Toc187998602 \h </w:instrText>
        </w:r>
      </w:ins>
      <w:r>
        <w:rPr>
          <w:noProof/>
          <w:webHidden/>
        </w:rPr>
      </w:r>
      <w:r>
        <w:rPr>
          <w:noProof/>
          <w:webHidden/>
        </w:rPr>
        <w:fldChar w:fldCharType="separate"/>
      </w:r>
      <w:ins w:id="35" w:author="Chris Krycho" w:date="2025-01-17T09:29:00Z" w16du:dateUtc="2025-01-17T16:29:00Z">
        <w:r>
          <w:rPr>
            <w:noProof/>
            <w:webHidden/>
          </w:rPr>
          <w:t>24</w:t>
        </w:r>
        <w:r>
          <w:rPr>
            <w:noProof/>
            <w:webHidden/>
          </w:rPr>
          <w:fldChar w:fldCharType="end"/>
        </w:r>
        <w:r w:rsidRPr="005F44B0">
          <w:rPr>
            <w:rStyle w:val="Hyperlink"/>
            <w:noProof/>
          </w:rPr>
          <w:fldChar w:fldCharType="end"/>
        </w:r>
      </w:ins>
    </w:p>
    <w:p w14:paraId="19090362" w14:textId="3B774F5F" w:rsidR="00D32095" w:rsidRDefault="00D32095">
      <w:pPr>
        <w:pStyle w:val="TOC2"/>
        <w:tabs>
          <w:tab w:val="right" w:leader="dot" w:pos="9350"/>
        </w:tabs>
        <w:rPr>
          <w:ins w:id="36" w:author="Chris Krycho" w:date="2025-01-17T09:29:00Z" w16du:dateUtc="2025-01-17T16:29:00Z"/>
          <w:rFonts w:asciiTheme="minorHAnsi" w:eastAsiaTheme="minorEastAsia" w:hAnsiTheme="minorHAnsi" w:cstheme="minorBidi"/>
          <w:noProof/>
          <w:kern w:val="2"/>
          <w:sz w:val="24"/>
          <w:szCs w:val="24"/>
          <w:lang w:val="en-US" w:eastAsia="en-US" w:bidi="he-IL"/>
          <w14:ligatures w14:val="standardContextual"/>
        </w:rPr>
      </w:pPr>
      <w:ins w:id="37" w:author="Chris Krycho" w:date="2025-01-17T09:29:00Z" w16du:dateUtc="2025-01-17T16:29:00Z">
        <w:r w:rsidRPr="005F44B0">
          <w:rPr>
            <w:rStyle w:val="Hyperlink"/>
            <w:noProof/>
          </w:rPr>
          <w:fldChar w:fldCharType="begin"/>
        </w:r>
        <w:r w:rsidRPr="005F44B0">
          <w:rPr>
            <w:rStyle w:val="Hyperlink"/>
            <w:noProof/>
          </w:rPr>
          <w:instrText xml:space="preserve"> </w:instrText>
        </w:r>
        <w:r>
          <w:rPr>
            <w:noProof/>
          </w:rPr>
          <w:instrText>HYPERLINK \l "_Toc187998603"</w:instrText>
        </w:r>
        <w:r w:rsidRPr="005F44B0">
          <w:rPr>
            <w:rStyle w:val="Hyperlink"/>
            <w:noProof/>
          </w:rPr>
          <w:instrText xml:space="preserve"> </w:instrText>
        </w:r>
        <w:r w:rsidRPr="005F44B0">
          <w:rPr>
            <w:rStyle w:val="Hyperlink"/>
            <w:noProof/>
          </w:rPr>
        </w:r>
        <w:r w:rsidRPr="005F44B0">
          <w:rPr>
            <w:rStyle w:val="Hyperlink"/>
            <w:noProof/>
          </w:rPr>
          <w:fldChar w:fldCharType="separate"/>
        </w:r>
        <w:r w:rsidRPr="005F44B0">
          <w:rPr>
            <w:rStyle w:val="Hyperlink"/>
            <w:noProof/>
          </w:rPr>
          <w:t>Building Our Own Async Abstractions</w:t>
        </w:r>
        <w:r>
          <w:rPr>
            <w:noProof/>
            <w:webHidden/>
          </w:rPr>
          <w:tab/>
        </w:r>
        <w:r>
          <w:rPr>
            <w:noProof/>
            <w:webHidden/>
          </w:rPr>
          <w:fldChar w:fldCharType="begin"/>
        </w:r>
        <w:r>
          <w:rPr>
            <w:noProof/>
            <w:webHidden/>
          </w:rPr>
          <w:instrText xml:space="preserve"> PAGEREF _Toc187998603 \h </w:instrText>
        </w:r>
      </w:ins>
      <w:r>
        <w:rPr>
          <w:noProof/>
          <w:webHidden/>
        </w:rPr>
      </w:r>
      <w:r>
        <w:rPr>
          <w:noProof/>
          <w:webHidden/>
        </w:rPr>
        <w:fldChar w:fldCharType="separate"/>
      </w:r>
      <w:ins w:id="38" w:author="Chris Krycho" w:date="2025-01-17T09:29:00Z" w16du:dateUtc="2025-01-17T16:29:00Z">
        <w:r>
          <w:rPr>
            <w:noProof/>
            <w:webHidden/>
          </w:rPr>
          <w:t>28</w:t>
        </w:r>
        <w:r>
          <w:rPr>
            <w:noProof/>
            <w:webHidden/>
          </w:rPr>
          <w:fldChar w:fldCharType="end"/>
        </w:r>
        <w:r w:rsidRPr="005F44B0">
          <w:rPr>
            <w:rStyle w:val="Hyperlink"/>
            <w:noProof/>
          </w:rPr>
          <w:fldChar w:fldCharType="end"/>
        </w:r>
      </w:ins>
    </w:p>
    <w:p w14:paraId="09D3810D" w14:textId="6558EA51" w:rsidR="00D32095" w:rsidRDefault="00D32095">
      <w:pPr>
        <w:pStyle w:val="TOC1"/>
        <w:tabs>
          <w:tab w:val="right" w:leader="dot" w:pos="9350"/>
        </w:tabs>
        <w:rPr>
          <w:ins w:id="39" w:author="Chris Krycho" w:date="2025-01-17T09:29:00Z" w16du:dateUtc="2025-01-17T16:29:00Z"/>
          <w:rFonts w:asciiTheme="minorHAnsi" w:eastAsiaTheme="minorEastAsia" w:hAnsiTheme="minorHAnsi" w:cstheme="minorBidi"/>
          <w:noProof/>
          <w:kern w:val="2"/>
          <w:sz w:val="24"/>
          <w:szCs w:val="24"/>
          <w:lang w:val="en-US" w:eastAsia="en-US" w:bidi="he-IL"/>
          <w14:ligatures w14:val="standardContextual"/>
        </w:rPr>
      </w:pPr>
      <w:ins w:id="40" w:author="Chris Krycho" w:date="2025-01-17T09:29:00Z" w16du:dateUtc="2025-01-17T16:29:00Z">
        <w:r w:rsidRPr="005F44B0">
          <w:rPr>
            <w:rStyle w:val="Hyperlink"/>
            <w:noProof/>
          </w:rPr>
          <w:fldChar w:fldCharType="begin"/>
        </w:r>
        <w:r w:rsidRPr="005F44B0">
          <w:rPr>
            <w:rStyle w:val="Hyperlink"/>
            <w:noProof/>
          </w:rPr>
          <w:instrText xml:space="preserve"> </w:instrText>
        </w:r>
        <w:r>
          <w:rPr>
            <w:noProof/>
          </w:rPr>
          <w:instrText>HYPERLINK \l "_Toc187998604"</w:instrText>
        </w:r>
        <w:r w:rsidRPr="005F44B0">
          <w:rPr>
            <w:rStyle w:val="Hyperlink"/>
            <w:noProof/>
          </w:rPr>
          <w:instrText xml:space="preserve"> </w:instrText>
        </w:r>
        <w:r w:rsidRPr="005F44B0">
          <w:rPr>
            <w:rStyle w:val="Hyperlink"/>
            <w:noProof/>
          </w:rPr>
        </w:r>
        <w:r w:rsidRPr="005F44B0">
          <w:rPr>
            <w:rStyle w:val="Hyperlink"/>
            <w:noProof/>
          </w:rPr>
          <w:fldChar w:fldCharType="separate"/>
        </w:r>
        <w:r w:rsidRPr="005F44B0">
          <w:rPr>
            <w:rStyle w:val="Hyperlink"/>
            <w:noProof/>
          </w:rPr>
          <w:t>Streams: Futures in Sequence</w:t>
        </w:r>
        <w:r>
          <w:rPr>
            <w:noProof/>
            <w:webHidden/>
          </w:rPr>
          <w:tab/>
        </w:r>
        <w:r>
          <w:rPr>
            <w:noProof/>
            <w:webHidden/>
          </w:rPr>
          <w:fldChar w:fldCharType="begin"/>
        </w:r>
        <w:r>
          <w:rPr>
            <w:noProof/>
            <w:webHidden/>
          </w:rPr>
          <w:instrText xml:space="preserve"> PAGEREF _Toc187998604 \h </w:instrText>
        </w:r>
      </w:ins>
      <w:r>
        <w:rPr>
          <w:noProof/>
          <w:webHidden/>
        </w:rPr>
      </w:r>
      <w:r>
        <w:rPr>
          <w:noProof/>
          <w:webHidden/>
        </w:rPr>
        <w:fldChar w:fldCharType="separate"/>
      </w:r>
      <w:ins w:id="41" w:author="Chris Krycho" w:date="2025-01-17T09:29:00Z" w16du:dateUtc="2025-01-17T16:29:00Z">
        <w:r>
          <w:rPr>
            <w:noProof/>
            <w:webHidden/>
          </w:rPr>
          <w:t>30</w:t>
        </w:r>
        <w:r>
          <w:rPr>
            <w:noProof/>
            <w:webHidden/>
          </w:rPr>
          <w:fldChar w:fldCharType="end"/>
        </w:r>
        <w:r w:rsidRPr="005F44B0">
          <w:rPr>
            <w:rStyle w:val="Hyperlink"/>
            <w:noProof/>
          </w:rPr>
          <w:fldChar w:fldCharType="end"/>
        </w:r>
      </w:ins>
    </w:p>
    <w:p w14:paraId="120A76EA" w14:textId="3FA8FB23" w:rsidR="00D32095" w:rsidRDefault="00D32095">
      <w:pPr>
        <w:pStyle w:val="TOC2"/>
        <w:tabs>
          <w:tab w:val="right" w:leader="dot" w:pos="9350"/>
        </w:tabs>
        <w:rPr>
          <w:ins w:id="42" w:author="Chris Krycho" w:date="2025-01-17T09:29:00Z" w16du:dateUtc="2025-01-17T16:29:00Z"/>
          <w:rFonts w:asciiTheme="minorHAnsi" w:eastAsiaTheme="minorEastAsia" w:hAnsiTheme="minorHAnsi" w:cstheme="minorBidi"/>
          <w:noProof/>
          <w:kern w:val="2"/>
          <w:sz w:val="24"/>
          <w:szCs w:val="24"/>
          <w:lang w:val="en-US" w:eastAsia="en-US" w:bidi="he-IL"/>
          <w14:ligatures w14:val="standardContextual"/>
        </w:rPr>
      </w:pPr>
      <w:ins w:id="43" w:author="Chris Krycho" w:date="2025-01-17T09:29:00Z" w16du:dateUtc="2025-01-17T16:29:00Z">
        <w:r w:rsidRPr="005F44B0">
          <w:rPr>
            <w:rStyle w:val="Hyperlink"/>
            <w:noProof/>
          </w:rPr>
          <w:fldChar w:fldCharType="begin"/>
        </w:r>
        <w:r w:rsidRPr="005F44B0">
          <w:rPr>
            <w:rStyle w:val="Hyperlink"/>
            <w:noProof/>
          </w:rPr>
          <w:instrText xml:space="preserve"> </w:instrText>
        </w:r>
        <w:r>
          <w:rPr>
            <w:noProof/>
          </w:rPr>
          <w:instrText>HYPERLINK \l "_Toc187998605"</w:instrText>
        </w:r>
        <w:r w:rsidRPr="005F44B0">
          <w:rPr>
            <w:rStyle w:val="Hyperlink"/>
            <w:noProof/>
          </w:rPr>
          <w:instrText xml:space="preserve"> </w:instrText>
        </w:r>
        <w:r w:rsidRPr="005F44B0">
          <w:rPr>
            <w:rStyle w:val="Hyperlink"/>
            <w:noProof/>
          </w:rPr>
        </w:r>
        <w:r w:rsidRPr="005F44B0">
          <w:rPr>
            <w:rStyle w:val="Hyperlink"/>
            <w:noProof/>
          </w:rPr>
          <w:fldChar w:fldCharType="separate"/>
        </w:r>
        <w:r w:rsidRPr="005F44B0">
          <w:rPr>
            <w:rStyle w:val="Hyperlink"/>
            <w:noProof/>
          </w:rPr>
          <w:t>Composing Streams</w:t>
        </w:r>
        <w:r>
          <w:rPr>
            <w:noProof/>
            <w:webHidden/>
          </w:rPr>
          <w:tab/>
        </w:r>
        <w:r>
          <w:rPr>
            <w:noProof/>
            <w:webHidden/>
          </w:rPr>
          <w:fldChar w:fldCharType="begin"/>
        </w:r>
        <w:r>
          <w:rPr>
            <w:noProof/>
            <w:webHidden/>
          </w:rPr>
          <w:instrText xml:space="preserve"> PAGEREF _Toc187998605 \h </w:instrText>
        </w:r>
      </w:ins>
      <w:r>
        <w:rPr>
          <w:noProof/>
          <w:webHidden/>
        </w:rPr>
      </w:r>
      <w:r>
        <w:rPr>
          <w:noProof/>
          <w:webHidden/>
        </w:rPr>
        <w:fldChar w:fldCharType="separate"/>
      </w:r>
      <w:ins w:id="44" w:author="Chris Krycho" w:date="2025-01-17T09:29:00Z" w16du:dateUtc="2025-01-17T16:29:00Z">
        <w:r>
          <w:rPr>
            <w:noProof/>
            <w:webHidden/>
          </w:rPr>
          <w:t>32</w:t>
        </w:r>
        <w:r>
          <w:rPr>
            <w:noProof/>
            <w:webHidden/>
          </w:rPr>
          <w:fldChar w:fldCharType="end"/>
        </w:r>
        <w:r w:rsidRPr="005F44B0">
          <w:rPr>
            <w:rStyle w:val="Hyperlink"/>
            <w:noProof/>
          </w:rPr>
          <w:fldChar w:fldCharType="end"/>
        </w:r>
      </w:ins>
    </w:p>
    <w:p w14:paraId="3680A269" w14:textId="361D219F" w:rsidR="00D32095" w:rsidRDefault="00D32095">
      <w:pPr>
        <w:pStyle w:val="TOC2"/>
        <w:tabs>
          <w:tab w:val="right" w:leader="dot" w:pos="9350"/>
        </w:tabs>
        <w:rPr>
          <w:ins w:id="45" w:author="Chris Krycho" w:date="2025-01-17T09:29:00Z" w16du:dateUtc="2025-01-17T16:29:00Z"/>
          <w:rFonts w:asciiTheme="minorHAnsi" w:eastAsiaTheme="minorEastAsia" w:hAnsiTheme="minorHAnsi" w:cstheme="minorBidi"/>
          <w:noProof/>
          <w:kern w:val="2"/>
          <w:sz w:val="24"/>
          <w:szCs w:val="24"/>
          <w:lang w:val="en-US" w:eastAsia="en-US" w:bidi="he-IL"/>
          <w14:ligatures w14:val="standardContextual"/>
        </w:rPr>
      </w:pPr>
      <w:ins w:id="46" w:author="Chris Krycho" w:date="2025-01-17T09:29:00Z" w16du:dateUtc="2025-01-17T16:29:00Z">
        <w:r w:rsidRPr="005F44B0">
          <w:rPr>
            <w:rStyle w:val="Hyperlink"/>
            <w:noProof/>
          </w:rPr>
          <w:fldChar w:fldCharType="begin"/>
        </w:r>
        <w:r w:rsidRPr="005F44B0">
          <w:rPr>
            <w:rStyle w:val="Hyperlink"/>
            <w:noProof/>
          </w:rPr>
          <w:instrText xml:space="preserve"> </w:instrText>
        </w:r>
        <w:r>
          <w:rPr>
            <w:noProof/>
          </w:rPr>
          <w:instrText>HYPERLINK \l "_Toc187998606"</w:instrText>
        </w:r>
        <w:r w:rsidRPr="005F44B0">
          <w:rPr>
            <w:rStyle w:val="Hyperlink"/>
            <w:noProof/>
          </w:rPr>
          <w:instrText xml:space="preserve"> </w:instrText>
        </w:r>
        <w:r w:rsidRPr="005F44B0">
          <w:rPr>
            <w:rStyle w:val="Hyperlink"/>
            <w:noProof/>
          </w:rPr>
        </w:r>
        <w:r w:rsidRPr="005F44B0">
          <w:rPr>
            <w:rStyle w:val="Hyperlink"/>
            <w:noProof/>
          </w:rPr>
          <w:fldChar w:fldCharType="separate"/>
        </w:r>
        <w:r w:rsidRPr="005F44B0">
          <w:rPr>
            <w:rStyle w:val="Hyperlink"/>
            <w:noProof/>
          </w:rPr>
          <w:t>Merging Streams</w:t>
        </w:r>
        <w:r>
          <w:rPr>
            <w:noProof/>
            <w:webHidden/>
          </w:rPr>
          <w:tab/>
        </w:r>
        <w:r>
          <w:rPr>
            <w:noProof/>
            <w:webHidden/>
          </w:rPr>
          <w:fldChar w:fldCharType="begin"/>
        </w:r>
        <w:r>
          <w:rPr>
            <w:noProof/>
            <w:webHidden/>
          </w:rPr>
          <w:instrText xml:space="preserve"> PAGEREF _Toc187998606 \h </w:instrText>
        </w:r>
      </w:ins>
      <w:r>
        <w:rPr>
          <w:noProof/>
          <w:webHidden/>
        </w:rPr>
      </w:r>
      <w:r>
        <w:rPr>
          <w:noProof/>
          <w:webHidden/>
        </w:rPr>
        <w:fldChar w:fldCharType="separate"/>
      </w:r>
      <w:ins w:id="47" w:author="Chris Krycho" w:date="2025-01-17T09:29:00Z" w16du:dateUtc="2025-01-17T16:29:00Z">
        <w:r>
          <w:rPr>
            <w:noProof/>
            <w:webHidden/>
          </w:rPr>
          <w:t>35</w:t>
        </w:r>
        <w:r>
          <w:rPr>
            <w:noProof/>
            <w:webHidden/>
          </w:rPr>
          <w:fldChar w:fldCharType="end"/>
        </w:r>
        <w:r w:rsidRPr="005F44B0">
          <w:rPr>
            <w:rStyle w:val="Hyperlink"/>
            <w:noProof/>
          </w:rPr>
          <w:fldChar w:fldCharType="end"/>
        </w:r>
      </w:ins>
    </w:p>
    <w:p w14:paraId="7FE360D8" w14:textId="199F1DFF" w:rsidR="00D32095" w:rsidRDefault="00D32095">
      <w:pPr>
        <w:pStyle w:val="TOC1"/>
        <w:tabs>
          <w:tab w:val="right" w:leader="dot" w:pos="9350"/>
        </w:tabs>
        <w:rPr>
          <w:ins w:id="48" w:author="Chris Krycho" w:date="2025-01-17T09:29:00Z" w16du:dateUtc="2025-01-17T16:29:00Z"/>
          <w:rFonts w:asciiTheme="minorHAnsi" w:eastAsiaTheme="minorEastAsia" w:hAnsiTheme="minorHAnsi" w:cstheme="minorBidi"/>
          <w:noProof/>
          <w:kern w:val="2"/>
          <w:sz w:val="24"/>
          <w:szCs w:val="24"/>
          <w:lang w:val="en-US" w:eastAsia="en-US" w:bidi="he-IL"/>
          <w14:ligatures w14:val="standardContextual"/>
        </w:rPr>
      </w:pPr>
      <w:ins w:id="49" w:author="Chris Krycho" w:date="2025-01-17T09:29:00Z" w16du:dateUtc="2025-01-17T16:29:00Z">
        <w:r w:rsidRPr="005F44B0">
          <w:rPr>
            <w:rStyle w:val="Hyperlink"/>
            <w:noProof/>
          </w:rPr>
          <w:fldChar w:fldCharType="begin"/>
        </w:r>
        <w:r w:rsidRPr="005F44B0">
          <w:rPr>
            <w:rStyle w:val="Hyperlink"/>
            <w:noProof/>
          </w:rPr>
          <w:instrText xml:space="preserve"> </w:instrText>
        </w:r>
        <w:r>
          <w:rPr>
            <w:noProof/>
          </w:rPr>
          <w:instrText>HYPERLINK \l "_Toc187998607"</w:instrText>
        </w:r>
        <w:r w:rsidRPr="005F44B0">
          <w:rPr>
            <w:rStyle w:val="Hyperlink"/>
            <w:noProof/>
          </w:rPr>
          <w:instrText xml:space="preserve"> </w:instrText>
        </w:r>
        <w:r w:rsidRPr="005F44B0">
          <w:rPr>
            <w:rStyle w:val="Hyperlink"/>
            <w:noProof/>
          </w:rPr>
        </w:r>
        <w:r w:rsidRPr="005F44B0">
          <w:rPr>
            <w:rStyle w:val="Hyperlink"/>
            <w:noProof/>
          </w:rPr>
          <w:fldChar w:fldCharType="separate"/>
        </w:r>
        <w:r w:rsidRPr="005F44B0">
          <w:rPr>
            <w:rStyle w:val="Hyperlink"/>
            <w:noProof/>
          </w:rPr>
          <w:t>A Closer Look at the Traits for Async</w:t>
        </w:r>
        <w:r>
          <w:rPr>
            <w:noProof/>
            <w:webHidden/>
          </w:rPr>
          <w:tab/>
        </w:r>
        <w:r>
          <w:rPr>
            <w:noProof/>
            <w:webHidden/>
          </w:rPr>
          <w:fldChar w:fldCharType="begin"/>
        </w:r>
        <w:r>
          <w:rPr>
            <w:noProof/>
            <w:webHidden/>
          </w:rPr>
          <w:instrText xml:space="preserve"> PAGEREF _Toc187998607 \h </w:instrText>
        </w:r>
      </w:ins>
      <w:r>
        <w:rPr>
          <w:noProof/>
          <w:webHidden/>
        </w:rPr>
      </w:r>
      <w:r>
        <w:rPr>
          <w:noProof/>
          <w:webHidden/>
        </w:rPr>
        <w:fldChar w:fldCharType="separate"/>
      </w:r>
      <w:ins w:id="50" w:author="Chris Krycho" w:date="2025-01-17T09:29:00Z" w16du:dateUtc="2025-01-17T16:29:00Z">
        <w:r>
          <w:rPr>
            <w:noProof/>
            <w:webHidden/>
          </w:rPr>
          <w:t>38</w:t>
        </w:r>
        <w:r>
          <w:rPr>
            <w:noProof/>
            <w:webHidden/>
          </w:rPr>
          <w:fldChar w:fldCharType="end"/>
        </w:r>
        <w:r w:rsidRPr="005F44B0">
          <w:rPr>
            <w:rStyle w:val="Hyperlink"/>
            <w:noProof/>
          </w:rPr>
          <w:fldChar w:fldCharType="end"/>
        </w:r>
      </w:ins>
    </w:p>
    <w:p w14:paraId="51074258" w14:textId="1C4DD79E" w:rsidR="00D32095" w:rsidRDefault="00D32095">
      <w:pPr>
        <w:pStyle w:val="TOC2"/>
        <w:tabs>
          <w:tab w:val="right" w:leader="dot" w:pos="9350"/>
        </w:tabs>
        <w:rPr>
          <w:ins w:id="51" w:author="Chris Krycho" w:date="2025-01-17T09:29:00Z" w16du:dateUtc="2025-01-17T16:29:00Z"/>
          <w:rFonts w:asciiTheme="minorHAnsi" w:eastAsiaTheme="minorEastAsia" w:hAnsiTheme="minorHAnsi" w:cstheme="minorBidi"/>
          <w:noProof/>
          <w:kern w:val="2"/>
          <w:sz w:val="24"/>
          <w:szCs w:val="24"/>
          <w:lang w:val="en-US" w:eastAsia="en-US" w:bidi="he-IL"/>
          <w14:ligatures w14:val="standardContextual"/>
        </w:rPr>
      </w:pPr>
      <w:ins w:id="52" w:author="Chris Krycho" w:date="2025-01-17T09:29:00Z" w16du:dateUtc="2025-01-17T16:29:00Z">
        <w:r w:rsidRPr="005F44B0">
          <w:rPr>
            <w:rStyle w:val="Hyperlink"/>
            <w:noProof/>
          </w:rPr>
          <w:fldChar w:fldCharType="begin"/>
        </w:r>
        <w:r w:rsidRPr="005F44B0">
          <w:rPr>
            <w:rStyle w:val="Hyperlink"/>
            <w:noProof/>
          </w:rPr>
          <w:instrText xml:space="preserve"> </w:instrText>
        </w:r>
        <w:r>
          <w:rPr>
            <w:noProof/>
          </w:rPr>
          <w:instrText>HYPERLINK \l "_Toc187998608"</w:instrText>
        </w:r>
        <w:r w:rsidRPr="005F44B0">
          <w:rPr>
            <w:rStyle w:val="Hyperlink"/>
            <w:noProof/>
          </w:rPr>
          <w:instrText xml:space="preserve"> </w:instrText>
        </w:r>
        <w:r w:rsidRPr="005F44B0">
          <w:rPr>
            <w:rStyle w:val="Hyperlink"/>
            <w:noProof/>
          </w:rPr>
        </w:r>
        <w:r w:rsidRPr="005F44B0">
          <w:rPr>
            <w:rStyle w:val="Hyperlink"/>
            <w:noProof/>
          </w:rPr>
          <w:fldChar w:fldCharType="separate"/>
        </w:r>
        <w:r w:rsidRPr="005F44B0">
          <w:rPr>
            <w:rStyle w:val="Hyperlink"/>
            <w:noProof/>
          </w:rPr>
          <w:t>The Future Trait</w:t>
        </w:r>
        <w:r>
          <w:rPr>
            <w:noProof/>
            <w:webHidden/>
          </w:rPr>
          <w:tab/>
        </w:r>
        <w:r>
          <w:rPr>
            <w:noProof/>
            <w:webHidden/>
          </w:rPr>
          <w:fldChar w:fldCharType="begin"/>
        </w:r>
        <w:r>
          <w:rPr>
            <w:noProof/>
            <w:webHidden/>
          </w:rPr>
          <w:instrText xml:space="preserve"> PAGEREF _Toc187998608 \h </w:instrText>
        </w:r>
      </w:ins>
      <w:r>
        <w:rPr>
          <w:noProof/>
          <w:webHidden/>
        </w:rPr>
      </w:r>
      <w:r>
        <w:rPr>
          <w:noProof/>
          <w:webHidden/>
        </w:rPr>
        <w:fldChar w:fldCharType="separate"/>
      </w:r>
      <w:ins w:id="53" w:author="Chris Krycho" w:date="2025-01-17T09:29:00Z" w16du:dateUtc="2025-01-17T16:29:00Z">
        <w:r>
          <w:rPr>
            <w:noProof/>
            <w:webHidden/>
          </w:rPr>
          <w:t>38</w:t>
        </w:r>
        <w:r>
          <w:rPr>
            <w:noProof/>
            <w:webHidden/>
          </w:rPr>
          <w:fldChar w:fldCharType="end"/>
        </w:r>
        <w:r w:rsidRPr="005F44B0">
          <w:rPr>
            <w:rStyle w:val="Hyperlink"/>
            <w:noProof/>
          </w:rPr>
          <w:fldChar w:fldCharType="end"/>
        </w:r>
      </w:ins>
    </w:p>
    <w:p w14:paraId="1E88F7D2" w14:textId="612C92A2" w:rsidR="00D32095" w:rsidRDefault="00D32095">
      <w:pPr>
        <w:pStyle w:val="TOC2"/>
        <w:tabs>
          <w:tab w:val="right" w:leader="dot" w:pos="9350"/>
        </w:tabs>
        <w:rPr>
          <w:ins w:id="54" w:author="Chris Krycho" w:date="2025-01-17T09:29:00Z" w16du:dateUtc="2025-01-17T16:29:00Z"/>
          <w:rFonts w:asciiTheme="minorHAnsi" w:eastAsiaTheme="minorEastAsia" w:hAnsiTheme="minorHAnsi" w:cstheme="minorBidi"/>
          <w:noProof/>
          <w:kern w:val="2"/>
          <w:sz w:val="24"/>
          <w:szCs w:val="24"/>
          <w:lang w:val="en-US" w:eastAsia="en-US" w:bidi="he-IL"/>
          <w14:ligatures w14:val="standardContextual"/>
        </w:rPr>
      </w:pPr>
      <w:ins w:id="55" w:author="Chris Krycho" w:date="2025-01-17T09:29:00Z" w16du:dateUtc="2025-01-17T16:29:00Z">
        <w:r w:rsidRPr="005F44B0">
          <w:rPr>
            <w:rStyle w:val="Hyperlink"/>
            <w:noProof/>
          </w:rPr>
          <w:fldChar w:fldCharType="begin"/>
        </w:r>
        <w:r w:rsidRPr="005F44B0">
          <w:rPr>
            <w:rStyle w:val="Hyperlink"/>
            <w:noProof/>
          </w:rPr>
          <w:instrText xml:space="preserve"> </w:instrText>
        </w:r>
        <w:r>
          <w:rPr>
            <w:noProof/>
          </w:rPr>
          <w:instrText>HYPERLINK \l "_Toc187998609"</w:instrText>
        </w:r>
        <w:r w:rsidRPr="005F44B0">
          <w:rPr>
            <w:rStyle w:val="Hyperlink"/>
            <w:noProof/>
          </w:rPr>
          <w:instrText xml:space="preserve"> </w:instrText>
        </w:r>
        <w:r w:rsidRPr="005F44B0">
          <w:rPr>
            <w:rStyle w:val="Hyperlink"/>
            <w:noProof/>
          </w:rPr>
        </w:r>
        <w:r w:rsidRPr="005F44B0">
          <w:rPr>
            <w:rStyle w:val="Hyperlink"/>
            <w:noProof/>
          </w:rPr>
          <w:fldChar w:fldCharType="separate"/>
        </w:r>
        <w:r w:rsidRPr="005F44B0">
          <w:rPr>
            <w:rStyle w:val="Hyperlink"/>
            <w:noProof/>
          </w:rPr>
          <w:t>The Pin and Unpin Traits</w:t>
        </w:r>
        <w:r>
          <w:rPr>
            <w:noProof/>
            <w:webHidden/>
          </w:rPr>
          <w:tab/>
        </w:r>
        <w:r>
          <w:rPr>
            <w:noProof/>
            <w:webHidden/>
          </w:rPr>
          <w:fldChar w:fldCharType="begin"/>
        </w:r>
        <w:r>
          <w:rPr>
            <w:noProof/>
            <w:webHidden/>
          </w:rPr>
          <w:instrText xml:space="preserve"> PAGEREF _Toc187998609 \h </w:instrText>
        </w:r>
      </w:ins>
      <w:r>
        <w:rPr>
          <w:noProof/>
          <w:webHidden/>
        </w:rPr>
      </w:r>
      <w:r>
        <w:rPr>
          <w:noProof/>
          <w:webHidden/>
        </w:rPr>
        <w:fldChar w:fldCharType="separate"/>
      </w:r>
      <w:ins w:id="56" w:author="Chris Krycho" w:date="2025-01-17T09:29:00Z" w16du:dateUtc="2025-01-17T16:29:00Z">
        <w:r>
          <w:rPr>
            <w:noProof/>
            <w:webHidden/>
          </w:rPr>
          <w:t>40</w:t>
        </w:r>
        <w:r>
          <w:rPr>
            <w:noProof/>
            <w:webHidden/>
          </w:rPr>
          <w:fldChar w:fldCharType="end"/>
        </w:r>
        <w:r w:rsidRPr="005F44B0">
          <w:rPr>
            <w:rStyle w:val="Hyperlink"/>
            <w:noProof/>
          </w:rPr>
          <w:fldChar w:fldCharType="end"/>
        </w:r>
      </w:ins>
    </w:p>
    <w:p w14:paraId="07980291" w14:textId="4A141984" w:rsidR="00D32095" w:rsidRDefault="00D32095">
      <w:pPr>
        <w:pStyle w:val="TOC2"/>
        <w:tabs>
          <w:tab w:val="right" w:leader="dot" w:pos="9350"/>
        </w:tabs>
        <w:rPr>
          <w:ins w:id="57" w:author="Chris Krycho" w:date="2025-01-17T09:29:00Z" w16du:dateUtc="2025-01-17T16:29:00Z"/>
          <w:rFonts w:asciiTheme="minorHAnsi" w:eastAsiaTheme="minorEastAsia" w:hAnsiTheme="minorHAnsi" w:cstheme="minorBidi"/>
          <w:noProof/>
          <w:kern w:val="2"/>
          <w:sz w:val="24"/>
          <w:szCs w:val="24"/>
          <w:lang w:val="en-US" w:eastAsia="en-US" w:bidi="he-IL"/>
          <w14:ligatures w14:val="standardContextual"/>
        </w:rPr>
      </w:pPr>
      <w:ins w:id="58" w:author="Chris Krycho" w:date="2025-01-17T09:29:00Z" w16du:dateUtc="2025-01-17T16:29:00Z">
        <w:r w:rsidRPr="005F44B0">
          <w:rPr>
            <w:rStyle w:val="Hyperlink"/>
            <w:noProof/>
          </w:rPr>
          <w:fldChar w:fldCharType="begin"/>
        </w:r>
        <w:r w:rsidRPr="005F44B0">
          <w:rPr>
            <w:rStyle w:val="Hyperlink"/>
            <w:noProof/>
          </w:rPr>
          <w:instrText xml:space="preserve"> </w:instrText>
        </w:r>
        <w:r>
          <w:rPr>
            <w:noProof/>
          </w:rPr>
          <w:instrText>HYPERLINK \l "_Toc187998610"</w:instrText>
        </w:r>
        <w:r w:rsidRPr="005F44B0">
          <w:rPr>
            <w:rStyle w:val="Hyperlink"/>
            <w:noProof/>
          </w:rPr>
          <w:instrText xml:space="preserve"> </w:instrText>
        </w:r>
        <w:r w:rsidRPr="005F44B0">
          <w:rPr>
            <w:rStyle w:val="Hyperlink"/>
            <w:noProof/>
          </w:rPr>
        </w:r>
        <w:r w:rsidRPr="005F44B0">
          <w:rPr>
            <w:rStyle w:val="Hyperlink"/>
            <w:noProof/>
          </w:rPr>
          <w:fldChar w:fldCharType="separate"/>
        </w:r>
        <w:r w:rsidRPr="005F44B0">
          <w:rPr>
            <w:rStyle w:val="Hyperlink"/>
            <w:noProof/>
          </w:rPr>
          <w:t>The Stream Trait</w:t>
        </w:r>
        <w:r>
          <w:rPr>
            <w:noProof/>
            <w:webHidden/>
          </w:rPr>
          <w:tab/>
        </w:r>
        <w:r>
          <w:rPr>
            <w:noProof/>
            <w:webHidden/>
          </w:rPr>
          <w:fldChar w:fldCharType="begin"/>
        </w:r>
        <w:r>
          <w:rPr>
            <w:noProof/>
            <w:webHidden/>
          </w:rPr>
          <w:instrText xml:space="preserve"> PAGEREF _Toc187998610 \h </w:instrText>
        </w:r>
      </w:ins>
      <w:r>
        <w:rPr>
          <w:noProof/>
          <w:webHidden/>
        </w:rPr>
      </w:r>
      <w:r>
        <w:rPr>
          <w:noProof/>
          <w:webHidden/>
        </w:rPr>
        <w:fldChar w:fldCharType="separate"/>
      </w:r>
      <w:ins w:id="59" w:author="Chris Krycho" w:date="2025-01-17T09:29:00Z" w16du:dateUtc="2025-01-17T16:29:00Z">
        <w:r>
          <w:rPr>
            <w:noProof/>
            <w:webHidden/>
          </w:rPr>
          <w:t>43</w:t>
        </w:r>
        <w:r>
          <w:rPr>
            <w:noProof/>
            <w:webHidden/>
          </w:rPr>
          <w:fldChar w:fldCharType="end"/>
        </w:r>
        <w:r w:rsidRPr="005F44B0">
          <w:rPr>
            <w:rStyle w:val="Hyperlink"/>
            <w:noProof/>
          </w:rPr>
          <w:fldChar w:fldCharType="end"/>
        </w:r>
      </w:ins>
    </w:p>
    <w:p w14:paraId="6DA72EE5" w14:textId="61044181" w:rsidR="00D32095" w:rsidRDefault="00D32095">
      <w:pPr>
        <w:pStyle w:val="TOC1"/>
        <w:tabs>
          <w:tab w:val="right" w:leader="dot" w:pos="9350"/>
        </w:tabs>
        <w:rPr>
          <w:ins w:id="60" w:author="Chris Krycho" w:date="2025-01-17T09:29:00Z" w16du:dateUtc="2025-01-17T16:29:00Z"/>
          <w:rFonts w:asciiTheme="minorHAnsi" w:eastAsiaTheme="minorEastAsia" w:hAnsiTheme="minorHAnsi" w:cstheme="minorBidi"/>
          <w:noProof/>
          <w:kern w:val="2"/>
          <w:sz w:val="24"/>
          <w:szCs w:val="24"/>
          <w:lang w:val="en-US" w:eastAsia="en-US" w:bidi="he-IL"/>
          <w14:ligatures w14:val="standardContextual"/>
        </w:rPr>
      </w:pPr>
      <w:ins w:id="61" w:author="Chris Krycho" w:date="2025-01-17T09:29:00Z" w16du:dateUtc="2025-01-17T16:29:00Z">
        <w:r w:rsidRPr="005F44B0">
          <w:rPr>
            <w:rStyle w:val="Hyperlink"/>
            <w:noProof/>
          </w:rPr>
          <w:fldChar w:fldCharType="begin"/>
        </w:r>
        <w:r w:rsidRPr="005F44B0">
          <w:rPr>
            <w:rStyle w:val="Hyperlink"/>
            <w:noProof/>
          </w:rPr>
          <w:instrText xml:space="preserve"> </w:instrText>
        </w:r>
        <w:r>
          <w:rPr>
            <w:noProof/>
          </w:rPr>
          <w:instrText>HYPERLINK \l "_Toc187998611"</w:instrText>
        </w:r>
        <w:r w:rsidRPr="005F44B0">
          <w:rPr>
            <w:rStyle w:val="Hyperlink"/>
            <w:noProof/>
          </w:rPr>
          <w:instrText xml:space="preserve"> </w:instrText>
        </w:r>
        <w:r w:rsidRPr="005F44B0">
          <w:rPr>
            <w:rStyle w:val="Hyperlink"/>
            <w:noProof/>
          </w:rPr>
        </w:r>
        <w:r w:rsidRPr="005F44B0">
          <w:rPr>
            <w:rStyle w:val="Hyperlink"/>
            <w:noProof/>
          </w:rPr>
          <w:fldChar w:fldCharType="separate"/>
        </w:r>
        <w:r w:rsidRPr="005F44B0">
          <w:rPr>
            <w:rStyle w:val="Hyperlink"/>
            <w:noProof/>
          </w:rPr>
          <w:t>Putting It All Together: Futures, Tasks, and Threads</w:t>
        </w:r>
        <w:r>
          <w:rPr>
            <w:noProof/>
            <w:webHidden/>
          </w:rPr>
          <w:tab/>
        </w:r>
        <w:r>
          <w:rPr>
            <w:noProof/>
            <w:webHidden/>
          </w:rPr>
          <w:fldChar w:fldCharType="begin"/>
        </w:r>
        <w:r>
          <w:rPr>
            <w:noProof/>
            <w:webHidden/>
          </w:rPr>
          <w:instrText xml:space="preserve"> PAGEREF _Toc187998611 \h </w:instrText>
        </w:r>
      </w:ins>
      <w:r>
        <w:rPr>
          <w:noProof/>
          <w:webHidden/>
        </w:rPr>
      </w:r>
      <w:r>
        <w:rPr>
          <w:noProof/>
          <w:webHidden/>
        </w:rPr>
        <w:fldChar w:fldCharType="separate"/>
      </w:r>
      <w:ins w:id="62" w:author="Chris Krycho" w:date="2025-01-17T09:29:00Z" w16du:dateUtc="2025-01-17T16:29:00Z">
        <w:r>
          <w:rPr>
            <w:noProof/>
            <w:webHidden/>
          </w:rPr>
          <w:t>45</w:t>
        </w:r>
        <w:r>
          <w:rPr>
            <w:noProof/>
            <w:webHidden/>
          </w:rPr>
          <w:fldChar w:fldCharType="end"/>
        </w:r>
        <w:r w:rsidRPr="005F44B0">
          <w:rPr>
            <w:rStyle w:val="Hyperlink"/>
            <w:noProof/>
          </w:rPr>
          <w:fldChar w:fldCharType="end"/>
        </w:r>
      </w:ins>
    </w:p>
    <w:p w14:paraId="41BEE633" w14:textId="7DF0B053" w:rsidR="00D32095" w:rsidRDefault="00D32095">
      <w:pPr>
        <w:pStyle w:val="TOC1"/>
        <w:tabs>
          <w:tab w:val="right" w:leader="dot" w:pos="9350"/>
        </w:tabs>
        <w:rPr>
          <w:ins w:id="63" w:author="Chris Krycho" w:date="2025-01-17T09:29:00Z" w16du:dateUtc="2025-01-17T16:29:00Z"/>
          <w:rFonts w:asciiTheme="minorHAnsi" w:eastAsiaTheme="minorEastAsia" w:hAnsiTheme="minorHAnsi" w:cstheme="minorBidi"/>
          <w:noProof/>
          <w:kern w:val="2"/>
          <w:sz w:val="24"/>
          <w:szCs w:val="24"/>
          <w:lang w:val="en-US" w:eastAsia="en-US" w:bidi="he-IL"/>
          <w14:ligatures w14:val="standardContextual"/>
        </w:rPr>
      </w:pPr>
      <w:ins w:id="64" w:author="Chris Krycho" w:date="2025-01-17T09:29:00Z" w16du:dateUtc="2025-01-17T16:29:00Z">
        <w:r w:rsidRPr="005F44B0">
          <w:rPr>
            <w:rStyle w:val="Hyperlink"/>
            <w:noProof/>
          </w:rPr>
          <w:fldChar w:fldCharType="begin"/>
        </w:r>
        <w:r w:rsidRPr="005F44B0">
          <w:rPr>
            <w:rStyle w:val="Hyperlink"/>
            <w:noProof/>
          </w:rPr>
          <w:instrText xml:space="preserve"> </w:instrText>
        </w:r>
        <w:r>
          <w:rPr>
            <w:noProof/>
          </w:rPr>
          <w:instrText>HYPERLINK \l "_Toc187998612"</w:instrText>
        </w:r>
        <w:r w:rsidRPr="005F44B0">
          <w:rPr>
            <w:rStyle w:val="Hyperlink"/>
            <w:noProof/>
          </w:rPr>
          <w:instrText xml:space="preserve"> </w:instrText>
        </w:r>
        <w:r w:rsidRPr="005F44B0">
          <w:rPr>
            <w:rStyle w:val="Hyperlink"/>
            <w:noProof/>
          </w:rPr>
        </w:r>
        <w:r w:rsidRPr="005F44B0">
          <w:rPr>
            <w:rStyle w:val="Hyperlink"/>
            <w:noProof/>
          </w:rPr>
          <w:fldChar w:fldCharType="separate"/>
        </w:r>
        <w:r w:rsidRPr="005F44B0">
          <w:rPr>
            <w:rStyle w:val="Hyperlink"/>
            <w:noProof/>
          </w:rPr>
          <w:t>Summary</w:t>
        </w:r>
        <w:r>
          <w:rPr>
            <w:noProof/>
            <w:webHidden/>
          </w:rPr>
          <w:tab/>
        </w:r>
        <w:r>
          <w:rPr>
            <w:noProof/>
            <w:webHidden/>
          </w:rPr>
          <w:fldChar w:fldCharType="begin"/>
        </w:r>
        <w:r>
          <w:rPr>
            <w:noProof/>
            <w:webHidden/>
          </w:rPr>
          <w:instrText xml:space="preserve"> PAGEREF _Toc187998612 \h </w:instrText>
        </w:r>
      </w:ins>
      <w:r>
        <w:rPr>
          <w:noProof/>
          <w:webHidden/>
        </w:rPr>
      </w:r>
      <w:r>
        <w:rPr>
          <w:noProof/>
          <w:webHidden/>
        </w:rPr>
        <w:fldChar w:fldCharType="separate"/>
      </w:r>
      <w:ins w:id="65" w:author="Chris Krycho" w:date="2025-01-17T09:29:00Z" w16du:dateUtc="2025-01-17T16:29:00Z">
        <w:r>
          <w:rPr>
            <w:noProof/>
            <w:webHidden/>
          </w:rPr>
          <w:t>47</w:t>
        </w:r>
        <w:r>
          <w:rPr>
            <w:noProof/>
            <w:webHidden/>
          </w:rPr>
          <w:fldChar w:fldCharType="end"/>
        </w:r>
        <w:r w:rsidRPr="005F44B0">
          <w:rPr>
            <w:rStyle w:val="Hyperlink"/>
            <w:noProof/>
          </w:rPr>
          <w:fldChar w:fldCharType="end"/>
        </w:r>
      </w:ins>
    </w:p>
    <w:p w14:paraId="1F2FE17A" w14:textId="539218A7" w:rsidR="007903FC" w:rsidDel="00D32095" w:rsidRDefault="007903FC">
      <w:pPr>
        <w:pStyle w:val="TOC1"/>
        <w:tabs>
          <w:tab w:val="right" w:leader="dot" w:pos="9350"/>
        </w:tabs>
        <w:rPr>
          <w:del w:id="66" w:author="Chris Krycho" w:date="2025-01-17T09:29:00Z" w16du:dateUtc="2025-01-17T16:29:00Z"/>
          <w:rFonts w:asciiTheme="minorHAnsi" w:eastAsiaTheme="minorEastAsia" w:hAnsiTheme="minorHAnsi" w:cstheme="minorBidi"/>
          <w:noProof/>
          <w:kern w:val="2"/>
          <w:sz w:val="24"/>
          <w:szCs w:val="24"/>
          <w:lang w:val="en-US" w:eastAsia="en-US"/>
          <w14:ligatures w14:val="standardContextual"/>
        </w:rPr>
      </w:pPr>
      <w:del w:id="67" w:author="Chris Krycho" w:date="2025-01-17T09:29:00Z" w16du:dateUtc="2025-01-17T16:29:00Z">
        <w:r w:rsidRPr="00D32095" w:rsidDel="00D32095">
          <w:rPr>
            <w:rStyle w:val="Hyperlink"/>
            <w:noProof/>
          </w:rPr>
          <w:delText>Parallelism and Concurrency</w:delText>
        </w:r>
        <w:r w:rsidDel="00D32095">
          <w:rPr>
            <w:noProof/>
            <w:webHidden/>
          </w:rPr>
          <w:tab/>
          <w:delText>3</w:delText>
        </w:r>
      </w:del>
    </w:p>
    <w:p w14:paraId="0AE9B953" w14:textId="781E1F2D" w:rsidR="007903FC" w:rsidDel="00D32095" w:rsidRDefault="007903FC">
      <w:pPr>
        <w:pStyle w:val="TOC1"/>
        <w:tabs>
          <w:tab w:val="right" w:leader="dot" w:pos="9350"/>
        </w:tabs>
        <w:rPr>
          <w:del w:id="68" w:author="Chris Krycho" w:date="2025-01-17T09:29:00Z" w16du:dateUtc="2025-01-17T16:29:00Z"/>
          <w:rFonts w:asciiTheme="minorHAnsi" w:eastAsiaTheme="minorEastAsia" w:hAnsiTheme="minorHAnsi" w:cstheme="minorBidi"/>
          <w:noProof/>
          <w:kern w:val="2"/>
          <w:sz w:val="24"/>
          <w:szCs w:val="24"/>
          <w:lang w:val="en-US" w:eastAsia="en-US"/>
          <w14:ligatures w14:val="standardContextual"/>
        </w:rPr>
      </w:pPr>
      <w:del w:id="69" w:author="Chris Krycho" w:date="2025-01-17T09:29:00Z" w16du:dateUtc="2025-01-17T16:29:00Z">
        <w:r w:rsidRPr="00D32095" w:rsidDel="00D32095">
          <w:rPr>
            <w:rStyle w:val="Hyperlink"/>
            <w:noProof/>
          </w:rPr>
          <w:delText>Futures and the Async Syntax</w:delText>
        </w:r>
        <w:r w:rsidDel="00D32095">
          <w:rPr>
            <w:noProof/>
            <w:webHidden/>
          </w:rPr>
          <w:tab/>
          <w:delText>4</w:delText>
        </w:r>
      </w:del>
    </w:p>
    <w:p w14:paraId="43775AE0" w14:textId="10C211D1" w:rsidR="007903FC" w:rsidDel="00D32095" w:rsidRDefault="007903FC">
      <w:pPr>
        <w:pStyle w:val="TOC1"/>
        <w:tabs>
          <w:tab w:val="right" w:leader="dot" w:pos="9350"/>
        </w:tabs>
        <w:rPr>
          <w:del w:id="70" w:author="Chris Krycho" w:date="2025-01-17T09:29:00Z" w16du:dateUtc="2025-01-17T16:29:00Z"/>
          <w:rFonts w:asciiTheme="minorHAnsi" w:eastAsiaTheme="minorEastAsia" w:hAnsiTheme="minorHAnsi" w:cstheme="minorBidi"/>
          <w:noProof/>
          <w:kern w:val="2"/>
          <w:sz w:val="24"/>
          <w:szCs w:val="24"/>
          <w:lang w:val="en-US" w:eastAsia="en-US"/>
          <w14:ligatures w14:val="standardContextual"/>
        </w:rPr>
      </w:pPr>
      <w:del w:id="71" w:author="Chris Krycho" w:date="2025-01-17T09:29:00Z" w16du:dateUtc="2025-01-17T16:29:00Z">
        <w:r w:rsidRPr="00D32095" w:rsidDel="00D32095">
          <w:rPr>
            <w:rStyle w:val="Hyperlink"/>
            <w:noProof/>
          </w:rPr>
          <w:delText>Our First Async Program</w:delText>
        </w:r>
        <w:r w:rsidDel="00D32095">
          <w:rPr>
            <w:noProof/>
            <w:webHidden/>
          </w:rPr>
          <w:tab/>
          <w:delText>5</w:delText>
        </w:r>
      </w:del>
    </w:p>
    <w:p w14:paraId="54E62648" w14:textId="3625BAA0" w:rsidR="007903FC" w:rsidDel="00D32095" w:rsidRDefault="007903FC">
      <w:pPr>
        <w:pStyle w:val="TOC2"/>
        <w:tabs>
          <w:tab w:val="right" w:leader="dot" w:pos="9350"/>
        </w:tabs>
        <w:rPr>
          <w:del w:id="72" w:author="Chris Krycho" w:date="2025-01-17T09:29:00Z" w16du:dateUtc="2025-01-17T16:29:00Z"/>
          <w:rFonts w:asciiTheme="minorHAnsi" w:eastAsiaTheme="minorEastAsia" w:hAnsiTheme="minorHAnsi" w:cstheme="minorBidi"/>
          <w:noProof/>
          <w:kern w:val="2"/>
          <w:sz w:val="24"/>
          <w:szCs w:val="24"/>
          <w:lang w:val="en-US" w:eastAsia="en-US"/>
          <w14:ligatures w14:val="standardContextual"/>
        </w:rPr>
      </w:pPr>
      <w:del w:id="73" w:author="Chris Krycho" w:date="2025-01-17T09:29:00Z" w16du:dateUtc="2025-01-17T16:29:00Z">
        <w:r w:rsidRPr="00D32095" w:rsidDel="00D32095">
          <w:rPr>
            <w:rStyle w:val="Hyperlink"/>
            <w:noProof/>
          </w:rPr>
          <w:delText>Defining the page_title Function</w:delText>
        </w:r>
        <w:r w:rsidDel="00D32095">
          <w:rPr>
            <w:noProof/>
            <w:webHidden/>
          </w:rPr>
          <w:tab/>
          <w:delText>5</w:delText>
        </w:r>
      </w:del>
    </w:p>
    <w:p w14:paraId="1C576902" w14:textId="6739587D" w:rsidR="007903FC" w:rsidDel="00D32095" w:rsidRDefault="007903FC">
      <w:pPr>
        <w:pStyle w:val="TOC2"/>
        <w:tabs>
          <w:tab w:val="right" w:leader="dot" w:pos="9350"/>
        </w:tabs>
        <w:rPr>
          <w:del w:id="74" w:author="Chris Krycho" w:date="2025-01-17T09:29:00Z" w16du:dateUtc="2025-01-17T16:29:00Z"/>
          <w:rFonts w:asciiTheme="minorHAnsi" w:eastAsiaTheme="minorEastAsia" w:hAnsiTheme="minorHAnsi" w:cstheme="minorBidi"/>
          <w:noProof/>
          <w:kern w:val="2"/>
          <w:sz w:val="24"/>
          <w:szCs w:val="24"/>
          <w:lang w:val="en-US" w:eastAsia="en-US"/>
          <w14:ligatures w14:val="standardContextual"/>
        </w:rPr>
      </w:pPr>
      <w:del w:id="75" w:author="Chris Krycho" w:date="2025-01-17T09:29:00Z" w16du:dateUtc="2025-01-17T16:29:00Z">
        <w:r w:rsidRPr="00D32095" w:rsidDel="00D32095">
          <w:rPr>
            <w:rStyle w:val="Hyperlink"/>
            <w:noProof/>
          </w:rPr>
          <w:delText>Calling a Single Page Title</w:delText>
        </w:r>
        <w:r w:rsidDel="00D32095">
          <w:rPr>
            <w:noProof/>
            <w:webHidden/>
          </w:rPr>
          <w:tab/>
          <w:delText>7</w:delText>
        </w:r>
      </w:del>
    </w:p>
    <w:p w14:paraId="606424D3" w14:textId="0DCB64FE" w:rsidR="007903FC" w:rsidDel="00D32095" w:rsidRDefault="007903FC">
      <w:pPr>
        <w:pStyle w:val="TOC2"/>
        <w:tabs>
          <w:tab w:val="right" w:leader="dot" w:pos="9350"/>
        </w:tabs>
        <w:rPr>
          <w:del w:id="76" w:author="Chris Krycho" w:date="2025-01-17T09:29:00Z" w16du:dateUtc="2025-01-17T16:29:00Z"/>
          <w:rFonts w:asciiTheme="minorHAnsi" w:eastAsiaTheme="minorEastAsia" w:hAnsiTheme="minorHAnsi" w:cstheme="minorBidi"/>
          <w:noProof/>
          <w:kern w:val="2"/>
          <w:sz w:val="24"/>
          <w:szCs w:val="24"/>
          <w:lang w:val="en-US" w:eastAsia="en-US"/>
          <w14:ligatures w14:val="standardContextual"/>
        </w:rPr>
      </w:pPr>
      <w:del w:id="77" w:author="Chris Krycho" w:date="2025-01-17T09:29:00Z" w16du:dateUtc="2025-01-17T16:29:00Z">
        <w:r w:rsidRPr="00D32095" w:rsidDel="00D32095">
          <w:rPr>
            <w:rStyle w:val="Hyperlink"/>
            <w:noProof/>
          </w:rPr>
          <w:delText>Racing Our Two URLs Against Each Other</w:delText>
        </w:r>
        <w:r w:rsidDel="00D32095">
          <w:rPr>
            <w:noProof/>
            <w:webHidden/>
          </w:rPr>
          <w:tab/>
          <w:delText>9</w:delText>
        </w:r>
      </w:del>
    </w:p>
    <w:p w14:paraId="7CE5AE35" w14:textId="419B9BD7" w:rsidR="007903FC" w:rsidDel="00D32095" w:rsidRDefault="007903FC">
      <w:pPr>
        <w:pStyle w:val="TOC1"/>
        <w:tabs>
          <w:tab w:val="right" w:leader="dot" w:pos="9350"/>
        </w:tabs>
        <w:rPr>
          <w:del w:id="78" w:author="Chris Krycho" w:date="2025-01-17T09:29:00Z" w16du:dateUtc="2025-01-17T16:29:00Z"/>
          <w:rFonts w:asciiTheme="minorHAnsi" w:eastAsiaTheme="minorEastAsia" w:hAnsiTheme="minorHAnsi" w:cstheme="minorBidi"/>
          <w:noProof/>
          <w:kern w:val="2"/>
          <w:sz w:val="24"/>
          <w:szCs w:val="24"/>
          <w:lang w:val="en-US" w:eastAsia="en-US"/>
          <w14:ligatures w14:val="standardContextual"/>
        </w:rPr>
      </w:pPr>
      <w:del w:id="79" w:author="Chris Krycho" w:date="2025-01-17T09:29:00Z" w16du:dateUtc="2025-01-17T16:29:00Z">
        <w:r w:rsidRPr="00D32095" w:rsidDel="00D32095">
          <w:rPr>
            <w:rStyle w:val="Hyperlink"/>
            <w:noProof/>
          </w:rPr>
          <w:delText>Combining Concurrency with Async</w:delText>
        </w:r>
        <w:r w:rsidDel="00D32095">
          <w:rPr>
            <w:noProof/>
            <w:webHidden/>
          </w:rPr>
          <w:tab/>
          <w:delText>10</w:delText>
        </w:r>
      </w:del>
    </w:p>
    <w:p w14:paraId="12591540" w14:textId="7EB98FF0" w:rsidR="007903FC" w:rsidDel="00D32095" w:rsidRDefault="007903FC">
      <w:pPr>
        <w:pStyle w:val="TOC2"/>
        <w:tabs>
          <w:tab w:val="right" w:leader="dot" w:pos="9350"/>
        </w:tabs>
        <w:rPr>
          <w:del w:id="80" w:author="Chris Krycho" w:date="2025-01-17T09:29:00Z" w16du:dateUtc="2025-01-17T16:29:00Z"/>
          <w:rFonts w:asciiTheme="minorHAnsi" w:eastAsiaTheme="minorEastAsia" w:hAnsiTheme="minorHAnsi" w:cstheme="minorBidi"/>
          <w:noProof/>
          <w:kern w:val="2"/>
          <w:sz w:val="24"/>
          <w:szCs w:val="24"/>
          <w:lang w:val="en-US" w:eastAsia="en-US"/>
          <w14:ligatures w14:val="standardContextual"/>
        </w:rPr>
      </w:pPr>
      <w:del w:id="81" w:author="Chris Krycho" w:date="2025-01-17T09:29:00Z" w16du:dateUtc="2025-01-17T16:29:00Z">
        <w:r w:rsidRPr="00D32095" w:rsidDel="00D32095">
          <w:rPr>
            <w:rStyle w:val="Hyperlink"/>
            <w:noProof/>
          </w:rPr>
          <w:delText>Counting</w:delText>
        </w:r>
        <w:r w:rsidDel="00D32095">
          <w:rPr>
            <w:noProof/>
            <w:webHidden/>
          </w:rPr>
          <w:tab/>
          <w:delText>10</w:delText>
        </w:r>
      </w:del>
    </w:p>
    <w:p w14:paraId="7E910499" w14:textId="2453DB8E" w:rsidR="007903FC" w:rsidDel="00D32095" w:rsidRDefault="007903FC">
      <w:pPr>
        <w:pStyle w:val="TOC2"/>
        <w:tabs>
          <w:tab w:val="right" w:leader="dot" w:pos="9350"/>
        </w:tabs>
        <w:rPr>
          <w:del w:id="82" w:author="Chris Krycho" w:date="2025-01-17T09:29:00Z" w16du:dateUtc="2025-01-17T16:29:00Z"/>
          <w:rFonts w:asciiTheme="minorHAnsi" w:eastAsiaTheme="minorEastAsia" w:hAnsiTheme="minorHAnsi" w:cstheme="minorBidi"/>
          <w:noProof/>
          <w:kern w:val="2"/>
          <w:sz w:val="24"/>
          <w:szCs w:val="24"/>
          <w:lang w:val="en-US" w:eastAsia="en-US"/>
          <w14:ligatures w14:val="standardContextual"/>
        </w:rPr>
      </w:pPr>
      <w:del w:id="83" w:author="Chris Krycho" w:date="2025-01-17T09:29:00Z" w16du:dateUtc="2025-01-17T16:29:00Z">
        <w:r w:rsidRPr="00D32095" w:rsidDel="00D32095">
          <w:rPr>
            <w:rStyle w:val="Hyperlink"/>
            <w:noProof/>
          </w:rPr>
          <w:delText>Message Passing</w:delText>
        </w:r>
        <w:r w:rsidDel="00D32095">
          <w:rPr>
            <w:noProof/>
            <w:webHidden/>
          </w:rPr>
          <w:tab/>
          <w:delText>13</w:delText>
        </w:r>
      </w:del>
    </w:p>
    <w:p w14:paraId="1C6A654F" w14:textId="45EBB326" w:rsidR="007903FC" w:rsidDel="00D32095" w:rsidRDefault="007903FC">
      <w:pPr>
        <w:pStyle w:val="TOC1"/>
        <w:tabs>
          <w:tab w:val="right" w:leader="dot" w:pos="9350"/>
        </w:tabs>
        <w:rPr>
          <w:del w:id="84" w:author="Chris Krycho" w:date="2025-01-17T09:29:00Z" w16du:dateUtc="2025-01-17T16:29:00Z"/>
          <w:rFonts w:asciiTheme="minorHAnsi" w:eastAsiaTheme="minorEastAsia" w:hAnsiTheme="minorHAnsi" w:cstheme="minorBidi"/>
          <w:noProof/>
          <w:kern w:val="2"/>
          <w:sz w:val="24"/>
          <w:szCs w:val="24"/>
          <w:lang w:val="en-US" w:eastAsia="en-US"/>
          <w14:ligatures w14:val="standardContextual"/>
        </w:rPr>
      </w:pPr>
      <w:del w:id="85" w:author="Chris Krycho" w:date="2025-01-17T09:29:00Z" w16du:dateUtc="2025-01-17T16:29:00Z">
        <w:r w:rsidRPr="00D32095" w:rsidDel="00D32095">
          <w:rPr>
            <w:rStyle w:val="Hyperlink"/>
            <w:noProof/>
          </w:rPr>
          <w:delText>Working with Any Number of Futures</w:delText>
        </w:r>
        <w:r w:rsidDel="00D32095">
          <w:rPr>
            <w:noProof/>
            <w:webHidden/>
          </w:rPr>
          <w:tab/>
          <w:delText>18</w:delText>
        </w:r>
      </w:del>
    </w:p>
    <w:p w14:paraId="38BD479D" w14:textId="1CEC24BA" w:rsidR="007903FC" w:rsidDel="00D32095" w:rsidRDefault="007903FC">
      <w:pPr>
        <w:pStyle w:val="TOC2"/>
        <w:tabs>
          <w:tab w:val="right" w:leader="dot" w:pos="9350"/>
        </w:tabs>
        <w:rPr>
          <w:del w:id="86" w:author="Chris Krycho" w:date="2025-01-17T09:29:00Z" w16du:dateUtc="2025-01-17T16:29:00Z"/>
          <w:rFonts w:asciiTheme="minorHAnsi" w:eastAsiaTheme="minorEastAsia" w:hAnsiTheme="minorHAnsi" w:cstheme="minorBidi"/>
          <w:noProof/>
          <w:kern w:val="2"/>
          <w:sz w:val="24"/>
          <w:szCs w:val="24"/>
          <w:lang w:val="en-US" w:eastAsia="en-US"/>
          <w14:ligatures w14:val="standardContextual"/>
        </w:rPr>
      </w:pPr>
      <w:del w:id="87" w:author="Chris Krycho" w:date="2025-01-17T09:29:00Z" w16du:dateUtc="2025-01-17T16:29:00Z">
        <w:r w:rsidRPr="00D32095" w:rsidDel="00D32095">
          <w:rPr>
            <w:rStyle w:val="Hyperlink"/>
            <w:noProof/>
          </w:rPr>
          <w:delText>Racing Futures</w:delText>
        </w:r>
        <w:r w:rsidDel="00D32095">
          <w:rPr>
            <w:noProof/>
            <w:webHidden/>
          </w:rPr>
          <w:tab/>
          <w:delText>22</w:delText>
        </w:r>
      </w:del>
    </w:p>
    <w:p w14:paraId="5071298D" w14:textId="41B9BA3D" w:rsidR="007903FC" w:rsidDel="00D32095" w:rsidRDefault="007903FC">
      <w:pPr>
        <w:pStyle w:val="TOC2"/>
        <w:tabs>
          <w:tab w:val="right" w:leader="dot" w:pos="9350"/>
        </w:tabs>
        <w:rPr>
          <w:del w:id="88" w:author="Chris Krycho" w:date="2025-01-17T09:29:00Z" w16du:dateUtc="2025-01-17T16:29:00Z"/>
          <w:rFonts w:asciiTheme="minorHAnsi" w:eastAsiaTheme="minorEastAsia" w:hAnsiTheme="minorHAnsi" w:cstheme="minorBidi"/>
          <w:noProof/>
          <w:kern w:val="2"/>
          <w:sz w:val="24"/>
          <w:szCs w:val="24"/>
          <w:lang w:val="en-US" w:eastAsia="en-US"/>
          <w14:ligatures w14:val="standardContextual"/>
        </w:rPr>
      </w:pPr>
      <w:del w:id="89" w:author="Chris Krycho" w:date="2025-01-17T09:29:00Z" w16du:dateUtc="2025-01-17T16:29:00Z">
        <w:r w:rsidRPr="00D32095" w:rsidDel="00D32095">
          <w:rPr>
            <w:rStyle w:val="Hyperlink"/>
            <w:noProof/>
          </w:rPr>
          <w:lastRenderedPageBreak/>
          <w:delText>Yielding Control to the Runtime</w:delText>
        </w:r>
        <w:r w:rsidDel="00D32095">
          <w:rPr>
            <w:noProof/>
            <w:webHidden/>
          </w:rPr>
          <w:tab/>
          <w:delText>23</w:delText>
        </w:r>
      </w:del>
    </w:p>
    <w:p w14:paraId="2053E60F" w14:textId="4382BCE3" w:rsidR="007903FC" w:rsidDel="00D32095" w:rsidRDefault="007903FC">
      <w:pPr>
        <w:pStyle w:val="TOC2"/>
        <w:tabs>
          <w:tab w:val="right" w:leader="dot" w:pos="9350"/>
        </w:tabs>
        <w:rPr>
          <w:del w:id="90" w:author="Chris Krycho" w:date="2025-01-17T09:29:00Z" w16du:dateUtc="2025-01-17T16:29:00Z"/>
          <w:rFonts w:asciiTheme="minorHAnsi" w:eastAsiaTheme="minorEastAsia" w:hAnsiTheme="minorHAnsi" w:cstheme="minorBidi"/>
          <w:noProof/>
          <w:kern w:val="2"/>
          <w:sz w:val="24"/>
          <w:szCs w:val="24"/>
          <w:lang w:val="en-US" w:eastAsia="en-US"/>
          <w14:ligatures w14:val="standardContextual"/>
        </w:rPr>
      </w:pPr>
      <w:del w:id="91" w:author="Chris Krycho" w:date="2025-01-17T09:29:00Z" w16du:dateUtc="2025-01-17T16:29:00Z">
        <w:r w:rsidRPr="00D32095" w:rsidDel="00D32095">
          <w:rPr>
            <w:rStyle w:val="Hyperlink"/>
            <w:noProof/>
          </w:rPr>
          <w:delText>Building Our Own Async Abstractions</w:delText>
        </w:r>
        <w:r w:rsidDel="00D32095">
          <w:rPr>
            <w:noProof/>
            <w:webHidden/>
          </w:rPr>
          <w:tab/>
          <w:delText>27</w:delText>
        </w:r>
      </w:del>
    </w:p>
    <w:p w14:paraId="4DAD8D23" w14:textId="2879CF31" w:rsidR="007903FC" w:rsidDel="00D32095" w:rsidRDefault="007903FC">
      <w:pPr>
        <w:pStyle w:val="TOC1"/>
        <w:tabs>
          <w:tab w:val="right" w:leader="dot" w:pos="9350"/>
        </w:tabs>
        <w:rPr>
          <w:del w:id="92" w:author="Chris Krycho" w:date="2025-01-17T09:29:00Z" w16du:dateUtc="2025-01-17T16:29:00Z"/>
          <w:rFonts w:asciiTheme="minorHAnsi" w:eastAsiaTheme="minorEastAsia" w:hAnsiTheme="minorHAnsi" w:cstheme="minorBidi"/>
          <w:noProof/>
          <w:kern w:val="2"/>
          <w:sz w:val="24"/>
          <w:szCs w:val="24"/>
          <w:lang w:val="en-US" w:eastAsia="en-US"/>
          <w14:ligatures w14:val="standardContextual"/>
        </w:rPr>
      </w:pPr>
      <w:del w:id="93" w:author="Chris Krycho" w:date="2025-01-17T09:29:00Z" w16du:dateUtc="2025-01-17T16:29:00Z">
        <w:r w:rsidRPr="00D32095" w:rsidDel="00D32095">
          <w:rPr>
            <w:rStyle w:val="Hyperlink"/>
            <w:noProof/>
          </w:rPr>
          <w:delText>Futures in Sequence: Introducing Streams</w:delText>
        </w:r>
        <w:r w:rsidDel="00D32095">
          <w:rPr>
            <w:noProof/>
            <w:webHidden/>
          </w:rPr>
          <w:tab/>
          <w:delText>29</w:delText>
        </w:r>
      </w:del>
    </w:p>
    <w:p w14:paraId="160C60B1" w14:textId="702481DD" w:rsidR="007903FC" w:rsidDel="00D32095" w:rsidRDefault="007903FC">
      <w:pPr>
        <w:pStyle w:val="TOC2"/>
        <w:tabs>
          <w:tab w:val="right" w:leader="dot" w:pos="9350"/>
        </w:tabs>
        <w:rPr>
          <w:del w:id="94" w:author="Chris Krycho" w:date="2025-01-17T09:29:00Z" w16du:dateUtc="2025-01-17T16:29:00Z"/>
          <w:rFonts w:asciiTheme="minorHAnsi" w:eastAsiaTheme="minorEastAsia" w:hAnsiTheme="minorHAnsi" w:cstheme="minorBidi"/>
          <w:noProof/>
          <w:kern w:val="2"/>
          <w:sz w:val="24"/>
          <w:szCs w:val="24"/>
          <w:lang w:val="en-US" w:eastAsia="en-US"/>
          <w14:ligatures w14:val="standardContextual"/>
        </w:rPr>
      </w:pPr>
      <w:del w:id="95" w:author="Chris Krycho" w:date="2025-01-17T09:29:00Z" w16du:dateUtc="2025-01-17T16:29:00Z">
        <w:r w:rsidRPr="00D32095" w:rsidDel="00D32095">
          <w:rPr>
            <w:rStyle w:val="Hyperlink"/>
            <w:noProof/>
          </w:rPr>
          <w:delText>Composing Streams</w:delText>
        </w:r>
        <w:r w:rsidDel="00D32095">
          <w:rPr>
            <w:noProof/>
            <w:webHidden/>
          </w:rPr>
          <w:tab/>
          <w:delText>31</w:delText>
        </w:r>
      </w:del>
    </w:p>
    <w:p w14:paraId="73E62C22" w14:textId="4205D3FC" w:rsidR="007903FC" w:rsidDel="00D32095" w:rsidRDefault="007903FC">
      <w:pPr>
        <w:pStyle w:val="TOC2"/>
        <w:tabs>
          <w:tab w:val="right" w:leader="dot" w:pos="9350"/>
        </w:tabs>
        <w:rPr>
          <w:del w:id="96" w:author="Chris Krycho" w:date="2025-01-17T09:29:00Z" w16du:dateUtc="2025-01-17T16:29:00Z"/>
          <w:rFonts w:asciiTheme="minorHAnsi" w:eastAsiaTheme="minorEastAsia" w:hAnsiTheme="minorHAnsi" w:cstheme="minorBidi"/>
          <w:noProof/>
          <w:kern w:val="2"/>
          <w:sz w:val="24"/>
          <w:szCs w:val="24"/>
          <w:lang w:val="en-US" w:eastAsia="en-US"/>
          <w14:ligatures w14:val="standardContextual"/>
        </w:rPr>
      </w:pPr>
      <w:del w:id="97" w:author="Chris Krycho" w:date="2025-01-17T09:29:00Z" w16du:dateUtc="2025-01-17T16:29:00Z">
        <w:r w:rsidRPr="00D32095" w:rsidDel="00D32095">
          <w:rPr>
            <w:rStyle w:val="Hyperlink"/>
            <w:noProof/>
          </w:rPr>
          <w:delText>Merging Streams</w:delText>
        </w:r>
        <w:r w:rsidDel="00D32095">
          <w:rPr>
            <w:noProof/>
            <w:webHidden/>
          </w:rPr>
          <w:tab/>
          <w:delText>34</w:delText>
        </w:r>
      </w:del>
    </w:p>
    <w:p w14:paraId="6037F947" w14:textId="23B88861" w:rsidR="007903FC" w:rsidDel="00D32095" w:rsidRDefault="007903FC">
      <w:pPr>
        <w:pStyle w:val="TOC1"/>
        <w:tabs>
          <w:tab w:val="right" w:leader="dot" w:pos="9350"/>
        </w:tabs>
        <w:rPr>
          <w:del w:id="98" w:author="Chris Krycho" w:date="2025-01-17T09:29:00Z" w16du:dateUtc="2025-01-17T16:29:00Z"/>
          <w:rFonts w:asciiTheme="minorHAnsi" w:eastAsiaTheme="minorEastAsia" w:hAnsiTheme="minorHAnsi" w:cstheme="minorBidi"/>
          <w:noProof/>
          <w:kern w:val="2"/>
          <w:sz w:val="24"/>
          <w:szCs w:val="24"/>
          <w:lang w:val="en-US" w:eastAsia="en-US"/>
          <w14:ligatures w14:val="standardContextual"/>
        </w:rPr>
      </w:pPr>
      <w:del w:id="99" w:author="Chris Krycho" w:date="2025-01-17T09:29:00Z" w16du:dateUtc="2025-01-17T16:29:00Z">
        <w:r w:rsidRPr="00D32095" w:rsidDel="00D32095">
          <w:rPr>
            <w:rStyle w:val="Hyperlink"/>
            <w:noProof/>
          </w:rPr>
          <w:delText>A Closer Look at Async Traits</w:delText>
        </w:r>
        <w:r w:rsidDel="00D32095">
          <w:rPr>
            <w:noProof/>
            <w:webHidden/>
          </w:rPr>
          <w:tab/>
          <w:delText>37</w:delText>
        </w:r>
      </w:del>
    </w:p>
    <w:p w14:paraId="5E630C68" w14:textId="01AF212B" w:rsidR="007903FC" w:rsidDel="00D32095" w:rsidRDefault="007903FC">
      <w:pPr>
        <w:pStyle w:val="TOC2"/>
        <w:tabs>
          <w:tab w:val="right" w:leader="dot" w:pos="9350"/>
        </w:tabs>
        <w:rPr>
          <w:del w:id="100" w:author="Chris Krycho" w:date="2025-01-17T09:29:00Z" w16du:dateUtc="2025-01-17T16:29:00Z"/>
          <w:rFonts w:asciiTheme="minorHAnsi" w:eastAsiaTheme="minorEastAsia" w:hAnsiTheme="minorHAnsi" w:cstheme="minorBidi"/>
          <w:noProof/>
          <w:kern w:val="2"/>
          <w:sz w:val="24"/>
          <w:szCs w:val="24"/>
          <w:lang w:val="en-US" w:eastAsia="en-US"/>
          <w14:ligatures w14:val="standardContextual"/>
        </w:rPr>
      </w:pPr>
      <w:del w:id="101" w:author="Chris Krycho" w:date="2025-01-17T09:29:00Z" w16du:dateUtc="2025-01-17T16:29:00Z">
        <w:r w:rsidRPr="00D32095" w:rsidDel="00D32095">
          <w:rPr>
            <w:rStyle w:val="Hyperlink"/>
            <w:noProof/>
          </w:rPr>
          <w:delText>The Future Trait</w:delText>
        </w:r>
        <w:r w:rsidDel="00D32095">
          <w:rPr>
            <w:noProof/>
            <w:webHidden/>
          </w:rPr>
          <w:tab/>
          <w:delText>37</w:delText>
        </w:r>
      </w:del>
    </w:p>
    <w:p w14:paraId="18DFD60A" w14:textId="0F712B7D" w:rsidR="007903FC" w:rsidDel="00D32095" w:rsidRDefault="007903FC">
      <w:pPr>
        <w:pStyle w:val="TOC2"/>
        <w:tabs>
          <w:tab w:val="right" w:leader="dot" w:pos="9350"/>
        </w:tabs>
        <w:rPr>
          <w:del w:id="102" w:author="Chris Krycho" w:date="2025-01-17T09:29:00Z" w16du:dateUtc="2025-01-17T16:29:00Z"/>
          <w:rFonts w:asciiTheme="minorHAnsi" w:eastAsiaTheme="minorEastAsia" w:hAnsiTheme="minorHAnsi" w:cstheme="minorBidi"/>
          <w:noProof/>
          <w:kern w:val="2"/>
          <w:sz w:val="24"/>
          <w:szCs w:val="24"/>
          <w:lang w:val="en-US" w:eastAsia="en-US"/>
          <w14:ligatures w14:val="standardContextual"/>
        </w:rPr>
      </w:pPr>
      <w:del w:id="103" w:author="Chris Krycho" w:date="2025-01-17T09:29:00Z" w16du:dateUtc="2025-01-17T16:29:00Z">
        <w:r w:rsidRPr="00D32095" w:rsidDel="00D32095">
          <w:rPr>
            <w:rStyle w:val="Hyperlink"/>
            <w:noProof/>
          </w:rPr>
          <w:delText>The Pin and Unpin Traits</w:delText>
        </w:r>
        <w:r w:rsidDel="00D32095">
          <w:rPr>
            <w:noProof/>
            <w:webHidden/>
          </w:rPr>
          <w:tab/>
          <w:delText>39</w:delText>
        </w:r>
      </w:del>
    </w:p>
    <w:p w14:paraId="5E22F275" w14:textId="2068B2CC" w:rsidR="007903FC" w:rsidDel="00D32095" w:rsidRDefault="007903FC">
      <w:pPr>
        <w:pStyle w:val="TOC2"/>
        <w:tabs>
          <w:tab w:val="right" w:leader="dot" w:pos="9350"/>
        </w:tabs>
        <w:rPr>
          <w:del w:id="104" w:author="Chris Krycho" w:date="2025-01-17T09:29:00Z" w16du:dateUtc="2025-01-17T16:29:00Z"/>
          <w:rFonts w:asciiTheme="minorHAnsi" w:eastAsiaTheme="minorEastAsia" w:hAnsiTheme="minorHAnsi" w:cstheme="minorBidi"/>
          <w:noProof/>
          <w:kern w:val="2"/>
          <w:sz w:val="24"/>
          <w:szCs w:val="24"/>
          <w:lang w:val="en-US" w:eastAsia="en-US"/>
          <w14:ligatures w14:val="standardContextual"/>
        </w:rPr>
      </w:pPr>
      <w:del w:id="105" w:author="Chris Krycho" w:date="2025-01-17T09:29:00Z" w16du:dateUtc="2025-01-17T16:29:00Z">
        <w:r w:rsidRPr="00D32095" w:rsidDel="00D32095">
          <w:rPr>
            <w:rStyle w:val="Hyperlink"/>
            <w:noProof/>
          </w:rPr>
          <w:delText>The Stream Trait</w:delText>
        </w:r>
        <w:r w:rsidDel="00D32095">
          <w:rPr>
            <w:noProof/>
            <w:webHidden/>
          </w:rPr>
          <w:tab/>
          <w:delText>42</w:delText>
        </w:r>
      </w:del>
    </w:p>
    <w:p w14:paraId="7DBC4E83" w14:textId="68350B70" w:rsidR="007903FC" w:rsidDel="00D32095" w:rsidRDefault="007903FC">
      <w:pPr>
        <w:pStyle w:val="TOC1"/>
        <w:tabs>
          <w:tab w:val="right" w:leader="dot" w:pos="9350"/>
        </w:tabs>
        <w:rPr>
          <w:del w:id="106" w:author="Chris Krycho" w:date="2025-01-17T09:29:00Z" w16du:dateUtc="2025-01-17T16:29:00Z"/>
          <w:rFonts w:asciiTheme="minorHAnsi" w:eastAsiaTheme="minorEastAsia" w:hAnsiTheme="minorHAnsi" w:cstheme="minorBidi"/>
          <w:noProof/>
          <w:kern w:val="2"/>
          <w:sz w:val="24"/>
          <w:szCs w:val="24"/>
          <w:lang w:val="en-US" w:eastAsia="en-US"/>
          <w14:ligatures w14:val="standardContextual"/>
        </w:rPr>
      </w:pPr>
      <w:del w:id="107" w:author="Chris Krycho" w:date="2025-01-17T09:29:00Z" w16du:dateUtc="2025-01-17T16:29:00Z">
        <w:r w:rsidRPr="00D32095" w:rsidDel="00D32095">
          <w:rPr>
            <w:rStyle w:val="Hyperlink"/>
            <w:noProof/>
          </w:rPr>
          <w:delText>Putting It All Together: Futures, Tasks, and Threads</w:delText>
        </w:r>
        <w:r w:rsidDel="00D32095">
          <w:rPr>
            <w:noProof/>
            <w:webHidden/>
          </w:rPr>
          <w:tab/>
          <w:delText>43</w:delText>
        </w:r>
      </w:del>
    </w:p>
    <w:p w14:paraId="3C1CF9E4" w14:textId="5B5B6676" w:rsidR="007903FC" w:rsidDel="00D32095" w:rsidRDefault="007903FC">
      <w:pPr>
        <w:pStyle w:val="TOC1"/>
        <w:tabs>
          <w:tab w:val="right" w:leader="dot" w:pos="9350"/>
        </w:tabs>
        <w:rPr>
          <w:del w:id="108" w:author="Chris Krycho" w:date="2025-01-17T09:29:00Z" w16du:dateUtc="2025-01-17T16:29:00Z"/>
          <w:rFonts w:asciiTheme="minorHAnsi" w:eastAsiaTheme="minorEastAsia" w:hAnsiTheme="minorHAnsi" w:cstheme="minorBidi"/>
          <w:noProof/>
          <w:kern w:val="2"/>
          <w:sz w:val="24"/>
          <w:szCs w:val="24"/>
          <w:lang w:val="en-US" w:eastAsia="en-US"/>
          <w14:ligatures w14:val="standardContextual"/>
        </w:rPr>
      </w:pPr>
      <w:del w:id="109" w:author="Chris Krycho" w:date="2025-01-17T09:29:00Z" w16du:dateUtc="2025-01-17T16:29:00Z">
        <w:r w:rsidRPr="00D32095" w:rsidDel="00D32095">
          <w:rPr>
            <w:rStyle w:val="Hyperlink"/>
            <w:noProof/>
          </w:rPr>
          <w:delText>Summary</w:delText>
        </w:r>
        <w:r w:rsidDel="00D32095">
          <w:rPr>
            <w:noProof/>
            <w:webHidden/>
          </w:rPr>
          <w:tab/>
          <w:delText>46</w:delText>
        </w:r>
      </w:del>
    </w:p>
    <w:p w14:paraId="4D6D7E97" w14:textId="77777777" w:rsidR="0032047B" w:rsidRDefault="00EC2D84" w:rsidP="00534522">
      <w:r>
        <w:fldChar w:fldCharType="end"/>
      </w:r>
    </w:p>
    <w:p w14:paraId="7C9E4509" w14:textId="77777777" w:rsidR="00EC2D84" w:rsidRDefault="00EC2D84" w:rsidP="00534522">
      <w:pPr>
        <w:pStyle w:val="ChapterNumber"/>
      </w:pPr>
    </w:p>
    <w:p w14:paraId="5ECB76D5" w14:textId="5E8B204D" w:rsidR="007B0A94" w:rsidRDefault="00A84EF2" w:rsidP="00A84EF2">
      <w:pPr>
        <w:pStyle w:val="ChapterTitle"/>
      </w:pPr>
      <w:ins w:id="110" w:author="Chris Krycho" w:date="2025-01-17T09:50:00Z">
        <w:r w:rsidRPr="00A84EF2">
          <w:rPr>
            <w:lang w:val="en-CA"/>
          </w:rPr>
          <w:t>Fundamentals of Asynchronous Programming: Async, Await, Futures, and Streams</w:t>
        </w:r>
      </w:ins>
      <w:commentRangeStart w:id="111"/>
      <w:commentRangeStart w:id="112"/>
      <w:del w:id="113" w:author="Chris Krycho" w:date="2025-01-17T09:50:00Z" w16du:dateUtc="2025-01-17T16:50:00Z">
        <w:r w:rsidR="007B0A94" w:rsidDel="00A84EF2">
          <w:delText>Async and Await</w:delText>
        </w:r>
        <w:commentRangeEnd w:id="111"/>
        <w:r w:rsidR="00FB1AA7" w:rsidDel="00A84EF2">
          <w:rPr>
            <w:rStyle w:val="CommentReference"/>
            <w:rFonts w:ascii="Times New Roman" w:hAnsi="Times New Roman" w:cs="Times New Roman"/>
            <w:b w:val="0"/>
            <w:bCs w:val="0"/>
            <w:caps w:val="0"/>
            <w:color w:val="auto"/>
            <w:spacing w:val="0"/>
            <w:lang w:val="en-CA"/>
          </w:rPr>
          <w:commentReference w:id="111"/>
        </w:r>
      </w:del>
      <w:commentRangeEnd w:id="112"/>
      <w:r>
        <w:rPr>
          <w:rStyle w:val="CommentReference"/>
          <w:rFonts w:ascii="Times New Roman" w:hAnsi="Times New Roman" w:cs="Times New Roman"/>
          <w:b w:val="0"/>
          <w:bCs w:val="0"/>
          <w:caps w:val="0"/>
          <w:color w:val="auto"/>
          <w:spacing w:val="0"/>
          <w:lang w:val="en-CA"/>
        </w:rPr>
        <w:commentReference w:id="112"/>
      </w:r>
    </w:p>
    <w:p w14:paraId="5566F86B" w14:textId="6C4B5F05" w:rsidR="002F13DF" w:rsidRDefault="007B0A94" w:rsidP="00B90F7F">
      <w:pPr>
        <w:pStyle w:val="ChapterIntro"/>
      </w:pPr>
      <w:r>
        <w:lastRenderedPageBreak/>
        <w:t xml:space="preserve">Many operations we ask the computer to do can take a while to finish. </w:t>
      </w:r>
      <w:r w:rsidR="002F13DF">
        <w:t>It would be nice if we could do something else while we’</w:t>
      </w:r>
      <w:r w:rsidR="00647AAF">
        <w:t>re</w:t>
      </w:r>
      <w:r w:rsidR="002F13DF">
        <w:t xml:space="preserve"> waiting for those long-running processes to complete.</w:t>
      </w:r>
      <w:ins w:id="114" w:author="Rachel Monaghan" w:date="2025-01-08T13:34:00Z">
        <w:r w:rsidR="00C51D75">
          <w:t xml:space="preserve"> </w:t>
        </w:r>
      </w:ins>
      <w:ins w:id="115" w:author="Chris Krycho" w:date="2025-01-21T15:27:00Z" w16du:dateUtc="2025-01-21T22:27:00Z">
        <w:r w:rsidR="00B90F7F" w:rsidRPr="00B90F7F">
          <w:t>Modern computers offer two techniques for working on more than one operation at a time: parallelism and concurrency. Once we start writing programs that involve parallel or concurrent operations, though, we quickly encounter new challenges inherent to</w:t>
        </w:r>
        <w:r w:rsidR="00B90F7F">
          <w:t xml:space="preserve"> </w:t>
        </w:r>
        <w:r w:rsidR="00B90F7F">
          <w:rPr>
            <w:i/>
            <w:iCs/>
          </w:rPr>
          <w:t>asynchronous</w:t>
        </w:r>
        <w:r w:rsidR="00B90F7F" w:rsidRPr="00B90F7F">
          <w:rPr>
            <w:i/>
            <w:iCs/>
          </w:rPr>
          <w:t xml:space="preserve"> programming</w:t>
        </w:r>
        <w:r w:rsidR="00B90F7F">
          <w:t xml:space="preserve">, where </w:t>
        </w:r>
      </w:ins>
      <w:ins w:id="116" w:author="Chris Krycho" w:date="2025-01-21T15:28:00Z">
        <w:r w:rsidR="00B90F7F" w:rsidRPr="00B90F7F">
          <w:rPr>
            <w:lang w:val="en-CA"/>
          </w:rPr>
          <w:t>operations may not finish sequentially in the order they were started. This chapter builds on Chapter 16’s use of threads for parallelism and concurrency by introducing an alternative approach to asynchronous programming: Rust’s Futures, Streams, the </w:t>
        </w:r>
        <w:r w:rsidR="00B90F7F" w:rsidRPr="00B90F7F">
          <w:rPr>
            <w:rStyle w:val="Literal"/>
            <w:rPrChange w:id="117" w:author="Chris Krycho" w:date="2025-01-21T15:28:00Z" w16du:dateUtc="2025-01-21T22:28:00Z">
              <w:rPr>
                <w:lang w:val="en-CA"/>
              </w:rPr>
            </w:rPrChange>
          </w:rPr>
          <w:t>async</w:t>
        </w:r>
        <w:r w:rsidR="00B90F7F" w:rsidRPr="00B90F7F">
          <w:rPr>
            <w:lang w:val="en-CA"/>
          </w:rPr>
          <w:t> and </w:t>
        </w:r>
        <w:r w:rsidR="00B90F7F" w:rsidRPr="00B90F7F">
          <w:rPr>
            <w:rStyle w:val="Literal"/>
            <w:rPrChange w:id="118" w:author="Chris Krycho" w:date="2025-01-21T15:28:00Z" w16du:dateUtc="2025-01-21T22:28:00Z">
              <w:rPr>
                <w:lang w:val="en-CA"/>
              </w:rPr>
            </w:rPrChange>
          </w:rPr>
          <w:t>await</w:t>
        </w:r>
        <w:r w:rsidR="00B90F7F" w:rsidRPr="00B90F7F">
          <w:rPr>
            <w:lang w:val="en-CA"/>
          </w:rPr>
          <w:t> syntax that supports them, and the tools for managing and coordinating between asynchronous operations.</w:t>
        </w:r>
      </w:ins>
      <w:commentRangeStart w:id="119"/>
      <w:commentRangeStart w:id="120"/>
      <w:ins w:id="121" w:author="Rachel Monaghan" w:date="2025-01-08T13:34:00Z">
        <w:del w:id="122" w:author="Chris Krycho" w:date="2025-01-21T15:27:00Z" w16du:dateUtc="2025-01-21T22:27:00Z">
          <w:r w:rsidR="00C51D75" w:rsidRPr="00B90F7F" w:rsidDel="00B90F7F">
            <w:delText>The</w:delText>
          </w:r>
          <w:r w:rsidR="00C51D75" w:rsidDel="00B90F7F">
            <w:delText xml:space="preserve"> way the operat</w:delText>
          </w:r>
        </w:del>
      </w:ins>
      <w:ins w:id="123" w:author="Rachel Monaghan" w:date="2025-01-08T13:35:00Z">
        <w:del w:id="124" w:author="Chris Krycho" w:date="2025-01-21T15:27:00Z" w16du:dateUtc="2025-01-21T22:27:00Z">
          <w:r w:rsidR="00C51D75" w:rsidDel="00B90F7F">
            <w:delText>ing system executes tasks impacts...</w:delText>
          </w:r>
        </w:del>
      </w:ins>
      <w:ins w:id="125" w:author="Rachel Monaghan" w:date="2025-01-08T13:18:00Z">
        <w:del w:id="126" w:author="Chris Krycho" w:date="2025-01-21T15:27:00Z" w16du:dateUtc="2025-01-21T22:27:00Z">
          <w:r w:rsidR="002F13DF" w:rsidDel="00B90F7F">
            <w:delText xml:space="preserve"> This chapter will </w:delText>
          </w:r>
        </w:del>
      </w:ins>
      <w:ins w:id="127" w:author="Rachel Monaghan" w:date="2025-01-09T10:35:00Z">
        <w:del w:id="128" w:author="Chris Krycho" w:date="2025-01-21T15:27:00Z" w16du:dateUtc="2025-01-21T22:27:00Z">
          <w:r w:rsidR="00E94FD1" w:rsidDel="00B90F7F">
            <w:delText xml:space="preserve">build on </w:delText>
          </w:r>
          <w:r w:rsidR="00E94FD1" w:rsidRPr="005A246F" w:rsidDel="00B90F7F">
            <w:rPr>
              <w:rStyle w:val="Xref"/>
              <w:rPrChange w:id="129" w:author="Rachel Monaghan" w:date="2025-01-09T21:19:00Z">
                <w:rPr/>
              </w:rPrChange>
            </w:rPr>
            <w:delText>Chapter 16</w:delText>
          </w:r>
          <w:r w:rsidR="00E94FD1" w:rsidDel="00B90F7F">
            <w:delText>’s discussion of concurrency and parallelism by</w:delText>
          </w:r>
        </w:del>
      </w:ins>
      <w:ins w:id="130" w:author="Rachel Monaghan" w:date="2025-01-08T13:18:00Z">
        <w:del w:id="131" w:author="Chris Krycho" w:date="2025-01-21T15:27:00Z" w16du:dateUtc="2025-01-21T22:27:00Z">
          <w:r w:rsidR="002F13DF" w:rsidDel="00B90F7F">
            <w:delText>.</w:delText>
          </w:r>
        </w:del>
      </w:ins>
      <w:del w:id="132" w:author="Chris Krycho" w:date="2025-01-21T15:27:00Z" w16du:dateUtc="2025-01-21T22:27:00Z">
        <w:r w:rsidR="00C009B6" w:rsidDel="00B90F7F">
          <w:delText xml:space="preserve"> </w:delText>
        </w:r>
        <w:commentRangeEnd w:id="119"/>
        <w:r w:rsidR="00C51D75" w:rsidDel="00B90F7F">
          <w:rPr>
            <w:rStyle w:val="CommentReference"/>
            <w:rFonts w:ascii="Times New Roman" w:hAnsi="Times New Roman" w:cs="Times New Roman"/>
            <w:color w:val="auto"/>
            <w:spacing w:val="0"/>
            <w:lang w:val="en-CA"/>
          </w:rPr>
          <w:commentReference w:id="119"/>
        </w:r>
      </w:del>
      <w:commentRangeEnd w:id="120"/>
      <w:r w:rsidR="00B90F7F">
        <w:rPr>
          <w:rStyle w:val="CommentReference"/>
          <w:rFonts w:ascii="Times New Roman" w:hAnsi="Times New Roman" w:cs="Times New Roman"/>
          <w:color w:val="auto"/>
          <w:spacing w:val="0"/>
          <w:lang w:val="en-CA"/>
        </w:rPr>
        <w:commentReference w:id="120"/>
      </w:r>
    </w:p>
    <w:p w14:paraId="51CFBAD6" w14:textId="72C358ED" w:rsidR="007B0A94" w:rsidRDefault="00647AAF" w:rsidP="00647AAF">
      <w:pPr>
        <w:pStyle w:val="Body"/>
      </w:pPr>
      <w:r>
        <w:t>Let’s consider an example. Say you’re</w:t>
      </w:r>
      <w:r w:rsidR="007B0A94">
        <w:t xml:space="preserve"> exporting </w:t>
      </w:r>
      <w:r w:rsidR="00531CC6">
        <w:t>a video you’ve created of a family celebration</w:t>
      </w:r>
      <w:r>
        <w:t>, an operation that</w:t>
      </w:r>
      <w:r w:rsidR="00531CC6">
        <w:t xml:space="preserve"> </w:t>
      </w:r>
      <w:r w:rsidR="007B0A94">
        <w:t xml:space="preserve">could take anywhere from minutes to hours. </w:t>
      </w:r>
      <w:r>
        <w:t>T</w:t>
      </w:r>
      <w:r w:rsidR="007B0A94">
        <w:t>he video export will use as much CPU and GPU power as it can. If you had</w:t>
      </w:r>
      <w:r w:rsidR="0032047B">
        <w:t xml:space="preserve"> </w:t>
      </w:r>
      <w:r w:rsidR="00D97D3D">
        <w:t xml:space="preserve">only </w:t>
      </w:r>
      <w:r w:rsidR="007B0A94">
        <w:t xml:space="preserve">one CPU core and your operating system </w:t>
      </w:r>
      <w:r w:rsidR="00D97D3D">
        <w:t>didn’t</w:t>
      </w:r>
      <w:r w:rsidR="00531CC6">
        <w:t xml:space="preserve"> </w:t>
      </w:r>
      <w:r w:rsidR="007B0A94">
        <w:t>pause that export until it</w:t>
      </w:r>
      <w:r w:rsidR="0032047B">
        <w:t xml:space="preserve"> </w:t>
      </w:r>
      <w:r w:rsidR="00531CC6">
        <w:t>complete</w:t>
      </w:r>
      <w:r w:rsidR="00D97D3D">
        <w:t>d</w:t>
      </w:r>
      <w:r w:rsidR="000657C2">
        <w:t>—that is,</w:t>
      </w:r>
      <w:r w:rsidR="00D97D3D">
        <w:t xml:space="preserve"> if</w:t>
      </w:r>
      <w:r w:rsidR="000657C2">
        <w:t xml:space="preserve"> it execute</w:t>
      </w:r>
      <w:r w:rsidR="00D97D3D">
        <w:t>d</w:t>
      </w:r>
      <w:r w:rsidR="000657C2">
        <w:t xml:space="preserve"> the </w:t>
      </w:r>
      <w:r w:rsidR="00D97D3D">
        <w:t>export</w:t>
      </w:r>
      <w:r w:rsidR="000657C2">
        <w:t xml:space="preserve"> </w:t>
      </w:r>
      <w:r w:rsidR="000657C2" w:rsidRPr="00CD2DA8">
        <w:rPr>
          <w:rStyle w:val="Italic"/>
        </w:rPr>
        <w:t>synchronously</w:t>
      </w:r>
      <w:r w:rsidR="000657C2">
        <w:t>—</w:t>
      </w:r>
      <w:r w:rsidR="007B0A94">
        <w:t xml:space="preserve">you couldn’t do anything else on your computer while </w:t>
      </w:r>
      <w:r w:rsidR="00D97D3D">
        <w:t xml:space="preserve">that task </w:t>
      </w:r>
      <w:r w:rsidR="007B0A94">
        <w:t>was running.</w:t>
      </w:r>
      <w:r w:rsidR="0032047B">
        <w:t xml:space="preserve"> </w:t>
      </w:r>
      <w:r w:rsidR="007B0A94">
        <w:t xml:space="preserve">That would be a pretty frustrating experience. </w:t>
      </w:r>
      <w:r w:rsidR="00531CC6">
        <w:t>Fortunately</w:t>
      </w:r>
      <w:r w:rsidR="007B0A94">
        <w:t>, your computer’s</w:t>
      </w:r>
      <w:r w:rsidR="0032047B">
        <w:t xml:space="preserve"> </w:t>
      </w:r>
      <w:r w:rsidR="007B0A94">
        <w:t>operating system can</w:t>
      </w:r>
      <w:r w:rsidR="00D97D3D">
        <w:t>,</w:t>
      </w:r>
      <w:r w:rsidR="000657C2">
        <w:t xml:space="preserve"> </w:t>
      </w:r>
      <w:r w:rsidR="007B0A94">
        <w:t>and does</w:t>
      </w:r>
      <w:r w:rsidR="00D97D3D">
        <w:t>,</w:t>
      </w:r>
      <w:r w:rsidR="000657C2">
        <w:t xml:space="preserve"> </w:t>
      </w:r>
      <w:r w:rsidR="007B0A94">
        <w:t>invisibly interrupt the export often enough to</w:t>
      </w:r>
      <w:r w:rsidR="0032047B">
        <w:t xml:space="preserve"> </w:t>
      </w:r>
      <w:r w:rsidR="007B0A94">
        <w:t xml:space="preserve">let you get other work done </w:t>
      </w:r>
      <w:r w:rsidR="00D97D3D">
        <w:t>simultaneously</w:t>
      </w:r>
      <w:r w:rsidR="007B0A94">
        <w:t>.</w:t>
      </w:r>
    </w:p>
    <w:p w14:paraId="293F896C" w14:textId="0FFD783F" w:rsidR="007B0A94" w:rsidRDefault="00647AAF" w:rsidP="00647AAF">
      <w:pPr>
        <w:pStyle w:val="Body"/>
      </w:pPr>
      <w:r>
        <w:t xml:space="preserve">Now say you’re downloading a video shared by someone else, which can also take a </w:t>
      </w:r>
      <w:r w:rsidR="00FE6C3B">
        <w:t>while</w:t>
      </w:r>
      <w:r>
        <w:t xml:space="preserve"> but </w:t>
      </w:r>
      <w:r w:rsidR="007B0A94">
        <w:t xml:space="preserve">does not take </w:t>
      </w:r>
      <w:r w:rsidR="00FE6C3B">
        <w:t xml:space="preserve">up </w:t>
      </w:r>
      <w:r w:rsidR="005C59FA">
        <w:t>as</w:t>
      </w:r>
      <w:r w:rsidR="007B0A94">
        <w:t xml:space="preserve"> much CPU time. </w:t>
      </w:r>
      <w:r w:rsidR="00FE6C3B">
        <w:t>In this case</w:t>
      </w:r>
      <w:r w:rsidR="007B0A94">
        <w:t>,</w:t>
      </w:r>
      <w:r w:rsidR="0032047B">
        <w:t xml:space="preserve"> </w:t>
      </w:r>
      <w:r w:rsidR="007B0A94">
        <w:t xml:space="preserve">the CPU </w:t>
      </w:r>
      <w:r>
        <w:t xml:space="preserve">has </w:t>
      </w:r>
      <w:r w:rsidR="007B0A94">
        <w:t xml:space="preserve">to wait </w:t>
      </w:r>
      <w:r>
        <w:t xml:space="preserve">for </w:t>
      </w:r>
      <w:r w:rsidR="007B0A94">
        <w:t>data to arrive from the network. While you can start</w:t>
      </w:r>
      <w:r w:rsidR="0032047B">
        <w:t xml:space="preserve"> </w:t>
      </w:r>
      <w:r w:rsidR="007B0A94">
        <w:t xml:space="preserve">reading the data once </w:t>
      </w:r>
      <w:r w:rsidR="006828EC">
        <w:t>it starts to arrive</w:t>
      </w:r>
      <w:r w:rsidR="007B0A94">
        <w:t xml:space="preserve">, it might take </w:t>
      </w:r>
      <w:r w:rsidR="00FE6C3B">
        <w:t>some time</w:t>
      </w:r>
      <w:r w:rsidR="007B0A94">
        <w:t xml:space="preserve"> for </w:t>
      </w:r>
      <w:r w:rsidR="006828EC">
        <w:t>all of it</w:t>
      </w:r>
      <w:r w:rsidR="0032047B">
        <w:t xml:space="preserve"> </w:t>
      </w:r>
      <w:r w:rsidR="007B0A94">
        <w:t xml:space="preserve">to show up. Even once the data is all present, </w:t>
      </w:r>
      <w:r w:rsidR="006828EC">
        <w:t xml:space="preserve">if the video is </w:t>
      </w:r>
      <w:r w:rsidR="007B0A94">
        <w:t>quite large, it</w:t>
      </w:r>
      <w:r w:rsidR="0032047B">
        <w:t xml:space="preserve"> </w:t>
      </w:r>
      <w:r w:rsidR="00FE6C3B">
        <w:t>could take at least</w:t>
      </w:r>
      <w:r w:rsidR="007B0A94">
        <w:t xml:space="preserve"> a second or two</w:t>
      </w:r>
      <w:r w:rsidR="00FE6C3B">
        <w:t xml:space="preserve"> to load it all. That might not sound like much, </w:t>
      </w:r>
      <w:r w:rsidR="007B0A94">
        <w:t>but</w:t>
      </w:r>
      <w:r w:rsidR="0032047B">
        <w:t xml:space="preserve"> </w:t>
      </w:r>
      <w:r w:rsidR="00FE6C3B">
        <w:t xml:space="preserve">it’s </w:t>
      </w:r>
      <w:r w:rsidR="007B0A94">
        <w:t xml:space="preserve">a very long time for a modern processor, which can </w:t>
      </w:r>
      <w:r w:rsidR="00FE6C3B">
        <w:t xml:space="preserve">perform </w:t>
      </w:r>
      <w:r w:rsidR="007B0A94">
        <w:t>billions of</w:t>
      </w:r>
      <w:r w:rsidR="0032047B">
        <w:t xml:space="preserve"> </w:t>
      </w:r>
      <w:r w:rsidR="007B0A94">
        <w:t xml:space="preserve">operations every second. </w:t>
      </w:r>
      <w:r w:rsidR="00D70AE7">
        <w:t xml:space="preserve">Again, </w:t>
      </w:r>
      <w:r w:rsidR="007B0A94">
        <w:t>your</w:t>
      </w:r>
      <w:r w:rsidR="0032047B">
        <w:t xml:space="preserve"> </w:t>
      </w:r>
      <w:r w:rsidR="007B0A94">
        <w:t xml:space="preserve">operating system will invisibly interrupt your program </w:t>
      </w:r>
      <w:r w:rsidR="00D70AE7">
        <w:t xml:space="preserve">to allow the CPU to perform other work </w:t>
      </w:r>
      <w:r w:rsidR="007B0A94">
        <w:t xml:space="preserve">while </w:t>
      </w:r>
      <w:r w:rsidR="00D70AE7">
        <w:t xml:space="preserve">waiting for </w:t>
      </w:r>
      <w:r w:rsidR="007B0A94">
        <w:t xml:space="preserve">the network </w:t>
      </w:r>
      <w:r w:rsidR="00D70AE7">
        <w:t>call to finish</w:t>
      </w:r>
      <w:r w:rsidR="007B0A94">
        <w:t>.</w:t>
      </w:r>
    </w:p>
    <w:p w14:paraId="0587BA5F" w14:textId="6D0FFE9D" w:rsidR="007B0A94" w:rsidRDefault="007B0A94" w:rsidP="00A17E50">
      <w:pPr>
        <w:pStyle w:val="Body"/>
      </w:pPr>
      <w:commentRangeStart w:id="133"/>
      <w:commentRangeStart w:id="134"/>
      <w:r>
        <w:t xml:space="preserve">The </w:t>
      </w:r>
      <w:commentRangeEnd w:id="133"/>
      <w:r w:rsidR="006828EC">
        <w:rPr>
          <w:rStyle w:val="CommentReference"/>
          <w:rFonts w:ascii="Times New Roman" w:hAnsi="Times New Roman" w:cs="Times New Roman"/>
          <w:color w:val="auto"/>
          <w:lang w:val="en-CA"/>
        </w:rPr>
        <w:commentReference w:id="133"/>
      </w:r>
      <w:commentRangeEnd w:id="134"/>
      <w:r w:rsidR="00A17E50">
        <w:rPr>
          <w:rStyle w:val="CommentReference"/>
          <w:rFonts w:ascii="Times New Roman" w:hAnsi="Times New Roman" w:cs="Times New Roman"/>
          <w:color w:val="auto"/>
          <w:lang w:val="en-CA"/>
        </w:rPr>
        <w:commentReference w:id="134"/>
      </w:r>
      <w:r>
        <w:t xml:space="preserve">video export is </w:t>
      </w:r>
      <w:r w:rsidR="005C59FA">
        <w:t>an example of a</w:t>
      </w:r>
      <w:r w:rsidR="0032047B">
        <w:t xml:space="preserve"> </w:t>
      </w:r>
      <w:r w:rsidRPr="00A17E50">
        <w:rPr>
          <w:rStyle w:val="Italic"/>
        </w:rPr>
        <w:t>CPU-bound</w:t>
      </w:r>
      <w:r>
        <w:t xml:space="preserve"> or </w:t>
      </w:r>
      <w:r w:rsidRPr="00A17E50">
        <w:rPr>
          <w:rStyle w:val="Italic"/>
        </w:rPr>
        <w:t>compute-bound</w:t>
      </w:r>
      <w:r w:rsidR="005C59FA">
        <w:t xml:space="preserve"> operation</w:t>
      </w:r>
      <w:r>
        <w:t>. It’s limited by the computer’s</w:t>
      </w:r>
      <w:r w:rsidR="0032047B">
        <w:t xml:space="preserve"> </w:t>
      </w:r>
      <w:r w:rsidR="005C59FA">
        <w:t xml:space="preserve">potential data processing speed </w:t>
      </w:r>
      <w:r>
        <w:t xml:space="preserve">within the </w:t>
      </w:r>
      <w:r w:rsidRPr="00CD2DA8">
        <w:t>CPU</w:t>
      </w:r>
      <w:r w:rsidRPr="005C59FA">
        <w:t xml:space="preserve"> or </w:t>
      </w:r>
      <w:r w:rsidRPr="00CD2DA8">
        <w:t>GPU</w:t>
      </w:r>
      <w:r>
        <w:t>, and how much of that speed</w:t>
      </w:r>
      <w:r w:rsidR="0032047B">
        <w:t xml:space="preserve"> </w:t>
      </w:r>
      <w:r>
        <w:t xml:space="preserve">it can </w:t>
      </w:r>
      <w:r w:rsidR="00D70AE7">
        <w:t>dedicate to the operation</w:t>
      </w:r>
      <w:r>
        <w:t xml:space="preserve">. The video download is </w:t>
      </w:r>
      <w:r w:rsidR="005C59FA">
        <w:t>an example of an</w:t>
      </w:r>
      <w:r>
        <w:t xml:space="preserve"> </w:t>
      </w:r>
      <w:r w:rsidRPr="00A17E50">
        <w:rPr>
          <w:rStyle w:val="Italic"/>
        </w:rPr>
        <w:t>I</w:t>
      </w:r>
      <w:r w:rsidR="005A246F">
        <w:rPr>
          <w:rStyle w:val="Italic"/>
        </w:rPr>
        <w:t>/</w:t>
      </w:r>
      <w:r w:rsidRPr="00A17E50">
        <w:rPr>
          <w:rStyle w:val="Italic"/>
        </w:rPr>
        <w:t>O-bound</w:t>
      </w:r>
      <w:r w:rsidR="005C59FA">
        <w:t xml:space="preserve"> operation,</w:t>
      </w:r>
      <w:r>
        <w:t xml:space="preserve"> because it’s limited by the speed of the computer’s</w:t>
      </w:r>
      <w:r w:rsidR="0032047B">
        <w:t xml:space="preserve"> </w:t>
      </w:r>
      <w:r w:rsidRPr="001633BF">
        <w:rPr>
          <w:rStyle w:val="Italic"/>
        </w:rPr>
        <w:t>input and output</w:t>
      </w:r>
      <w:r w:rsidR="005C59FA">
        <w:t>; it</w:t>
      </w:r>
      <w:r>
        <w:t xml:space="preserve"> can only go as fast as the data can be sent across the</w:t>
      </w:r>
      <w:r w:rsidR="0032047B">
        <w:t xml:space="preserve"> </w:t>
      </w:r>
      <w:r>
        <w:t>network.</w:t>
      </w:r>
    </w:p>
    <w:p w14:paraId="43058296" w14:textId="1B2EDCC3" w:rsidR="007B0A94" w:rsidRDefault="007B0A94" w:rsidP="0032047B">
      <w:pPr>
        <w:pStyle w:val="Body"/>
      </w:pPr>
      <w:r>
        <w:t xml:space="preserve">In </w:t>
      </w:r>
      <w:proofErr w:type="gramStart"/>
      <w:r>
        <w:t>both of these</w:t>
      </w:r>
      <w:proofErr w:type="gramEnd"/>
      <w:r>
        <w:t xml:space="preserve"> examples, the operating system’s invisible interrupts provide a</w:t>
      </w:r>
      <w:r w:rsidR="0032047B">
        <w:t xml:space="preserve"> </w:t>
      </w:r>
      <w:r>
        <w:t xml:space="preserve">form of concurrency. That concurrency happens </w:t>
      </w:r>
      <w:r w:rsidR="00D70AE7">
        <w:t xml:space="preserve">only </w:t>
      </w:r>
      <w:r>
        <w:t xml:space="preserve">at the level of </w:t>
      </w:r>
      <w:r w:rsidR="00D70AE7">
        <w:t>the entire</w:t>
      </w:r>
      <w:r w:rsidR="0032047B">
        <w:t xml:space="preserve"> </w:t>
      </w:r>
      <w:r>
        <w:t>program, though: the operating system interrupts one program to let other</w:t>
      </w:r>
      <w:r w:rsidR="0032047B">
        <w:t xml:space="preserve"> </w:t>
      </w:r>
      <w:r>
        <w:t>programs get work done. In many cases, because we understand our programs at a</w:t>
      </w:r>
      <w:r w:rsidR="0032047B">
        <w:t xml:space="preserve"> </w:t>
      </w:r>
      <w:r>
        <w:t xml:space="preserve">much more granular level than the operating system does, we can spot opportunities for concurrency that the operating system </w:t>
      </w:r>
      <w:r w:rsidR="00D61406">
        <w:t xml:space="preserve">can’t </w:t>
      </w:r>
      <w:r>
        <w:t>see.</w:t>
      </w:r>
    </w:p>
    <w:p w14:paraId="456F978C" w14:textId="653D4C3F" w:rsidR="007B0A94" w:rsidRDefault="007B0A94" w:rsidP="0032047B">
      <w:pPr>
        <w:pStyle w:val="Body"/>
      </w:pPr>
      <w:r>
        <w:lastRenderedPageBreak/>
        <w:t>For example, if we’re building a tool to manage file downloads, we should be</w:t>
      </w:r>
      <w:r w:rsidR="0032047B">
        <w:t xml:space="preserve"> </w:t>
      </w:r>
      <w:r>
        <w:t xml:space="preserve">able to write our program </w:t>
      </w:r>
      <w:r w:rsidR="00D61406">
        <w:t>so</w:t>
      </w:r>
      <w:r>
        <w:t xml:space="preserve"> that starting one download </w:t>
      </w:r>
      <w:r w:rsidR="00D61406">
        <w:t>won’t</w:t>
      </w:r>
      <w:r>
        <w:t xml:space="preserve"> lock</w:t>
      </w:r>
      <w:r w:rsidR="0032047B">
        <w:t xml:space="preserve"> </w:t>
      </w:r>
      <w:r>
        <w:t>up the UI, and users should be able to start multiple downloads at the same</w:t>
      </w:r>
      <w:r w:rsidR="0032047B">
        <w:t xml:space="preserve"> </w:t>
      </w:r>
      <w:r>
        <w:t>time. Many operating system APIs for interacting with the network are</w:t>
      </w:r>
      <w:r w:rsidR="0032047B">
        <w:t xml:space="preserve"> </w:t>
      </w:r>
      <w:r w:rsidRPr="001633BF">
        <w:rPr>
          <w:rStyle w:val="Italic"/>
        </w:rPr>
        <w:t>blocking</w:t>
      </w:r>
      <w:r>
        <w:t>, though</w:t>
      </w:r>
      <w:r w:rsidR="00D61406">
        <w:t>; t</w:t>
      </w:r>
      <w:r>
        <w:t xml:space="preserve">hat is, </w:t>
      </w:r>
      <w:r w:rsidR="00D61406">
        <w:t>they</w:t>
      </w:r>
      <w:r>
        <w:t xml:space="preserve"> block the program’s progress until the</w:t>
      </w:r>
      <w:r w:rsidR="0032047B">
        <w:t xml:space="preserve"> </w:t>
      </w:r>
      <w:r>
        <w:t xml:space="preserve">data </w:t>
      </w:r>
      <w:r w:rsidR="00D61406">
        <w:t>they’re</w:t>
      </w:r>
      <w:r>
        <w:t xml:space="preserve"> processing is completely ready.</w:t>
      </w:r>
    </w:p>
    <w:p w14:paraId="6515B4A4" w14:textId="1A483CC5" w:rsidR="007B0A94" w:rsidRDefault="007B0A94" w:rsidP="0032047B">
      <w:pPr>
        <w:pStyle w:val="Note"/>
      </w:pPr>
      <w:r w:rsidRPr="0032047B">
        <w:rPr>
          <w:rStyle w:val="NoteHead"/>
        </w:rPr>
        <w:t>Note</w:t>
      </w:r>
      <w:r w:rsidR="0032047B">
        <w:tab/>
      </w:r>
      <w:r>
        <w:t xml:space="preserve">This is how </w:t>
      </w:r>
      <w:r w:rsidRPr="0032047B">
        <w:rPr>
          <w:rStyle w:val="Italic"/>
        </w:rPr>
        <w:t>most</w:t>
      </w:r>
      <w:r>
        <w:t xml:space="preserve"> function calls work, if you think about it</w:t>
      </w:r>
      <w:r w:rsidR="00D61406">
        <w:t xml:space="preserve">. </w:t>
      </w:r>
      <w:r>
        <w:t>However,</w:t>
      </w:r>
      <w:r w:rsidR="0032047B">
        <w:t xml:space="preserve"> </w:t>
      </w:r>
      <w:r>
        <w:t xml:space="preserve">the term </w:t>
      </w:r>
      <w:r w:rsidRPr="00F30649">
        <w:rPr>
          <w:rStyle w:val="Italic"/>
        </w:rPr>
        <w:t>blocking</w:t>
      </w:r>
      <w:r w:rsidR="00D61406">
        <w:t xml:space="preserve"> is usually reserved </w:t>
      </w:r>
      <w:r>
        <w:t xml:space="preserve">for function calls </w:t>
      </w:r>
      <w:r w:rsidR="00D61406">
        <w:t xml:space="preserve">that </w:t>
      </w:r>
      <w:r>
        <w:t xml:space="preserve">interact with files, the network, or other resources on the computer, because those are </w:t>
      </w:r>
      <w:r w:rsidR="00D61406">
        <w:t xml:space="preserve">the cases </w:t>
      </w:r>
      <w:r>
        <w:t>where an individual program would benefit from the operation being</w:t>
      </w:r>
      <w:r w:rsidR="0032047B">
        <w:t xml:space="preserve"> </w:t>
      </w:r>
      <w:r w:rsidRPr="0032047B">
        <w:rPr>
          <w:rStyle w:val="Italic"/>
        </w:rPr>
        <w:t>non</w:t>
      </w:r>
      <w:r>
        <w:t>-blocking.</w:t>
      </w:r>
    </w:p>
    <w:p w14:paraId="0CBFEF2B" w14:textId="5A61F03C" w:rsidR="007B0A94" w:rsidRDefault="007B0A94" w:rsidP="0032047B">
      <w:pPr>
        <w:pStyle w:val="Body"/>
      </w:pPr>
      <w:r>
        <w:t>We could avoid blocking our main thread by spawning a dedicated thread to</w:t>
      </w:r>
      <w:r w:rsidR="0032047B">
        <w:t xml:space="preserve"> </w:t>
      </w:r>
      <w:r>
        <w:t>download each file. However, the overhead of those</w:t>
      </w:r>
      <w:r w:rsidR="0032047B">
        <w:t xml:space="preserve"> </w:t>
      </w:r>
      <w:r>
        <w:t xml:space="preserve">threads </w:t>
      </w:r>
      <w:r w:rsidR="00D61406">
        <w:t xml:space="preserve">would </w:t>
      </w:r>
      <w:r w:rsidR="00860388">
        <w:t xml:space="preserve">eventually </w:t>
      </w:r>
      <w:r w:rsidR="00D61406">
        <w:t>be</w:t>
      </w:r>
      <w:r w:rsidR="00860388">
        <w:t>come</w:t>
      </w:r>
      <w:r w:rsidR="00D61406">
        <w:t xml:space="preserve"> </w:t>
      </w:r>
      <w:r>
        <w:t xml:space="preserve">a problem. It would be </w:t>
      </w:r>
      <w:r w:rsidR="00860388">
        <w:t xml:space="preserve">preferable </w:t>
      </w:r>
      <w:r>
        <w:t xml:space="preserve">if the call </w:t>
      </w:r>
      <w:r w:rsidR="00D61406">
        <w:t>didn’t block</w:t>
      </w:r>
      <w:r>
        <w:t xml:space="preserve"> in</w:t>
      </w:r>
      <w:r w:rsidR="0032047B">
        <w:t xml:space="preserve"> </w:t>
      </w:r>
      <w:r>
        <w:t xml:space="preserve">the first place. </w:t>
      </w:r>
      <w:r w:rsidR="009720E7">
        <w:t>I</w:t>
      </w:r>
      <w:r>
        <w:t>t would</w:t>
      </w:r>
      <w:r w:rsidR="009720E7">
        <w:t xml:space="preserve"> also</w:t>
      </w:r>
      <w:r>
        <w:t xml:space="preserve"> be better if we could write in the</w:t>
      </w:r>
      <w:r w:rsidR="0032047B">
        <w:t xml:space="preserve"> </w:t>
      </w:r>
      <w:r>
        <w:t>same direct style we use in blocking code</w:t>
      </w:r>
      <w:r w:rsidR="00D61406">
        <w:t>,</w:t>
      </w:r>
      <w:r>
        <w:t xml:space="preserve"> </w:t>
      </w:r>
      <w:proofErr w:type="gramStart"/>
      <w:r>
        <w:t>similar to</w:t>
      </w:r>
      <w:proofErr w:type="gramEnd"/>
      <w:r>
        <w:t xml:space="preserve"> this:</w:t>
      </w:r>
    </w:p>
    <w:p w14:paraId="3A46F434" w14:textId="77777777" w:rsidR="007B0A94" w:rsidRDefault="007B0A94" w:rsidP="0032047B">
      <w:pPr>
        <w:pStyle w:val="Code"/>
      </w:pPr>
      <w:r>
        <w:t xml:space="preserve">let data = </w:t>
      </w:r>
      <w:proofErr w:type="spellStart"/>
      <w:r>
        <w:t>fetch_data_from</w:t>
      </w:r>
      <w:proofErr w:type="spellEnd"/>
      <w:r>
        <w:t>(</w:t>
      </w:r>
      <w:proofErr w:type="spellStart"/>
      <w:r>
        <w:t>url</w:t>
      </w:r>
      <w:proofErr w:type="spellEnd"/>
      <w:proofErr w:type="gramStart"/>
      <w:r>
        <w:t>).await</w:t>
      </w:r>
      <w:proofErr w:type="gramEnd"/>
      <w:r>
        <w:t>;</w:t>
      </w:r>
    </w:p>
    <w:p w14:paraId="4F132F7A" w14:textId="77777777" w:rsidR="007B0A94" w:rsidRDefault="007B0A94" w:rsidP="0032047B">
      <w:pPr>
        <w:pStyle w:val="Code"/>
      </w:pPr>
      <w:proofErr w:type="gramStart"/>
      <w:r>
        <w:t>println!(</w:t>
      </w:r>
      <w:proofErr w:type="gramEnd"/>
      <w:r>
        <w:t>"{data}");</w:t>
      </w:r>
    </w:p>
    <w:p w14:paraId="6368F88D" w14:textId="4B27AD89" w:rsidR="00A568CB" w:rsidRDefault="007B0A94" w:rsidP="00A568CB">
      <w:pPr>
        <w:pStyle w:val="Body"/>
      </w:pPr>
      <w:r>
        <w:t xml:space="preserve">That is exactly what Rust’s </w:t>
      </w:r>
      <w:commentRangeStart w:id="135"/>
      <w:commentRangeStart w:id="136"/>
      <w:r w:rsidRPr="00A50538">
        <w:rPr>
          <w:rStyle w:val="Italic"/>
        </w:rPr>
        <w:t>async</w:t>
      </w:r>
      <w:r w:rsidR="004403B6">
        <w:t xml:space="preserve"> (short for </w:t>
      </w:r>
      <w:r w:rsidR="004403B6" w:rsidRPr="00CD2DA8">
        <w:rPr>
          <w:rStyle w:val="Italic"/>
        </w:rPr>
        <w:t>asynchronous</w:t>
      </w:r>
      <w:r w:rsidR="004403B6">
        <w:t>)</w:t>
      </w:r>
      <w:r>
        <w:t xml:space="preserve"> </w:t>
      </w:r>
      <w:commentRangeEnd w:id="135"/>
      <w:r w:rsidR="004403B6">
        <w:rPr>
          <w:rStyle w:val="CommentReference"/>
          <w:rFonts w:ascii="Times New Roman" w:hAnsi="Times New Roman" w:cs="Times New Roman"/>
          <w:color w:val="auto"/>
          <w:lang w:val="en-CA"/>
        </w:rPr>
        <w:commentReference w:id="135"/>
      </w:r>
      <w:commentRangeEnd w:id="136"/>
      <w:r w:rsidR="00A50538">
        <w:rPr>
          <w:rStyle w:val="CommentReference"/>
          <w:rFonts w:ascii="Times New Roman" w:hAnsi="Times New Roman" w:cs="Times New Roman"/>
          <w:color w:val="auto"/>
          <w:lang w:val="en-CA"/>
        </w:rPr>
        <w:commentReference w:id="136"/>
      </w:r>
      <w:r>
        <w:t xml:space="preserve">abstraction gives us. </w:t>
      </w:r>
      <w:r w:rsidR="00A568CB">
        <w:t>In this chapter, you’ll learn all about async</w:t>
      </w:r>
      <w:r w:rsidR="00FD4910">
        <w:t xml:space="preserve"> as we cover the following topics</w:t>
      </w:r>
      <w:r w:rsidR="00A568CB">
        <w:t>:</w:t>
      </w:r>
    </w:p>
    <w:p w14:paraId="4D14336E" w14:textId="08E15ACC" w:rsidR="00A568CB" w:rsidRPr="0032047B" w:rsidRDefault="00FD4910" w:rsidP="00A568CB">
      <w:pPr>
        <w:pStyle w:val="ListBullet"/>
      </w:pPr>
      <w:commentRangeStart w:id="137"/>
      <w:r>
        <w:t>H</w:t>
      </w:r>
      <w:r w:rsidR="00A568CB" w:rsidRPr="0032047B">
        <w:t xml:space="preserve">ow to use Rust’s </w:t>
      </w:r>
      <w:r w:rsidR="00A568CB" w:rsidRPr="0032047B">
        <w:rPr>
          <w:rStyle w:val="Literal"/>
        </w:rPr>
        <w:t>async</w:t>
      </w:r>
      <w:r w:rsidR="00A568CB" w:rsidRPr="0032047B">
        <w:t xml:space="preserve"> and </w:t>
      </w:r>
      <w:r w:rsidR="00A568CB" w:rsidRPr="0032047B">
        <w:rPr>
          <w:rStyle w:val="Literal"/>
        </w:rPr>
        <w:t>await</w:t>
      </w:r>
      <w:r w:rsidR="00A568CB" w:rsidRPr="0032047B">
        <w:t xml:space="preserve"> syntax</w:t>
      </w:r>
    </w:p>
    <w:p w14:paraId="1B05E69E" w14:textId="38D1A870" w:rsidR="00A568CB" w:rsidRPr="0032047B" w:rsidRDefault="00FD4910" w:rsidP="00A568CB">
      <w:pPr>
        <w:pStyle w:val="ListBullet"/>
      </w:pPr>
      <w:r>
        <w:t>H</w:t>
      </w:r>
      <w:r w:rsidR="00A568CB" w:rsidRPr="0032047B">
        <w:t>ow to use the async model to solve some of the same challenges we</w:t>
      </w:r>
      <w:r w:rsidR="00A568CB">
        <w:t xml:space="preserve"> </w:t>
      </w:r>
      <w:r w:rsidR="00A568CB" w:rsidRPr="0032047B">
        <w:t xml:space="preserve">looked at in </w:t>
      </w:r>
      <w:r w:rsidR="00A568CB" w:rsidRPr="0032047B">
        <w:rPr>
          <w:rStyle w:val="Xref"/>
        </w:rPr>
        <w:t>Chapter 16</w:t>
      </w:r>
    </w:p>
    <w:p w14:paraId="0FC864EE" w14:textId="4011BC37" w:rsidR="00A568CB" w:rsidRDefault="00FD4910" w:rsidP="00CD2DA8">
      <w:pPr>
        <w:pStyle w:val="ListBullet"/>
      </w:pPr>
      <w:r>
        <w:t>H</w:t>
      </w:r>
      <w:r w:rsidR="00A568CB" w:rsidRPr="0032047B">
        <w:t>ow multithreading and async provide complementary solutions</w:t>
      </w:r>
      <w:r>
        <w:t xml:space="preserve"> that you can combine</w:t>
      </w:r>
      <w:r w:rsidR="00A568CB" w:rsidRPr="0032047B">
        <w:t xml:space="preserve"> in many cases</w:t>
      </w:r>
    </w:p>
    <w:p w14:paraId="2E114B31" w14:textId="57A8A454" w:rsidR="007B0A94" w:rsidRDefault="007B0A94" w:rsidP="0032047B">
      <w:pPr>
        <w:pStyle w:val="Body"/>
      </w:pPr>
      <w:r>
        <w:t xml:space="preserve">Before we see how </w:t>
      </w:r>
      <w:r w:rsidR="00FD4910">
        <w:t>async</w:t>
      </w:r>
      <w:r w:rsidR="004403B6">
        <w:t xml:space="preserve"> </w:t>
      </w:r>
      <w:r>
        <w:t xml:space="preserve">works in practice, though, we need to take a short detour </w:t>
      </w:r>
      <w:r w:rsidR="00860388">
        <w:t xml:space="preserve">to discuss </w:t>
      </w:r>
      <w:r>
        <w:t>the differences</w:t>
      </w:r>
      <w:r w:rsidR="0032047B">
        <w:t xml:space="preserve"> </w:t>
      </w:r>
      <w:r>
        <w:t>between parallelism and concurrency.</w:t>
      </w:r>
      <w:commentRangeEnd w:id="137"/>
      <w:r w:rsidR="00FD4910">
        <w:rPr>
          <w:rStyle w:val="CommentReference"/>
          <w:rFonts w:ascii="Times New Roman" w:hAnsi="Times New Roman" w:cs="Times New Roman"/>
          <w:color w:val="auto"/>
          <w:lang w:val="en-CA"/>
        </w:rPr>
        <w:commentReference w:id="137"/>
      </w:r>
    </w:p>
    <w:p w14:paraId="687E518B" w14:textId="77777777" w:rsidR="007B0A94" w:rsidRDefault="007B0A94" w:rsidP="0032047B">
      <w:pPr>
        <w:pStyle w:val="HeadA"/>
      </w:pPr>
      <w:bookmarkStart w:id="138" w:name="_Toc187998591"/>
      <w:r>
        <w:t>Parallelism and Concurrency</w:t>
      </w:r>
      <w:bookmarkEnd w:id="138"/>
    </w:p>
    <w:p w14:paraId="510B2AEB" w14:textId="7BB81FBB" w:rsidR="007B0A94" w:rsidRDefault="007B0A94" w:rsidP="0032047B">
      <w:pPr>
        <w:pStyle w:val="Body"/>
      </w:pPr>
      <w:del w:id="139" w:author="Chris Krycho" w:date="2025-01-10T16:38:00Z" w16du:dateUtc="2025-01-10T23:38:00Z">
        <w:r w:rsidDel="00AC07C3">
          <w:delText xml:space="preserve">In </w:delText>
        </w:r>
        <w:commentRangeStart w:id="140"/>
        <w:commentRangeStart w:id="141"/>
        <w:r w:rsidRPr="00860388" w:rsidDel="00AC07C3">
          <w:rPr>
            <w:rStyle w:val="Xref"/>
            <w:rPrChange w:id="142" w:author="Rachel Monaghan" w:date="2025-01-08T14:16:00Z">
              <w:rPr/>
            </w:rPrChange>
          </w:rPr>
          <w:delText>the “</w:delText>
        </w:r>
        <w:r w:rsidRPr="00860388" w:rsidDel="00AC07C3">
          <w:rPr>
            <w:rStyle w:val="Xref"/>
          </w:rPr>
          <w:delText>Fearless Concurrency</w:delText>
        </w:r>
        <w:r w:rsidRPr="00860388" w:rsidDel="00AC07C3">
          <w:rPr>
            <w:rStyle w:val="Xref"/>
            <w:rPrChange w:id="143" w:author="Rachel Monaghan" w:date="2025-01-08T14:16:00Z">
              <w:rPr/>
            </w:rPrChange>
          </w:rPr>
          <w:delText xml:space="preserve">” chapter on </w:delText>
        </w:r>
        <w:r w:rsidRPr="00860388" w:rsidDel="00AC07C3">
          <w:rPr>
            <w:rStyle w:val="Xref"/>
          </w:rPr>
          <w:delText>page XX</w:delText>
        </w:r>
      </w:del>
      <w:ins w:id="144" w:author="Rachel Monaghan" w:date="2025-01-08T14:16:00Z">
        <w:del w:id="145" w:author="Chris Krycho" w:date="2025-01-10T16:38:00Z" w16du:dateUtc="2025-01-10T23:38:00Z">
          <w:r w:rsidR="00860388" w:rsidRPr="00860388" w:rsidDel="00AC07C3">
            <w:rPr>
              <w:rStyle w:val="Xref"/>
              <w:rPrChange w:id="146" w:author="Rachel Monaghan" w:date="2025-01-08T14:16:00Z">
                <w:rPr/>
              </w:rPrChange>
            </w:rPr>
            <w:delText xml:space="preserve">Chapter </w:delText>
          </w:r>
        </w:del>
      </w:ins>
      <w:commentRangeEnd w:id="140"/>
      <w:ins w:id="147" w:author="Rachel Monaghan" w:date="2025-01-08T14:17:00Z">
        <w:del w:id="148" w:author="Chris Krycho" w:date="2025-01-10T16:38:00Z" w16du:dateUtc="2025-01-10T23:38:00Z">
          <w:r w:rsidR="00860388" w:rsidDel="00AC07C3">
            <w:rPr>
              <w:rStyle w:val="CommentReference"/>
              <w:rFonts w:ascii="Times New Roman" w:hAnsi="Times New Roman" w:cs="Times New Roman"/>
              <w:color w:val="auto"/>
              <w:lang w:val="en-CA"/>
            </w:rPr>
            <w:commentReference w:id="140"/>
          </w:r>
        </w:del>
      </w:ins>
      <w:commentRangeEnd w:id="141"/>
      <w:del w:id="149" w:author="Chris Krycho" w:date="2025-01-10T16:38:00Z" w16du:dateUtc="2025-01-10T23:38:00Z">
        <w:r w:rsidR="00F32701" w:rsidDel="00AC07C3">
          <w:rPr>
            <w:rStyle w:val="CommentReference"/>
            <w:rFonts w:ascii="Times New Roman" w:hAnsi="Times New Roman" w:cs="Times New Roman"/>
            <w:color w:val="auto"/>
            <w:lang w:val="en-CA"/>
          </w:rPr>
          <w:commentReference w:id="141"/>
        </w:r>
      </w:del>
      <w:ins w:id="150" w:author="Rachel Monaghan" w:date="2025-01-08T14:16:00Z">
        <w:del w:id="151" w:author="Chris Krycho" w:date="2025-01-10T16:38:00Z" w16du:dateUtc="2025-01-10T23:38:00Z">
          <w:r w:rsidR="00860388" w:rsidDel="00AC07C3">
            <w:rPr>
              <w:rStyle w:val="Xref"/>
            </w:rPr>
            <w:delText>16</w:delText>
          </w:r>
        </w:del>
      </w:ins>
      <w:del w:id="152" w:author="Chris Krycho" w:date="2025-01-10T16:38:00Z" w16du:dateUtc="2025-01-10T23:38:00Z">
        <w:r w:rsidDel="00AC07C3">
          <w:delText>, we</w:delText>
        </w:r>
      </w:del>
      <w:ins w:id="153" w:author="Chris Krycho" w:date="2025-01-10T16:38:00Z" w16du:dateUtc="2025-01-10T23:38:00Z">
        <w:r w:rsidR="00AC07C3">
          <w:t>We’ve</w:t>
        </w:r>
      </w:ins>
      <w:r>
        <w:t xml:space="preserve"> treated parallelism and</w:t>
      </w:r>
      <w:r w:rsidR="0032047B">
        <w:t xml:space="preserve"> </w:t>
      </w:r>
      <w:r>
        <w:t>concurrency as mostly interchangeable</w:t>
      </w:r>
      <w:ins w:id="154" w:author="Chris Krycho" w:date="2025-01-10T16:38:00Z" w16du:dateUtc="2025-01-10T23:38:00Z">
        <w:r w:rsidR="00AC07C3">
          <w:t xml:space="preserve"> so far</w:t>
        </w:r>
      </w:ins>
      <w:r>
        <w:t>. Now we need to distinguish between them</w:t>
      </w:r>
      <w:r w:rsidR="0032047B">
        <w:t xml:space="preserve"> </w:t>
      </w:r>
      <w:r>
        <w:t>more precisely, because the differences will show up as we start working.</w:t>
      </w:r>
    </w:p>
    <w:p w14:paraId="347A6904" w14:textId="3EC54261" w:rsidR="007B0A94" w:rsidRDefault="007B0A94" w:rsidP="0032047B">
      <w:pPr>
        <w:pStyle w:val="Body"/>
      </w:pPr>
      <w:r>
        <w:t xml:space="preserve">Consider the different ways a team could split up work on a software project. </w:t>
      </w:r>
      <w:r w:rsidR="001642D7">
        <w:t xml:space="preserve">You </w:t>
      </w:r>
      <w:r>
        <w:t xml:space="preserve">could assign a single </w:t>
      </w:r>
      <w:r w:rsidR="00436F8F">
        <w:t xml:space="preserve">member </w:t>
      </w:r>
      <w:r>
        <w:t xml:space="preserve">multiple tasks, assign </w:t>
      </w:r>
      <w:r w:rsidR="007D39C8">
        <w:t xml:space="preserve">each member </w:t>
      </w:r>
      <w:r>
        <w:t xml:space="preserve">one task, or </w:t>
      </w:r>
      <w:r w:rsidR="00436F8F">
        <w:t xml:space="preserve">use </w:t>
      </w:r>
      <w:r>
        <w:t xml:space="preserve">a mix of </w:t>
      </w:r>
      <w:r w:rsidR="00436F8F">
        <w:t xml:space="preserve">the two </w:t>
      </w:r>
      <w:r>
        <w:t>approaches.</w:t>
      </w:r>
    </w:p>
    <w:p w14:paraId="571B8AA7" w14:textId="705D2E0E" w:rsidR="007B0A94" w:rsidRDefault="007B0A94" w:rsidP="0032047B">
      <w:pPr>
        <w:pStyle w:val="Body"/>
      </w:pPr>
      <w:r>
        <w:t>When an individual works on several different tasks before any of them is</w:t>
      </w:r>
      <w:r w:rsidR="0032047B">
        <w:t xml:space="preserve"> </w:t>
      </w:r>
      <w:r>
        <w:t xml:space="preserve">complete, this is </w:t>
      </w:r>
      <w:r w:rsidRPr="001633BF">
        <w:rPr>
          <w:rStyle w:val="Italic"/>
        </w:rPr>
        <w:t>concurrency</w:t>
      </w:r>
      <w:r>
        <w:t>. Maybe you have two different projects checked</w:t>
      </w:r>
      <w:r w:rsidR="0032047B">
        <w:t xml:space="preserve"> </w:t>
      </w:r>
      <w:r>
        <w:t>out on your computer, and when you get bored or stuck on one project, you switch</w:t>
      </w:r>
      <w:r w:rsidR="0032047B">
        <w:t xml:space="preserve"> </w:t>
      </w:r>
      <w:r>
        <w:t>to the other. You’re just one person, so you can’t make progress on both tasks</w:t>
      </w:r>
      <w:r w:rsidR="0032047B">
        <w:t xml:space="preserve"> </w:t>
      </w:r>
      <w:r>
        <w:t>at the exact same time</w:t>
      </w:r>
      <w:r w:rsidR="00436F8F">
        <w:t xml:space="preserve">, </w:t>
      </w:r>
      <w:r>
        <w:t xml:space="preserve">but you can multitask, making progress </w:t>
      </w:r>
      <w:r w:rsidR="007D39C8">
        <w:t xml:space="preserve">on one at a time </w:t>
      </w:r>
      <w:r>
        <w:t>by switching between them</w:t>
      </w:r>
      <w:r w:rsidR="00047E39">
        <w:t xml:space="preserve"> (see </w:t>
      </w:r>
      <w:commentRangeStart w:id="155"/>
      <w:r w:rsidR="00047E39">
        <w:t>Figure 17-1</w:t>
      </w:r>
      <w:commentRangeEnd w:id="155"/>
      <w:r w:rsidR="00047E39">
        <w:rPr>
          <w:rStyle w:val="CommentReference"/>
          <w:rFonts w:ascii="Times New Roman" w:hAnsi="Times New Roman" w:cs="Times New Roman"/>
          <w:color w:val="auto"/>
          <w:lang w:val="en-CA"/>
        </w:rPr>
        <w:commentReference w:id="155"/>
      </w:r>
      <w:r w:rsidR="00047E39">
        <w:t>)</w:t>
      </w:r>
      <w:r>
        <w:t>.</w:t>
      </w:r>
    </w:p>
    <w:p w14:paraId="4AD436A9" w14:textId="45E2799F" w:rsidR="007B0A94" w:rsidRDefault="00FB1AA7" w:rsidP="006C094A">
      <w:pPr>
        <w:pStyle w:val="GraphicSlug"/>
      </w:pPr>
      <w:r>
        <w:t>[</w:t>
      </w:r>
      <w:r w:rsidR="001633BF">
        <w:t>f17001.svg</w:t>
      </w:r>
      <w:r>
        <w:t>]</w:t>
      </w:r>
      <w:commentRangeStart w:id="156"/>
      <w:ins w:id="157" w:author="Chris Krycho" w:date="2025-01-10T16:51:00Z" w16du:dateUtc="2025-01-10T23:51:00Z">
        <w:r w:rsidR="00A62441" w:rsidRPr="00A62441">
          <w:t xml:space="preserve"> </w:t>
        </w:r>
        <w:r w:rsidR="00A62441" w:rsidRPr="00A62441">
          <w:rPr>
            <w:rStyle w:val="AltText"/>
          </w:rPr>
          <w:t>A diagram with boxes labeled Task A and Task B, with diamonds in them representing subtasks. There are arrows pointing from A1 to B1, B1 to A2, A2 to B2, B2 to A3, A3 to A4, and A4 to B3. The arrows between the subtasks cross the boxes between Task A and Task B.</w:t>
        </w:r>
        <w:r w:rsidR="00A62441" w:rsidRPr="00A62441" w:rsidDel="00A62441">
          <w:rPr>
            <w:rStyle w:val="AltText"/>
          </w:rPr>
          <w:t xml:space="preserve"> </w:t>
        </w:r>
      </w:ins>
      <w:del w:id="158" w:author="Chris Krycho" w:date="2025-01-10T16:51:00Z" w16du:dateUtc="2025-01-10T23:51:00Z">
        <w:r w:rsidR="001633BF" w:rsidRPr="00FB1AA7" w:rsidDel="00A62441">
          <w:rPr>
            <w:rStyle w:val="AltText"/>
            <w:rPrChange w:id="159" w:author="Rachel Monaghan" w:date="2025-01-08T12:45:00Z">
              <w:rPr>
                <w:rFonts w:ascii="Times Roman" w:hAnsi="Times Roman" w:cs="NewBaskervilleStd-Roman"/>
                <w:smallCaps w:val="0"/>
                <w:color w:val="000000"/>
                <w:sz w:val="20"/>
                <w:szCs w:val="20"/>
              </w:rPr>
            </w:rPrChange>
          </w:rPr>
          <w:delText>Concurrent work flow</w:delText>
        </w:r>
        <w:commentRangeEnd w:id="156"/>
        <w:r w:rsidR="00912EC3" w:rsidDel="00A62441">
          <w:rPr>
            <w:rStyle w:val="CommentReference"/>
            <w:rFonts w:ascii="Times New Roman" w:hAnsi="Times New Roman" w:cs="Times New Roman"/>
            <w:smallCaps w:val="0"/>
            <w:color w:val="auto"/>
            <w:lang w:val="en-CA"/>
          </w:rPr>
          <w:commentReference w:id="156"/>
        </w:r>
      </w:del>
    </w:p>
    <w:p w14:paraId="4A41C829" w14:textId="56B5E5E5" w:rsidR="007B0A94" w:rsidRDefault="007B0A94" w:rsidP="007B0A94">
      <w:pPr>
        <w:pStyle w:val="CaptionLine"/>
      </w:pPr>
      <w:r>
        <w:t>A concurrent workflow, switching between Task A and Task B</w:t>
      </w:r>
    </w:p>
    <w:p w14:paraId="58A8B3C5" w14:textId="339D78C5" w:rsidR="007B0A94" w:rsidRDefault="007B0A94" w:rsidP="0032047B">
      <w:pPr>
        <w:pStyle w:val="Body"/>
      </w:pPr>
      <w:r>
        <w:t xml:space="preserve">When </w:t>
      </w:r>
      <w:r w:rsidR="00047E39">
        <w:t>the team</w:t>
      </w:r>
      <w:r>
        <w:t xml:space="preserve"> split</w:t>
      </w:r>
      <w:r w:rsidR="00047E39">
        <w:t>s</w:t>
      </w:r>
      <w:r>
        <w:t xml:space="preserve"> up a group of tasks</w:t>
      </w:r>
      <w:r w:rsidR="00047E39">
        <w:t xml:space="preserve"> by having</w:t>
      </w:r>
      <w:r w:rsidR="0032047B">
        <w:t xml:space="preserve"> </w:t>
      </w:r>
      <w:r>
        <w:t xml:space="preserve">each </w:t>
      </w:r>
      <w:r w:rsidR="00047E39">
        <w:t xml:space="preserve">member take </w:t>
      </w:r>
      <w:r>
        <w:t xml:space="preserve">one task and </w:t>
      </w:r>
      <w:r w:rsidR="00047E39">
        <w:t xml:space="preserve">work </w:t>
      </w:r>
      <w:r>
        <w:t xml:space="preserve">on it alone, this is </w:t>
      </w:r>
      <w:r w:rsidRPr="001633BF">
        <w:rPr>
          <w:rStyle w:val="Italic"/>
        </w:rPr>
        <w:t>parallelism</w:t>
      </w:r>
      <w:r>
        <w:t>. Each</w:t>
      </w:r>
      <w:r w:rsidR="0032047B">
        <w:t xml:space="preserve"> </w:t>
      </w:r>
      <w:r>
        <w:t>person on the team can make progress at the exact same time</w:t>
      </w:r>
      <w:r w:rsidR="00047E39">
        <w:t xml:space="preserve"> (see Figure 17-2)</w:t>
      </w:r>
      <w:r>
        <w:t>.</w:t>
      </w:r>
    </w:p>
    <w:p w14:paraId="7B783B75" w14:textId="54CEB3A2" w:rsidR="007B0A94" w:rsidRDefault="00FB1AA7" w:rsidP="006C094A">
      <w:pPr>
        <w:pStyle w:val="GraphicSlug"/>
      </w:pPr>
      <w:r>
        <w:lastRenderedPageBreak/>
        <w:t>[</w:t>
      </w:r>
      <w:r w:rsidR="001633BF">
        <w:t>f17002.svg</w:t>
      </w:r>
      <w:r>
        <w:t>]</w:t>
      </w:r>
      <w:ins w:id="160" w:author="Chris Krycho" w:date="2025-01-10T16:53:00Z" w16du:dateUtc="2025-01-10T23:53:00Z">
        <w:r w:rsidR="00974D01" w:rsidRPr="00974D01">
          <w:t xml:space="preserve"> </w:t>
        </w:r>
        <w:r w:rsidR="00974D01" w:rsidRPr="00974D01">
          <w:rPr>
            <w:rStyle w:val="AltText"/>
          </w:rPr>
          <w:t>A diagram with boxes labeled Task A and Task B, with diamonds in them representing subtasks. There are arrows pointing from A1 to A2, A2 to A3, A3 to A4, B1 to B2, and B2 to B3. No arrows cross between the boxes for Task A and Task B.</w:t>
        </w:r>
        <w:r w:rsidR="00974D01" w:rsidRPr="00974D01" w:rsidDel="00974D01">
          <w:rPr>
            <w:rStyle w:val="AltText"/>
          </w:rPr>
          <w:t xml:space="preserve"> </w:t>
        </w:r>
      </w:ins>
      <w:del w:id="161" w:author="Chris Krycho" w:date="2025-01-10T16:53:00Z" w16du:dateUtc="2025-01-10T23:53:00Z">
        <w:r w:rsidR="00801498" w:rsidDel="00974D01">
          <w:rPr>
            <w:rStyle w:val="AltText"/>
          </w:rPr>
          <w:delText>AltText</w:delText>
        </w:r>
      </w:del>
    </w:p>
    <w:p w14:paraId="4E8DE08E" w14:textId="40F08355" w:rsidR="007B0A94" w:rsidRDefault="007B0A94" w:rsidP="007B0A94">
      <w:pPr>
        <w:pStyle w:val="CaptionLine"/>
      </w:pPr>
      <w:r>
        <w:t>A parallel workflow, where work happens on Task A and Task B</w:t>
      </w:r>
      <w:r w:rsidR="0032047B">
        <w:t xml:space="preserve"> </w:t>
      </w:r>
      <w:r>
        <w:t>independently</w:t>
      </w:r>
    </w:p>
    <w:p w14:paraId="33EC7463" w14:textId="58E0271D" w:rsidR="007B0A94" w:rsidRDefault="00047E39" w:rsidP="0032047B">
      <w:pPr>
        <w:pStyle w:val="Body"/>
      </w:pPr>
      <w:r>
        <w:t xml:space="preserve">In </w:t>
      </w:r>
      <w:proofErr w:type="gramStart"/>
      <w:r w:rsidR="007B0A94">
        <w:t>both of these</w:t>
      </w:r>
      <w:proofErr w:type="gramEnd"/>
      <w:r w:rsidR="007B0A94">
        <w:t xml:space="preserve"> </w:t>
      </w:r>
      <w:r>
        <w:t>workflows</w:t>
      </w:r>
      <w:r w:rsidR="007B0A94">
        <w:t>, you might have to coordinate between different</w:t>
      </w:r>
      <w:r w:rsidR="0032047B">
        <w:t xml:space="preserve"> </w:t>
      </w:r>
      <w:r w:rsidR="007B0A94">
        <w:t xml:space="preserve">tasks. Maybe you </w:t>
      </w:r>
      <w:r w:rsidR="007B0A94" w:rsidRPr="00DB3B67">
        <w:t>thought</w:t>
      </w:r>
      <w:r w:rsidR="007B0A94">
        <w:t xml:space="preserve"> the task </w:t>
      </w:r>
      <w:r>
        <w:t xml:space="preserve">assigned to </w:t>
      </w:r>
      <w:r w:rsidR="007B0A94">
        <w:t>one person was totally</w:t>
      </w:r>
      <w:r w:rsidR="0032047B">
        <w:t xml:space="preserve"> </w:t>
      </w:r>
      <w:r w:rsidR="007B0A94">
        <w:t xml:space="preserve">independent from everyone else’s work, but it </w:t>
      </w:r>
      <w:proofErr w:type="gramStart"/>
      <w:r w:rsidR="007B0A94">
        <w:t xml:space="preserve">actually </w:t>
      </w:r>
      <w:r>
        <w:t>requires</w:t>
      </w:r>
      <w:proofErr w:type="gramEnd"/>
      <w:r w:rsidR="007B0A94">
        <w:t xml:space="preserve"> another person on the team</w:t>
      </w:r>
      <w:r>
        <w:t xml:space="preserve"> to finish their task first</w:t>
      </w:r>
      <w:r w:rsidR="007B0A94">
        <w:t>. Some of the work could be done in parallel, but</w:t>
      </w:r>
      <w:r w:rsidR="0032047B">
        <w:t xml:space="preserve"> </w:t>
      </w:r>
      <w:r w:rsidR="007B0A94">
        <w:t xml:space="preserve">some of it was </w:t>
      </w:r>
      <w:proofErr w:type="gramStart"/>
      <w:r w:rsidR="007B0A94">
        <w:t xml:space="preserve">actually </w:t>
      </w:r>
      <w:r w:rsidR="007B0A94" w:rsidRPr="001633BF">
        <w:rPr>
          <w:rStyle w:val="Italic"/>
        </w:rPr>
        <w:t>serial</w:t>
      </w:r>
      <w:proofErr w:type="gramEnd"/>
      <w:r w:rsidR="007B0A94">
        <w:t xml:space="preserve">: it could only happen in a series, one </w:t>
      </w:r>
      <w:r>
        <w:t xml:space="preserve">task </w:t>
      </w:r>
      <w:r w:rsidR="007B0A94">
        <w:t>after the other, as in Figure 17-3.</w:t>
      </w:r>
    </w:p>
    <w:p w14:paraId="738AAB7A" w14:textId="162FF60C" w:rsidR="007B0A94" w:rsidRDefault="00912EC3">
      <w:pPr>
        <w:pStyle w:val="GraphicSlug"/>
        <w:pPrChange w:id="162" w:author="Rachel Monaghan" w:date="2025-01-08T12:59:00Z">
          <w:pPr>
            <w:pStyle w:val="Body"/>
          </w:pPr>
        </w:pPrChange>
      </w:pPr>
      <w:r>
        <w:t>[</w:t>
      </w:r>
      <w:r w:rsidR="001633BF">
        <w:t>f17003.svg</w:t>
      </w:r>
      <w:r>
        <w:t>]</w:t>
      </w:r>
      <w:ins w:id="163" w:author="Chris Krycho" w:date="2025-01-10T17:00:00Z" w16du:dateUtc="2025-01-11T00:00:00Z">
        <w:r w:rsidR="001514CC" w:rsidRPr="001514CC">
          <w:t xml:space="preserve"> </w:t>
        </w:r>
        <w:r w:rsidR="001514CC" w:rsidRPr="001514CC">
          <w:rPr>
            <w:rStyle w:val="AltText"/>
          </w:rPr>
          <w:t>A diagram with boxes labeled Task A and Task B, with diamonds in them representing subtasks. There are arrows pointing from A1 to A2, A2 to a pair of thick vertical lines like a “pause” symbol, from that symbol to A3, B1 to B2, B2 to B3, which is below that symbol, B3 to A3, and B3 to B4.</w:t>
        </w:r>
        <w:r w:rsidR="001514CC" w:rsidRPr="001514CC" w:rsidDel="001514CC">
          <w:rPr>
            <w:rStyle w:val="AltText"/>
          </w:rPr>
          <w:t xml:space="preserve"> </w:t>
        </w:r>
      </w:ins>
      <w:del w:id="164" w:author="Chris Krycho" w:date="2025-01-10T17:00:00Z" w16du:dateUtc="2025-01-11T00:00:00Z">
        <w:r w:rsidR="00801498" w:rsidDel="001514CC">
          <w:rPr>
            <w:rStyle w:val="AltText"/>
          </w:rPr>
          <w:delText>AltText</w:delText>
        </w:r>
      </w:del>
    </w:p>
    <w:p w14:paraId="29E16773" w14:textId="04BB8774" w:rsidR="007B0A94" w:rsidRDefault="007B0A94" w:rsidP="007B0A94">
      <w:pPr>
        <w:pStyle w:val="CaptionLine"/>
      </w:pPr>
      <w:r>
        <w:t xml:space="preserve">A partially parallel workflow, where work happens on Task A and Task B independently until </w:t>
      </w:r>
      <w:r w:rsidR="00047E39">
        <w:t>T</w:t>
      </w:r>
      <w:r>
        <w:t xml:space="preserve">ask A3 is blocked on the results of </w:t>
      </w:r>
      <w:r w:rsidR="00047E39">
        <w:t>T</w:t>
      </w:r>
      <w:r>
        <w:t>ask B3.</w:t>
      </w:r>
    </w:p>
    <w:p w14:paraId="474A717B" w14:textId="77777777" w:rsidR="007B0A94" w:rsidRDefault="007B0A94" w:rsidP="0032047B">
      <w:pPr>
        <w:pStyle w:val="Body"/>
      </w:pPr>
      <w:r>
        <w:t>Likewise, you might realize that one of your own tasks depends on another of</w:t>
      </w:r>
      <w:r w:rsidR="0032047B">
        <w:t xml:space="preserve"> </w:t>
      </w:r>
      <w:r>
        <w:t>your tasks. Now your concurrent work has also become serial.</w:t>
      </w:r>
    </w:p>
    <w:p w14:paraId="0DF05933" w14:textId="77777777" w:rsidR="007B0A94" w:rsidRDefault="007B0A94" w:rsidP="0032047B">
      <w:pPr>
        <w:pStyle w:val="Body"/>
      </w:pPr>
      <w:r>
        <w:t>Parallelism and concurrency can intersect with each other, too. If you learn</w:t>
      </w:r>
      <w:r w:rsidR="0032047B">
        <w:t xml:space="preserve"> </w:t>
      </w:r>
      <w:r>
        <w:t>that a colleague is stuck until you finish one of your tasks, you’ll probably</w:t>
      </w:r>
      <w:r w:rsidR="0032047B">
        <w:t xml:space="preserve"> </w:t>
      </w:r>
      <w:r>
        <w:t>focus all your efforts on that task to “unblock” your colleague. You and your</w:t>
      </w:r>
      <w:r w:rsidR="0032047B">
        <w:t xml:space="preserve"> </w:t>
      </w:r>
      <w:r>
        <w:t>coworker are no longer able to work in parallel, and you’re also no longer able</w:t>
      </w:r>
      <w:r w:rsidR="0032047B">
        <w:t xml:space="preserve"> </w:t>
      </w:r>
      <w:r>
        <w:t>to work concurrently on your own tasks.</w:t>
      </w:r>
    </w:p>
    <w:p w14:paraId="589AA103" w14:textId="554632AB" w:rsidR="007B0A94" w:rsidRDefault="007B0A94" w:rsidP="0032047B">
      <w:pPr>
        <w:pStyle w:val="Body"/>
      </w:pPr>
      <w:r>
        <w:t>The same basic dynamics come into play with software and hardware. On a machine</w:t>
      </w:r>
      <w:r w:rsidR="0032047B">
        <w:t xml:space="preserve"> </w:t>
      </w:r>
      <w:r>
        <w:t xml:space="preserve">with a single CPU core, the CPU can </w:t>
      </w:r>
      <w:r w:rsidR="001642D7">
        <w:t xml:space="preserve">perform </w:t>
      </w:r>
      <w:r w:rsidR="004403B6">
        <w:t xml:space="preserve">only </w:t>
      </w:r>
      <w:r>
        <w:t>one operation at a time, but it can</w:t>
      </w:r>
      <w:r w:rsidR="0032047B">
        <w:t xml:space="preserve"> </w:t>
      </w:r>
      <w:r>
        <w:t>still work concurrently. Using tools such as threads, processes, and async, the</w:t>
      </w:r>
      <w:r w:rsidR="0032047B">
        <w:t xml:space="preserve"> </w:t>
      </w:r>
      <w:r>
        <w:t>computer can pause one activity and switch to others before eventually cycling</w:t>
      </w:r>
      <w:r w:rsidR="0032047B">
        <w:t xml:space="preserve"> </w:t>
      </w:r>
      <w:r>
        <w:t>back to that first activity again. On a machine with multiple CPU cores, it can</w:t>
      </w:r>
      <w:r w:rsidR="0032047B">
        <w:t xml:space="preserve"> </w:t>
      </w:r>
      <w:r>
        <w:t xml:space="preserve">also do work in parallel. One core can be </w:t>
      </w:r>
      <w:r w:rsidR="008854F4">
        <w:t xml:space="preserve">performing </w:t>
      </w:r>
      <w:r>
        <w:t xml:space="preserve">one </w:t>
      </w:r>
      <w:r w:rsidR="00471343">
        <w:t>task</w:t>
      </w:r>
      <w:r w:rsidR="008854F4">
        <w:t xml:space="preserve"> </w:t>
      </w:r>
      <w:r>
        <w:t>while another core</w:t>
      </w:r>
      <w:r w:rsidR="0032047B">
        <w:t xml:space="preserve"> </w:t>
      </w:r>
      <w:r w:rsidR="008854F4">
        <w:t xml:space="preserve">performs a </w:t>
      </w:r>
      <w:r>
        <w:t>completely unrelated</w:t>
      </w:r>
      <w:r w:rsidR="008854F4">
        <w:t xml:space="preserve"> one</w:t>
      </w:r>
      <w:r>
        <w:t xml:space="preserve">, and those </w:t>
      </w:r>
      <w:r w:rsidR="008854F4">
        <w:t xml:space="preserve">operations </w:t>
      </w:r>
      <w:proofErr w:type="gramStart"/>
      <w:r>
        <w:t>actually happen</w:t>
      </w:r>
      <w:proofErr w:type="gramEnd"/>
      <w:r>
        <w:t xml:space="preserve"> at the same</w:t>
      </w:r>
      <w:r w:rsidR="0032047B">
        <w:t xml:space="preserve"> </w:t>
      </w:r>
      <w:r>
        <w:t>time.</w:t>
      </w:r>
    </w:p>
    <w:p w14:paraId="3F1FE5BA" w14:textId="06B8F159" w:rsidR="007B0A94" w:rsidRDefault="007B0A94" w:rsidP="0032047B">
      <w:pPr>
        <w:pStyle w:val="Body"/>
      </w:pPr>
      <w:r>
        <w:t>When working with async in Rust, we’re always dealing with concurrency.</w:t>
      </w:r>
      <w:r w:rsidR="0032047B">
        <w:t xml:space="preserve"> </w:t>
      </w:r>
      <w:r>
        <w:t>Depending on the hardware, the operating system, and the async runtime we are</w:t>
      </w:r>
      <w:r w:rsidR="0032047B">
        <w:t xml:space="preserve"> </w:t>
      </w:r>
      <w:r>
        <w:t>using</w:t>
      </w:r>
      <w:r w:rsidR="00E94FD1">
        <w:t xml:space="preserve"> (</w:t>
      </w:r>
      <w:r>
        <w:t>more on async runtimes shortly</w:t>
      </w:r>
      <w:r w:rsidR="00E94FD1">
        <w:t xml:space="preserve">), </w:t>
      </w:r>
      <w:r>
        <w:t>that concurrency may also use parallelism</w:t>
      </w:r>
      <w:r w:rsidR="0032047B">
        <w:t xml:space="preserve"> </w:t>
      </w:r>
      <w:r>
        <w:t>under the hood.</w:t>
      </w:r>
    </w:p>
    <w:p w14:paraId="135F09FA" w14:textId="03963744" w:rsidR="007B0A94" w:rsidRDefault="007B0A94" w:rsidP="005B0C2F">
      <w:pPr>
        <w:pStyle w:val="Body"/>
      </w:pPr>
      <w:r>
        <w:t xml:space="preserve">Now, </w:t>
      </w:r>
      <w:r w:rsidR="00A568CB">
        <w:t xml:space="preserve">let’s </w:t>
      </w:r>
      <w:r>
        <w:t>dive into how async programming in Rust actually works</w:t>
      </w:r>
      <w:r w:rsidR="00E94FD1">
        <w:t>.</w:t>
      </w:r>
      <w:r>
        <w:t xml:space="preserve"> </w:t>
      </w:r>
    </w:p>
    <w:p w14:paraId="400E8480" w14:textId="28DFA55B" w:rsidR="007B0A94" w:rsidRDefault="007B0A94" w:rsidP="00EC2D84">
      <w:pPr>
        <w:pStyle w:val="HeadA"/>
      </w:pPr>
      <w:bookmarkStart w:id="165" w:name="_Toc187998592"/>
      <w:r>
        <w:t>Futures and the Async Syntax</w:t>
      </w:r>
      <w:bookmarkEnd w:id="165"/>
    </w:p>
    <w:p w14:paraId="07FE03B0" w14:textId="77777777" w:rsidR="007B0A94" w:rsidRDefault="007B0A94" w:rsidP="00FF6244">
      <w:pPr>
        <w:pStyle w:val="Body"/>
      </w:pPr>
      <w:r>
        <w:t xml:space="preserve">The key elements of asynchronous programming in Rust are </w:t>
      </w:r>
      <w:r w:rsidRPr="001633BF">
        <w:rPr>
          <w:rStyle w:val="Italic"/>
        </w:rPr>
        <w:t>futures</w:t>
      </w:r>
      <w:r>
        <w:t xml:space="preserve"> and Rust’s</w:t>
      </w:r>
      <w:r w:rsidR="00FF6244">
        <w:t xml:space="preserve"> </w:t>
      </w:r>
      <w:r w:rsidRPr="001633BF">
        <w:rPr>
          <w:rStyle w:val="Literal"/>
        </w:rPr>
        <w:t>async</w:t>
      </w:r>
      <w:r>
        <w:t xml:space="preserve"> and </w:t>
      </w:r>
      <w:r w:rsidRPr="001633BF">
        <w:rPr>
          <w:rStyle w:val="Literal"/>
        </w:rPr>
        <w:t>await</w:t>
      </w:r>
      <w:r>
        <w:t xml:space="preserve"> keywords.</w:t>
      </w:r>
    </w:p>
    <w:p w14:paraId="36E01A9B" w14:textId="077DE0CB" w:rsidR="007B0A94" w:rsidRDefault="007B0A94" w:rsidP="00FF6244">
      <w:pPr>
        <w:pStyle w:val="Body"/>
      </w:pPr>
      <w:r>
        <w:t xml:space="preserve">A </w:t>
      </w:r>
      <w:r w:rsidRPr="001633BF">
        <w:rPr>
          <w:rStyle w:val="Italic"/>
        </w:rPr>
        <w:t>future</w:t>
      </w:r>
      <w:r>
        <w:t xml:space="preserve"> is a value </w:t>
      </w:r>
      <w:r w:rsidR="007A0D76">
        <w:t xml:space="preserve">that </w:t>
      </w:r>
      <w:r>
        <w:t>may not be ready now but will become ready at some</w:t>
      </w:r>
      <w:r w:rsidR="00FF6244">
        <w:t xml:space="preserve"> </w:t>
      </w:r>
      <w:r>
        <w:t>point in the future. (This same concept shows up in many languages, sometimes</w:t>
      </w:r>
      <w:r w:rsidR="00FF6244">
        <w:t xml:space="preserve"> </w:t>
      </w:r>
      <w:r>
        <w:t xml:space="preserve">under other names such as </w:t>
      </w:r>
      <w:r w:rsidRPr="007A2A32">
        <w:rPr>
          <w:rStyle w:val="Italic"/>
        </w:rPr>
        <w:t>task</w:t>
      </w:r>
      <w:r>
        <w:t xml:space="preserve"> or </w:t>
      </w:r>
      <w:r w:rsidRPr="007A2A32">
        <w:rPr>
          <w:rStyle w:val="Italic"/>
        </w:rPr>
        <w:t>promise</w:t>
      </w:r>
      <w:r>
        <w:t xml:space="preserve">.) Rust provides a </w:t>
      </w:r>
      <w:r w:rsidRPr="00DB3B67">
        <w:rPr>
          <w:rStyle w:val="Literal"/>
        </w:rPr>
        <w:t>Future</w:t>
      </w:r>
      <w:r>
        <w:t xml:space="preserve"> trait</w:t>
      </w:r>
      <w:r w:rsidR="00FF6244">
        <w:t xml:space="preserve"> </w:t>
      </w:r>
      <w:r>
        <w:t xml:space="preserve">as a building block so </w:t>
      </w:r>
      <w:r w:rsidR="007A0D76">
        <w:t xml:space="preserve">that </w:t>
      </w:r>
      <w:r>
        <w:t>different async operations can be implemented with</w:t>
      </w:r>
      <w:r w:rsidR="00FF6244">
        <w:t xml:space="preserve"> </w:t>
      </w:r>
      <w:r>
        <w:t xml:space="preserve">different data structures but with a common interface. In Rust, </w:t>
      </w:r>
      <w:r w:rsidR="007A0D76">
        <w:t>futures are</w:t>
      </w:r>
      <w:r w:rsidR="00FF6244">
        <w:t xml:space="preserve"> </w:t>
      </w:r>
      <w:r>
        <w:t xml:space="preserve">types </w:t>
      </w:r>
      <w:r w:rsidR="007A0D76">
        <w:t xml:space="preserve">that </w:t>
      </w:r>
      <w:r>
        <w:t xml:space="preserve">implement the </w:t>
      </w:r>
      <w:r w:rsidRPr="001633BF">
        <w:rPr>
          <w:rStyle w:val="Literal"/>
        </w:rPr>
        <w:t>Future</w:t>
      </w:r>
      <w:r>
        <w:t xml:space="preserve"> trait. Each </w:t>
      </w:r>
      <w:r w:rsidR="007A0D76">
        <w:t>future</w:t>
      </w:r>
      <w:r>
        <w:t xml:space="preserve"> holds its own information about the progress that has been</w:t>
      </w:r>
      <w:r w:rsidR="00FF6244">
        <w:t xml:space="preserve"> </w:t>
      </w:r>
      <w:r>
        <w:t>made and what “ready” means.</w:t>
      </w:r>
    </w:p>
    <w:p w14:paraId="4E697178" w14:textId="3AD5E1DF" w:rsidR="007B0A94" w:rsidRDefault="007A0D76" w:rsidP="00FF6244">
      <w:pPr>
        <w:pStyle w:val="Body"/>
      </w:pPr>
      <w:r>
        <w:t>You can apply t</w:t>
      </w:r>
      <w:r w:rsidR="007B0A94">
        <w:t xml:space="preserve">he </w:t>
      </w:r>
      <w:r w:rsidR="007B0A94" w:rsidRPr="001633BF">
        <w:rPr>
          <w:rStyle w:val="Literal"/>
        </w:rPr>
        <w:t>async</w:t>
      </w:r>
      <w:r w:rsidR="007B0A94">
        <w:t xml:space="preserve"> keyword to blocks and functions to specify that they</w:t>
      </w:r>
      <w:r w:rsidR="00FF6244">
        <w:t xml:space="preserve"> </w:t>
      </w:r>
      <w:r w:rsidR="007B0A94">
        <w:t>can be interrupted and resumed. Within an async block or async function, you can</w:t>
      </w:r>
      <w:r w:rsidR="00FF6244">
        <w:t xml:space="preserve"> </w:t>
      </w:r>
      <w:r w:rsidR="007B0A94">
        <w:t xml:space="preserve">use the </w:t>
      </w:r>
      <w:r w:rsidR="007B0A94" w:rsidRPr="00681883">
        <w:rPr>
          <w:rStyle w:val="Literal"/>
        </w:rPr>
        <w:t>await</w:t>
      </w:r>
      <w:r w:rsidR="007B0A94">
        <w:t xml:space="preserve"> keyword to </w:t>
      </w:r>
      <w:r w:rsidR="00CF6A00" w:rsidRPr="00DC70CD">
        <w:rPr>
          <w:rStyle w:val="Italic"/>
        </w:rPr>
        <w:t>a</w:t>
      </w:r>
      <w:r w:rsidR="007B0A94" w:rsidRPr="00DC70CD">
        <w:rPr>
          <w:rStyle w:val="Italic"/>
        </w:rPr>
        <w:t>wait a future</w:t>
      </w:r>
      <w:r w:rsidR="007B0A94">
        <w:t xml:space="preserve"> </w:t>
      </w:r>
      <w:r w:rsidR="00CF6A00">
        <w:t xml:space="preserve">(that is, wait for it </w:t>
      </w:r>
      <w:r w:rsidR="007B0A94">
        <w:t>to become ready</w:t>
      </w:r>
      <w:r w:rsidR="00CF6A00">
        <w:t>)</w:t>
      </w:r>
      <w:r w:rsidR="007B0A94">
        <w:t>.</w:t>
      </w:r>
      <w:r w:rsidR="007B0A94" w:rsidRPr="00181AA5">
        <w:t xml:space="preserve"> </w:t>
      </w:r>
      <w:r w:rsidR="00181AA5" w:rsidRPr="00181AA5">
        <w:t>Any point where you await a future within an async block or function is a potential spot for that block or function</w:t>
      </w:r>
      <w:r w:rsidR="00181AA5">
        <w:t xml:space="preserve"> to pause and resume</w:t>
      </w:r>
      <w:r w:rsidR="007B0A94">
        <w:t>. The process of</w:t>
      </w:r>
      <w:r w:rsidR="00FF6244">
        <w:t xml:space="preserve"> </w:t>
      </w:r>
      <w:r w:rsidR="007B0A94">
        <w:t xml:space="preserve">checking with a future to see if its value is available yet is called </w:t>
      </w:r>
      <w:r w:rsidR="007B0A94" w:rsidRPr="001633BF">
        <w:rPr>
          <w:rStyle w:val="Italic"/>
        </w:rPr>
        <w:t>polling</w:t>
      </w:r>
      <w:r w:rsidR="007B0A94">
        <w:t>.</w:t>
      </w:r>
    </w:p>
    <w:p w14:paraId="3E32D52C" w14:textId="03A26851" w:rsidR="007B0A94" w:rsidRDefault="007B0A94" w:rsidP="00FF6244">
      <w:pPr>
        <w:pStyle w:val="Body"/>
      </w:pPr>
      <w:r>
        <w:lastRenderedPageBreak/>
        <w:t>Some other languages</w:t>
      </w:r>
      <w:ins w:id="166" w:author="Chris Krycho" w:date="2025-01-13T09:35:00Z" w16du:dateUtc="2025-01-13T16:35:00Z">
        <w:r w:rsidR="007F2334">
          <w:t xml:space="preserve">, </w:t>
        </w:r>
      </w:ins>
      <w:ins w:id="167" w:author="Chris Krycho" w:date="2025-01-13T09:36:00Z" w16du:dateUtc="2025-01-13T16:36:00Z">
        <w:r w:rsidR="007F2334">
          <w:t>such as</w:t>
        </w:r>
      </w:ins>
      <w:ins w:id="168" w:author="Chris Krycho" w:date="2025-01-13T09:35:00Z" w16du:dateUtc="2025-01-13T16:35:00Z">
        <w:r w:rsidR="007F2334">
          <w:t xml:space="preserve"> C# and JavaScript,</w:t>
        </w:r>
      </w:ins>
      <w:r>
        <w:t xml:space="preserve"> also use </w:t>
      </w:r>
      <w:r w:rsidRPr="001633BF">
        <w:rPr>
          <w:rStyle w:val="Literal"/>
        </w:rPr>
        <w:t>async</w:t>
      </w:r>
      <w:r>
        <w:t xml:space="preserve"> and </w:t>
      </w:r>
      <w:r w:rsidRPr="001633BF">
        <w:rPr>
          <w:rStyle w:val="Literal"/>
        </w:rPr>
        <w:t>await</w:t>
      </w:r>
      <w:r>
        <w:t xml:space="preserve"> keywords for async</w:t>
      </w:r>
      <w:r w:rsidR="00FF6244">
        <w:t xml:space="preserve"> </w:t>
      </w:r>
      <w:r>
        <w:t xml:space="preserve">programming. If you’re </w:t>
      </w:r>
      <w:commentRangeStart w:id="169"/>
      <w:r>
        <w:t>familiar with those languages</w:t>
      </w:r>
      <w:commentRangeEnd w:id="169"/>
      <w:r w:rsidR="00181AA5">
        <w:rPr>
          <w:rStyle w:val="CommentReference"/>
          <w:rFonts w:ascii="Times New Roman" w:hAnsi="Times New Roman" w:cs="Times New Roman"/>
          <w:color w:val="auto"/>
          <w:lang w:val="en-CA"/>
        </w:rPr>
        <w:commentReference w:id="169"/>
      </w:r>
      <w:r>
        <w:t>, you may notice some</w:t>
      </w:r>
      <w:r w:rsidR="00FF6244">
        <w:t xml:space="preserve"> </w:t>
      </w:r>
      <w:r>
        <w:t xml:space="preserve">significant differences in how Rust </w:t>
      </w:r>
      <w:commentRangeStart w:id="170"/>
      <w:del w:id="171" w:author="Rachel Monaghan" w:date="2025-01-09T11:05:00Z">
        <w:r w:rsidDel="00CF6A00">
          <w:delText xml:space="preserve">does things, including how it </w:delText>
        </w:r>
      </w:del>
      <w:commentRangeEnd w:id="170"/>
      <w:r w:rsidR="007F2334">
        <w:rPr>
          <w:rStyle w:val="CommentReference"/>
          <w:rFonts w:ascii="Times New Roman" w:hAnsi="Times New Roman" w:cs="Times New Roman"/>
          <w:color w:val="auto"/>
          <w:lang w:val="en-CA"/>
        </w:rPr>
        <w:commentReference w:id="170"/>
      </w:r>
      <w:r>
        <w:t>handles the</w:t>
      </w:r>
      <w:r w:rsidR="00FF6244">
        <w:t xml:space="preserve"> </w:t>
      </w:r>
      <w:r>
        <w:t>syntax. That’s for good reason, as we’ll see!</w:t>
      </w:r>
    </w:p>
    <w:p w14:paraId="3F28C4E3" w14:textId="2D7EEEF4" w:rsidR="007B0A94" w:rsidRDefault="00181AA5" w:rsidP="00FF6244">
      <w:pPr>
        <w:pStyle w:val="Body"/>
      </w:pPr>
      <w:r>
        <w:t>W</w:t>
      </w:r>
      <w:r w:rsidR="007B0A94">
        <w:t xml:space="preserve">hen writing async Rust, we use the </w:t>
      </w:r>
      <w:r w:rsidR="007B0A94" w:rsidRPr="001633BF">
        <w:rPr>
          <w:rStyle w:val="Literal"/>
        </w:rPr>
        <w:t>async</w:t>
      </w:r>
      <w:r w:rsidR="007B0A94">
        <w:t xml:space="preserve"> and </w:t>
      </w:r>
      <w:r w:rsidR="007B0A94" w:rsidRPr="001633BF">
        <w:rPr>
          <w:rStyle w:val="Literal"/>
        </w:rPr>
        <w:t>await</w:t>
      </w:r>
      <w:r w:rsidR="00FF6244">
        <w:t xml:space="preserve"> </w:t>
      </w:r>
      <w:r w:rsidR="007B0A94">
        <w:t>keywords</w:t>
      </w:r>
      <w:r>
        <w:t xml:space="preserve"> most of the time</w:t>
      </w:r>
      <w:r w:rsidR="007B0A94">
        <w:t xml:space="preserve">. Rust compiles them into equivalent code using the </w:t>
      </w:r>
      <w:r w:rsidR="007B0A94" w:rsidRPr="001633BF">
        <w:rPr>
          <w:rStyle w:val="Literal"/>
        </w:rPr>
        <w:t>Future</w:t>
      </w:r>
      <w:r w:rsidR="007B0A94">
        <w:t xml:space="preserve"> trait, much</w:t>
      </w:r>
      <w:r w:rsidR="00FF6244">
        <w:t xml:space="preserve"> </w:t>
      </w:r>
      <w:r w:rsidR="007B0A94">
        <w:t>as it compiles</w:t>
      </w:r>
      <w:r w:rsidR="001633BF">
        <w:t xml:space="preserve"> </w:t>
      </w:r>
      <w:r w:rsidR="007B0A94" w:rsidRPr="001633BF">
        <w:rPr>
          <w:rStyle w:val="Literal"/>
        </w:rPr>
        <w:t>for</w:t>
      </w:r>
      <w:r w:rsidR="007B0A94">
        <w:t xml:space="preserve"> loops into equivalent code using the </w:t>
      </w:r>
      <w:r w:rsidR="007B0A94" w:rsidRPr="001633BF">
        <w:rPr>
          <w:rStyle w:val="Literal"/>
        </w:rPr>
        <w:t>Iterator</w:t>
      </w:r>
      <w:r w:rsidR="007B0A94">
        <w:t xml:space="preserve"> trait.</w:t>
      </w:r>
      <w:r w:rsidR="00FF6244">
        <w:t xml:space="preserve"> </w:t>
      </w:r>
      <w:r w:rsidR="007B0A94">
        <w:t xml:space="preserve">Because Rust provides the </w:t>
      </w:r>
      <w:r w:rsidR="007B0A94" w:rsidRPr="001633BF">
        <w:rPr>
          <w:rStyle w:val="Literal"/>
        </w:rPr>
        <w:t>Future</w:t>
      </w:r>
      <w:r w:rsidR="007B0A94">
        <w:t xml:space="preserve"> trait, though, you can also implement it for</w:t>
      </w:r>
      <w:r w:rsidR="00FF6244">
        <w:t xml:space="preserve"> </w:t>
      </w:r>
      <w:r w:rsidR="007B0A94">
        <w:t>your own data types when you need to. Many</w:t>
      </w:r>
      <w:r w:rsidR="001633BF">
        <w:t xml:space="preserve"> </w:t>
      </w:r>
      <w:r w:rsidR="007B0A94">
        <w:t>of the functions we’ll see</w:t>
      </w:r>
      <w:r w:rsidR="00FF6244">
        <w:t xml:space="preserve"> </w:t>
      </w:r>
      <w:r w:rsidR="007B0A94">
        <w:t xml:space="preserve">throughout this chapter return types with their own implementations of </w:t>
      </w:r>
      <w:r w:rsidR="007B0A94" w:rsidRPr="001633BF">
        <w:rPr>
          <w:rStyle w:val="Literal"/>
        </w:rPr>
        <w:t>Future</w:t>
      </w:r>
      <w:r w:rsidR="007B0A94">
        <w:t>.</w:t>
      </w:r>
      <w:r w:rsidR="00FF6244">
        <w:t xml:space="preserve"> </w:t>
      </w:r>
      <w:r w:rsidR="007B0A94">
        <w:t>We’ll return to the definition of the trait at the end of the chapter and dig</w:t>
      </w:r>
      <w:r w:rsidR="00FF6244">
        <w:t xml:space="preserve"> </w:t>
      </w:r>
      <w:r w:rsidR="007B0A94">
        <w:t>into more of how it works, but this is enough detail to keep us moving forward.</w:t>
      </w:r>
    </w:p>
    <w:p w14:paraId="1A161262" w14:textId="46982D68" w:rsidR="007B0A94" w:rsidRDefault="00CF6A00" w:rsidP="00FF6244">
      <w:pPr>
        <w:pStyle w:val="Body"/>
      </w:pPr>
      <w:r>
        <w:t xml:space="preserve">This </w:t>
      </w:r>
      <w:r w:rsidR="007B0A94">
        <w:t>may all feel a bit abstract</w:t>
      </w:r>
      <w:r>
        <w:t>, so l</w:t>
      </w:r>
      <w:r w:rsidR="007B0A94">
        <w:t>et’s write our first async program: a little</w:t>
      </w:r>
      <w:r w:rsidR="00FF6244">
        <w:t xml:space="preserve"> </w:t>
      </w:r>
      <w:r w:rsidR="007B0A94">
        <w:t xml:space="preserve">web scraper. We’ll pass in two URLs from the command line, fetch </w:t>
      </w:r>
      <w:proofErr w:type="gramStart"/>
      <w:r w:rsidR="007B0A94">
        <w:t>both of them</w:t>
      </w:r>
      <w:proofErr w:type="gramEnd"/>
      <w:r w:rsidR="00FF6244">
        <w:t xml:space="preserve"> </w:t>
      </w:r>
      <w:r w:rsidR="007B0A94">
        <w:t>concurrently, and return the result of whichever one finishes first. This</w:t>
      </w:r>
      <w:r w:rsidR="00FF6244">
        <w:t xml:space="preserve"> </w:t>
      </w:r>
      <w:r w:rsidR="007B0A94">
        <w:t>example will have a fair bit of new syntax, but don’t worry</w:t>
      </w:r>
      <w:r>
        <w:t>—w</w:t>
      </w:r>
      <w:r w:rsidR="007B0A94">
        <w:t>e’ll explain</w:t>
      </w:r>
      <w:r w:rsidR="00FF6244">
        <w:t xml:space="preserve"> </w:t>
      </w:r>
      <w:r w:rsidR="007B0A94">
        <w:t>everything you need to know as we go.</w:t>
      </w:r>
    </w:p>
    <w:p w14:paraId="5BCBEBE1" w14:textId="4036C399" w:rsidR="007B0A94" w:rsidRDefault="007B0A94" w:rsidP="00407426">
      <w:pPr>
        <w:pStyle w:val="HeadA"/>
      </w:pPr>
      <w:bookmarkStart w:id="172" w:name="_Toc187998593"/>
      <w:commentRangeStart w:id="173"/>
      <w:r>
        <w:t xml:space="preserve">Our First Async </w:t>
      </w:r>
      <w:r w:rsidRPr="00EC2D84">
        <w:t>Program</w:t>
      </w:r>
      <w:commentRangeEnd w:id="173"/>
      <w:r w:rsidR="00B2301E">
        <w:rPr>
          <w:rStyle w:val="CommentReference"/>
          <w:rFonts w:ascii="Times New Roman" w:hAnsi="Times New Roman" w:cs="Times New Roman"/>
          <w:b w:val="0"/>
          <w:bCs w:val="0"/>
          <w:i/>
          <w:iCs/>
          <w:color w:val="auto"/>
          <w:lang w:val="en-CA"/>
        </w:rPr>
        <w:commentReference w:id="173"/>
      </w:r>
      <w:bookmarkEnd w:id="172"/>
    </w:p>
    <w:p w14:paraId="151779C0" w14:textId="4F336BF5" w:rsidR="007B0A94" w:rsidRDefault="007B0A94" w:rsidP="002A4121">
      <w:pPr>
        <w:pStyle w:val="Body"/>
      </w:pPr>
      <w:r>
        <w:t xml:space="preserve">To keep </w:t>
      </w:r>
      <w:r w:rsidR="00BE767D">
        <w:t>the focus of this chapter</w:t>
      </w:r>
      <w:r>
        <w:t xml:space="preserve"> on learning async rather than juggling parts of</w:t>
      </w:r>
      <w:r w:rsidR="00FF6244">
        <w:t xml:space="preserve"> </w:t>
      </w:r>
      <w:r>
        <w:t xml:space="preserve">the ecosystem, </w:t>
      </w:r>
      <w:r w:rsidR="00CF6A00">
        <w:t>we’ve</w:t>
      </w:r>
      <w:r>
        <w:t xml:space="preserve"> created the </w:t>
      </w:r>
      <w:r w:rsidRPr="001633BF">
        <w:rPr>
          <w:rStyle w:val="Literal"/>
        </w:rPr>
        <w:t>trpl</w:t>
      </w:r>
      <w:r>
        <w:t xml:space="preserve"> crate (</w:t>
      </w:r>
      <w:r w:rsidRPr="001633BF">
        <w:rPr>
          <w:rStyle w:val="Literal"/>
        </w:rPr>
        <w:t>trpl</w:t>
      </w:r>
      <w:r>
        <w:t xml:space="preserve"> is short for “The Rust</w:t>
      </w:r>
      <w:r w:rsidR="00FF6244">
        <w:t xml:space="preserve"> </w:t>
      </w:r>
      <w:r>
        <w:t xml:space="preserve">Programming Language”). </w:t>
      </w:r>
      <w:proofErr w:type="gramStart"/>
      <w:r>
        <w:t>It</w:t>
      </w:r>
      <w:proofErr w:type="gramEnd"/>
      <w:r>
        <w:t xml:space="preserve"> re-exports all the types, traits, and functions</w:t>
      </w:r>
      <w:r w:rsidR="00FF6244">
        <w:t xml:space="preserve"> </w:t>
      </w:r>
      <w:r>
        <w:t xml:space="preserve">you’ll need, primarily from the </w:t>
      </w:r>
      <w:r w:rsidRPr="001633BF">
        <w:rPr>
          <w:rStyle w:val="Literal"/>
        </w:rPr>
        <w:t>futures</w:t>
      </w:r>
      <w:r>
        <w:t xml:space="preserve"> and </w:t>
      </w:r>
      <w:r w:rsidRPr="001633BF">
        <w:rPr>
          <w:rStyle w:val="Literal"/>
        </w:rPr>
        <w:t>tokio</w:t>
      </w:r>
      <w:r>
        <w:t xml:space="preserve"> crates, available on</w:t>
      </w:r>
      <w:r w:rsidR="00FF6244">
        <w:t xml:space="preserve"> </w:t>
      </w:r>
      <w:r w:rsidRPr="001633BF">
        <w:rPr>
          <w:rStyle w:val="LinkURL"/>
        </w:rPr>
        <w:t>https://crates.io</w:t>
      </w:r>
      <w:r>
        <w:t>.</w:t>
      </w:r>
      <w:r w:rsidR="00BE767D">
        <w:t xml:space="preserve"> </w:t>
      </w:r>
      <w:r>
        <w:t>The</w:t>
      </w:r>
      <w:r w:rsidR="001633BF">
        <w:t xml:space="preserve"> </w:t>
      </w:r>
      <w:r w:rsidRPr="001633BF">
        <w:rPr>
          <w:rStyle w:val="Literal"/>
        </w:rPr>
        <w:t>futures</w:t>
      </w:r>
      <w:r>
        <w:t xml:space="preserve"> crate is an official home for Rust experimentation for async code, and i</w:t>
      </w:r>
      <w:r w:rsidR="00BE767D">
        <w:t>t’</w:t>
      </w:r>
      <w:r>
        <w:t xml:space="preserve">s </w:t>
      </w:r>
      <w:proofErr w:type="gramStart"/>
      <w:r>
        <w:t>actually where</w:t>
      </w:r>
      <w:proofErr w:type="gramEnd"/>
      <w:r>
        <w:t xml:space="preserve"> the </w:t>
      </w:r>
      <w:r w:rsidRPr="001633BF">
        <w:rPr>
          <w:rStyle w:val="Literal"/>
        </w:rPr>
        <w:t>Future</w:t>
      </w:r>
      <w:r>
        <w:t xml:space="preserve"> </w:t>
      </w:r>
      <w:del w:id="174" w:author="Chris Krycho" w:date="2025-01-17T08:51:00Z" w16du:dateUtc="2025-01-17T15:51:00Z">
        <w:r w:rsidDel="005247A2">
          <w:delText xml:space="preserve">type </w:delText>
        </w:r>
      </w:del>
      <w:ins w:id="175" w:author="Chris Krycho" w:date="2025-01-17T08:51:00Z" w16du:dateUtc="2025-01-17T15:51:00Z">
        <w:r w:rsidR="005247A2">
          <w:t xml:space="preserve">trait </w:t>
        </w:r>
      </w:ins>
      <w:r>
        <w:t>was originally designed.</w:t>
      </w:r>
      <w:r w:rsidR="00BE767D">
        <w:t xml:space="preserve"> T</w:t>
      </w:r>
      <w:r>
        <w:t>okio is the most widely used async runtime in Rust today, especially for web applications. There are other great runtimes out there,</w:t>
      </w:r>
      <w:r w:rsidR="00FF6244">
        <w:t xml:space="preserve"> </w:t>
      </w:r>
      <w:r>
        <w:t xml:space="preserve">and they may be more suitable for your purposes. We use </w:t>
      </w:r>
      <w:r w:rsidR="00BE767D">
        <w:t xml:space="preserve">the </w:t>
      </w:r>
      <w:r w:rsidR="00BE767D" w:rsidRPr="00407426">
        <w:rPr>
          <w:rStyle w:val="Literal"/>
        </w:rPr>
        <w:t>tokio</w:t>
      </w:r>
      <w:r w:rsidR="00BE767D">
        <w:t xml:space="preserve"> crate </w:t>
      </w:r>
      <w:r>
        <w:t xml:space="preserve">under the hood for </w:t>
      </w:r>
      <w:r w:rsidRPr="001633BF">
        <w:rPr>
          <w:rStyle w:val="Literal"/>
        </w:rPr>
        <w:t>trpl</w:t>
      </w:r>
      <w:r>
        <w:t xml:space="preserve"> because it’s well</w:t>
      </w:r>
      <w:r w:rsidR="00BE767D">
        <w:t xml:space="preserve"> </w:t>
      </w:r>
      <w:r>
        <w:t>tested and widely used.</w:t>
      </w:r>
    </w:p>
    <w:p w14:paraId="40A6721F" w14:textId="0E239CCE" w:rsidR="007B0A94" w:rsidRDefault="007B0A94" w:rsidP="00FF6244">
      <w:pPr>
        <w:pStyle w:val="Body"/>
      </w:pPr>
      <w:r>
        <w:t xml:space="preserve">In some cases, </w:t>
      </w:r>
      <w:r w:rsidRPr="001633BF">
        <w:rPr>
          <w:rStyle w:val="Literal"/>
        </w:rPr>
        <w:t>trpl</w:t>
      </w:r>
      <w:r>
        <w:t xml:space="preserve"> also renames or wraps the original APIs to </w:t>
      </w:r>
      <w:r w:rsidR="00BE767D">
        <w:t xml:space="preserve">keep </w:t>
      </w:r>
      <w:r w:rsidR="00103933">
        <w:t>you</w:t>
      </w:r>
      <w:r w:rsidR="00FF6244">
        <w:t xml:space="preserve"> </w:t>
      </w:r>
      <w:r>
        <w:t>focused on the details relevant to this chapter. If you want to understand what</w:t>
      </w:r>
      <w:r w:rsidR="00FF6244">
        <w:t xml:space="preserve"> </w:t>
      </w:r>
      <w:r>
        <w:t>the crate does, we encourage you to check out its source code at</w:t>
      </w:r>
      <w:r w:rsidR="00FF6244">
        <w:t xml:space="preserve"> </w:t>
      </w:r>
      <w:r w:rsidRPr="001633BF">
        <w:rPr>
          <w:rStyle w:val="LinkURL"/>
        </w:rPr>
        <w:t>https://github.com/rust-lang/book/tree/main/packages/trpl</w:t>
      </w:r>
      <w:r>
        <w:t>.</w:t>
      </w:r>
      <w:r w:rsidR="00FF6244">
        <w:t xml:space="preserve"> </w:t>
      </w:r>
      <w:r>
        <w:t>You’ll be able to see what crate each re-export comes from, and we’ve left</w:t>
      </w:r>
      <w:r w:rsidR="00FF6244">
        <w:t xml:space="preserve"> </w:t>
      </w:r>
      <w:r>
        <w:t>extensive comments explaining what the crate does.</w:t>
      </w:r>
    </w:p>
    <w:p w14:paraId="4C74F204" w14:textId="77777777" w:rsidR="007B0A94" w:rsidRDefault="007B0A94" w:rsidP="00FF6244">
      <w:pPr>
        <w:pStyle w:val="Body"/>
      </w:pPr>
      <w:r>
        <w:t xml:space="preserve">Create a new binary project named </w:t>
      </w:r>
      <w:r w:rsidRPr="001633BF">
        <w:rPr>
          <w:rStyle w:val="Literal"/>
        </w:rPr>
        <w:t>hello-async</w:t>
      </w:r>
      <w:r>
        <w:t xml:space="preserve"> and add the </w:t>
      </w:r>
      <w:r w:rsidRPr="001633BF">
        <w:rPr>
          <w:rStyle w:val="Literal"/>
        </w:rPr>
        <w:t>trpl</w:t>
      </w:r>
      <w:r>
        <w:t xml:space="preserve"> crate as a</w:t>
      </w:r>
      <w:r w:rsidR="00FF6244">
        <w:t xml:space="preserve"> </w:t>
      </w:r>
      <w:r>
        <w:t>dependency:</w:t>
      </w:r>
    </w:p>
    <w:p w14:paraId="3D756CBA" w14:textId="77777777" w:rsidR="007B0A94" w:rsidRDefault="007B0A94" w:rsidP="00FF6244">
      <w:pPr>
        <w:pStyle w:val="Code"/>
      </w:pPr>
      <w:r>
        <w:t xml:space="preserve">$ </w:t>
      </w:r>
      <w:commentRangeStart w:id="176"/>
      <w:r w:rsidRPr="00DA34B4">
        <w:rPr>
          <w:rStyle w:val="LiteralBold"/>
        </w:rPr>
        <w:t>cargo new hello-async</w:t>
      </w:r>
      <w:commentRangeEnd w:id="176"/>
      <w:r w:rsidR="00103933">
        <w:rPr>
          <w:rStyle w:val="CommentReference"/>
          <w:rFonts w:ascii="Times New Roman" w:hAnsi="Times New Roman" w:cs="Times New Roman"/>
          <w:color w:val="auto"/>
          <w:lang w:val="en-CA"/>
        </w:rPr>
        <w:commentReference w:id="176"/>
      </w:r>
    </w:p>
    <w:p w14:paraId="5CD8FD46" w14:textId="77777777" w:rsidR="007B0A94" w:rsidRDefault="007B0A94" w:rsidP="00FF6244">
      <w:pPr>
        <w:pStyle w:val="Code"/>
      </w:pPr>
      <w:r>
        <w:t xml:space="preserve">$ </w:t>
      </w:r>
      <w:r w:rsidRPr="006A07C5">
        <w:rPr>
          <w:rStyle w:val="LiteralBold"/>
        </w:rPr>
        <w:t>cd hello-async</w:t>
      </w:r>
    </w:p>
    <w:p w14:paraId="0B79613E" w14:textId="77777777" w:rsidR="007B0A94" w:rsidRDefault="007B0A94" w:rsidP="00FF6244">
      <w:pPr>
        <w:pStyle w:val="Code"/>
      </w:pPr>
      <w:r>
        <w:t xml:space="preserve">$ </w:t>
      </w:r>
      <w:r w:rsidRPr="006A07C5">
        <w:rPr>
          <w:rStyle w:val="LiteralBold"/>
        </w:rPr>
        <w:t>cargo add trpl</w:t>
      </w:r>
    </w:p>
    <w:p w14:paraId="4A942FD6" w14:textId="19E620DF" w:rsidR="007B0A94" w:rsidRDefault="007B0A94" w:rsidP="00FF6244">
      <w:pPr>
        <w:pStyle w:val="Body"/>
      </w:pPr>
      <w:r>
        <w:t xml:space="preserve">Now we can use the various pieces provided by </w:t>
      </w:r>
      <w:r w:rsidRPr="001633BF">
        <w:rPr>
          <w:rStyle w:val="Literal"/>
        </w:rPr>
        <w:t>trpl</w:t>
      </w:r>
      <w:r>
        <w:t xml:space="preserve"> to write our first async</w:t>
      </w:r>
      <w:r w:rsidR="00FF6244">
        <w:t xml:space="preserve"> </w:t>
      </w:r>
      <w:r>
        <w:t xml:space="preserve">program. We’ll build a little command line tool </w:t>
      </w:r>
      <w:r w:rsidR="00103933">
        <w:t xml:space="preserve">that </w:t>
      </w:r>
      <w:r>
        <w:t>fetches two web pages,</w:t>
      </w:r>
      <w:r w:rsidR="00FF6244">
        <w:t xml:space="preserve"> </w:t>
      </w:r>
      <w:r>
        <w:t xml:space="preserve">pulls the </w:t>
      </w:r>
      <w:r w:rsidRPr="001633BF">
        <w:rPr>
          <w:rStyle w:val="Literal"/>
        </w:rPr>
        <w:t>&lt;title&gt;</w:t>
      </w:r>
      <w:r>
        <w:t xml:space="preserve"> element from each, and prints out the title of whichever</w:t>
      </w:r>
      <w:r w:rsidR="00510FF3">
        <w:t xml:space="preserve"> page</w:t>
      </w:r>
      <w:r w:rsidR="00FF6244">
        <w:t xml:space="preserve"> </w:t>
      </w:r>
      <w:r>
        <w:t>finishes that whole process first.</w:t>
      </w:r>
    </w:p>
    <w:p w14:paraId="544CB26B" w14:textId="27DEF53A" w:rsidR="00B3765F" w:rsidRPr="00B3765F" w:rsidRDefault="00B3765F" w:rsidP="00DA34B4">
      <w:pPr>
        <w:pStyle w:val="HeadB"/>
      </w:pPr>
      <w:bookmarkStart w:id="177" w:name="_Toc187998594"/>
      <w:r>
        <w:t>Defining the page_title Function</w:t>
      </w:r>
      <w:bookmarkEnd w:id="177"/>
    </w:p>
    <w:p w14:paraId="31FBF3F1" w14:textId="36EE7319" w:rsidR="007B0A94" w:rsidRDefault="007B0A94" w:rsidP="00FF6244">
      <w:pPr>
        <w:pStyle w:val="Body"/>
      </w:pPr>
      <w:r>
        <w:t>Let’s start by writing a function that takes one page URL as a parameter, makes</w:t>
      </w:r>
      <w:r w:rsidR="00FF6244">
        <w:t xml:space="preserve"> </w:t>
      </w:r>
      <w:r>
        <w:t xml:space="preserve">a request to it, and returns the text of the </w:t>
      </w:r>
      <w:r w:rsidR="00510FF3" w:rsidRPr="001633BF">
        <w:rPr>
          <w:rStyle w:val="Literal"/>
        </w:rPr>
        <w:t>&lt;title&gt;</w:t>
      </w:r>
      <w:r w:rsidR="00510FF3">
        <w:t xml:space="preserve"> </w:t>
      </w:r>
      <w:r>
        <w:t>element</w:t>
      </w:r>
      <w:r w:rsidR="00510FF3">
        <w:t xml:space="preserve"> (see </w:t>
      </w:r>
      <w:commentRangeStart w:id="178"/>
      <w:r w:rsidR="00510FF3">
        <w:t>Listing 17-1).</w:t>
      </w:r>
      <w:commentRangeEnd w:id="178"/>
      <w:r w:rsidR="00510FF3">
        <w:rPr>
          <w:rStyle w:val="CommentReference"/>
          <w:rFonts w:ascii="Times New Roman" w:hAnsi="Times New Roman" w:cs="Times New Roman"/>
          <w:color w:val="auto"/>
          <w:lang w:val="en-CA"/>
        </w:rPr>
        <w:commentReference w:id="178"/>
      </w:r>
    </w:p>
    <w:p w14:paraId="29CA3E2B" w14:textId="5257563E" w:rsidR="007B0A94" w:rsidRDefault="007B0A94" w:rsidP="00FF6244">
      <w:pPr>
        <w:pStyle w:val="CodeLabel"/>
      </w:pPr>
      <w:commentRangeStart w:id="179"/>
      <w:r>
        <w:t>src/main.rs</w:t>
      </w:r>
      <w:commentRangeEnd w:id="179"/>
      <w:r w:rsidR="00912EC3">
        <w:rPr>
          <w:rStyle w:val="CommentReference"/>
          <w:rFonts w:ascii="Times New Roman" w:hAnsi="Times New Roman" w:cs="Times New Roman"/>
          <w:i w:val="0"/>
          <w:color w:val="auto"/>
          <w:lang w:val="en-CA"/>
        </w:rPr>
        <w:commentReference w:id="179"/>
      </w:r>
    </w:p>
    <w:p w14:paraId="4EBFB463" w14:textId="7A6F41BA" w:rsidR="007B0A94" w:rsidRDefault="007B0A94" w:rsidP="006D2925">
      <w:pPr>
        <w:pStyle w:val="Code"/>
        <w:tabs>
          <w:tab w:val="left" w:pos="7233"/>
        </w:tabs>
      </w:pPr>
      <w:r>
        <w:t>use trpl::Html;</w:t>
      </w:r>
    </w:p>
    <w:p w14:paraId="2B781FB8" w14:textId="77777777" w:rsidR="007B0A94" w:rsidRDefault="007B0A94" w:rsidP="00FF6244">
      <w:pPr>
        <w:pStyle w:val="Code"/>
      </w:pPr>
    </w:p>
    <w:p w14:paraId="3A65A2F2" w14:textId="77777777" w:rsidR="007B0A94" w:rsidRDefault="007B0A94" w:rsidP="00FF6244">
      <w:pPr>
        <w:pStyle w:val="Code"/>
      </w:pPr>
      <w:r>
        <w:t>async fn page_</w:t>
      </w:r>
      <w:proofErr w:type="gramStart"/>
      <w:r>
        <w:t>title(</w:t>
      </w:r>
      <w:proofErr w:type="gramEnd"/>
      <w:r>
        <w:t>url: &amp;str) -&gt; Option&lt;String&gt; {</w:t>
      </w:r>
    </w:p>
    <w:p w14:paraId="6828F43B" w14:textId="77777777" w:rsidR="007B0A94" w:rsidRDefault="007B0A94" w:rsidP="00FF6244">
      <w:pPr>
        <w:pStyle w:val="Code"/>
      </w:pPr>
      <w:r>
        <w:t xml:space="preserve">    let response = </w:t>
      </w:r>
      <w:proofErr w:type="gramStart"/>
      <w:r>
        <w:t>trpl::</w:t>
      </w:r>
      <w:proofErr w:type="gramEnd"/>
      <w:r>
        <w:t>get(url).await;</w:t>
      </w:r>
    </w:p>
    <w:p w14:paraId="062E5EDE" w14:textId="77777777" w:rsidR="007B0A94" w:rsidRDefault="007B0A94" w:rsidP="00FF6244">
      <w:pPr>
        <w:pStyle w:val="Code"/>
      </w:pPr>
      <w:r>
        <w:t xml:space="preserve">    let </w:t>
      </w:r>
      <w:proofErr w:type="spellStart"/>
      <w:r>
        <w:t>response_text</w:t>
      </w:r>
      <w:proofErr w:type="spellEnd"/>
      <w:r>
        <w:t xml:space="preserve"> = </w:t>
      </w:r>
      <w:proofErr w:type="spellStart"/>
      <w:r>
        <w:t>response.</w:t>
      </w:r>
      <w:proofErr w:type="gramStart"/>
      <w:r>
        <w:t>text</w:t>
      </w:r>
      <w:proofErr w:type="spellEnd"/>
      <w:r>
        <w:t>(</w:t>
      </w:r>
      <w:proofErr w:type="gramEnd"/>
      <w:r>
        <w:t>).await;</w:t>
      </w:r>
    </w:p>
    <w:p w14:paraId="3BFA1F8C" w14:textId="77777777" w:rsidR="007B0A94" w:rsidRDefault="007B0A94" w:rsidP="00FF6244">
      <w:pPr>
        <w:pStyle w:val="Code"/>
      </w:pPr>
      <w:r>
        <w:lastRenderedPageBreak/>
        <w:t xml:space="preserve">    </w:t>
      </w:r>
      <w:proofErr w:type="gramStart"/>
      <w:r>
        <w:t>Html::</w:t>
      </w:r>
      <w:proofErr w:type="gramEnd"/>
      <w:r>
        <w:t>parse(&amp;response_text)</w:t>
      </w:r>
    </w:p>
    <w:p w14:paraId="059920D8" w14:textId="77777777" w:rsidR="007B0A94" w:rsidRDefault="007B0A94" w:rsidP="00FF6244">
      <w:pPr>
        <w:pStyle w:val="Code"/>
      </w:pPr>
      <w:r>
        <w:t xml:space="preserve">        </w:t>
      </w:r>
      <w:proofErr w:type="gramStart"/>
      <w:r>
        <w:t>.select</w:t>
      </w:r>
      <w:proofErr w:type="gramEnd"/>
      <w:r>
        <w:t>_first("title")</w:t>
      </w:r>
    </w:p>
    <w:p w14:paraId="5E8DAFEB" w14:textId="77777777" w:rsidR="007B0A94" w:rsidRDefault="007B0A94" w:rsidP="00FF6244">
      <w:pPr>
        <w:pStyle w:val="Code"/>
      </w:pPr>
      <w:r>
        <w:t xml:space="preserve">        </w:t>
      </w:r>
      <w:proofErr w:type="gramStart"/>
      <w:r>
        <w:t>.map</w:t>
      </w:r>
      <w:proofErr w:type="gramEnd"/>
      <w:r>
        <w:t>(|</w:t>
      </w:r>
      <w:proofErr w:type="spellStart"/>
      <w:r>
        <w:t>title_element</w:t>
      </w:r>
      <w:proofErr w:type="spellEnd"/>
      <w:r>
        <w:t xml:space="preserve">| </w:t>
      </w:r>
      <w:proofErr w:type="spellStart"/>
      <w:r>
        <w:t>title_element.inner_html</w:t>
      </w:r>
      <w:proofErr w:type="spellEnd"/>
      <w:r>
        <w:t>())</w:t>
      </w:r>
    </w:p>
    <w:p w14:paraId="7CA2C613" w14:textId="77777777" w:rsidR="007B0A94" w:rsidRDefault="007B0A94" w:rsidP="00FF6244">
      <w:pPr>
        <w:pStyle w:val="Code"/>
      </w:pPr>
      <w:r>
        <w:t>}</w:t>
      </w:r>
    </w:p>
    <w:p w14:paraId="0B95C2D6" w14:textId="77777777" w:rsidR="007B0A94" w:rsidRDefault="007B0A94" w:rsidP="007B0A94">
      <w:pPr>
        <w:pStyle w:val="CodeListingCaption"/>
      </w:pPr>
      <w:r>
        <w:t>Defining an async function to get the title element from an HTML page</w:t>
      </w:r>
    </w:p>
    <w:p w14:paraId="0B604FDB" w14:textId="5319A1AD" w:rsidR="007B0A94" w:rsidRDefault="008D4A51" w:rsidP="00FF6244">
      <w:pPr>
        <w:pStyle w:val="Body"/>
      </w:pPr>
      <w:r>
        <w:t>First</w:t>
      </w:r>
      <w:r w:rsidR="007B0A94">
        <w:t xml:space="preserve">, we define a function named </w:t>
      </w:r>
      <w:r w:rsidR="007B0A94" w:rsidRPr="001633BF">
        <w:rPr>
          <w:rStyle w:val="Literal"/>
        </w:rPr>
        <w:t>page_title</w:t>
      </w:r>
      <w:r w:rsidR="007B0A94">
        <w:t xml:space="preserve"> and mark it with</w:t>
      </w:r>
      <w:r w:rsidR="00FF6244">
        <w:t xml:space="preserve"> </w:t>
      </w:r>
      <w:r w:rsidR="007B0A94">
        <w:t xml:space="preserve">the </w:t>
      </w:r>
      <w:r w:rsidR="007B0A94" w:rsidRPr="001633BF">
        <w:rPr>
          <w:rStyle w:val="Literal"/>
        </w:rPr>
        <w:t>async</w:t>
      </w:r>
      <w:r w:rsidR="007B0A94">
        <w:t xml:space="preserve"> keyword. Then we use the </w:t>
      </w:r>
      <w:proofErr w:type="gramStart"/>
      <w:r w:rsidR="007B0A94" w:rsidRPr="001633BF">
        <w:rPr>
          <w:rStyle w:val="Literal"/>
        </w:rPr>
        <w:t>trpl::</w:t>
      </w:r>
      <w:proofErr w:type="gramEnd"/>
      <w:r w:rsidR="007B0A94" w:rsidRPr="001633BF">
        <w:rPr>
          <w:rStyle w:val="Literal"/>
        </w:rPr>
        <w:t>get</w:t>
      </w:r>
      <w:r w:rsidR="007B0A94">
        <w:t xml:space="preserve"> function to fetch whatever URL</w:t>
      </w:r>
      <w:r w:rsidR="00FF6244">
        <w:t xml:space="preserve"> </w:t>
      </w:r>
      <w:r w:rsidR="007B0A94">
        <w:t xml:space="preserve">is passed in and </w:t>
      </w:r>
      <w:r w:rsidR="00C93324">
        <w:t>add</w:t>
      </w:r>
      <w:r w:rsidR="00A674A7">
        <w:t xml:space="preserve"> the </w:t>
      </w:r>
      <w:r w:rsidR="00A674A7" w:rsidRPr="001633BF">
        <w:rPr>
          <w:rStyle w:val="Literal"/>
        </w:rPr>
        <w:t>await</w:t>
      </w:r>
      <w:r w:rsidR="00A674A7">
        <w:t xml:space="preserve"> keyword to </w:t>
      </w:r>
      <w:r w:rsidR="007B0A94">
        <w:t xml:space="preserve">await the response. </w:t>
      </w:r>
      <w:r w:rsidR="00C93324">
        <w:t>To</w:t>
      </w:r>
      <w:r w:rsidR="007B0A94">
        <w:t xml:space="preserve"> get the text of the response</w:t>
      </w:r>
      <w:r w:rsidR="00C93324">
        <w:t>, we call</w:t>
      </w:r>
      <w:r w:rsidR="007B0A94">
        <w:t xml:space="preserve"> its </w:t>
      </w:r>
      <w:r w:rsidR="007B0A94" w:rsidRPr="001633BF">
        <w:rPr>
          <w:rStyle w:val="Literal"/>
        </w:rPr>
        <w:t>text</w:t>
      </w:r>
      <w:r w:rsidR="007B0A94">
        <w:t xml:space="preserve"> method and once again</w:t>
      </w:r>
      <w:r w:rsidR="00FF6244">
        <w:t xml:space="preserve"> </w:t>
      </w:r>
      <w:r w:rsidR="007B0A94">
        <w:t xml:space="preserve">await it with the </w:t>
      </w:r>
      <w:r w:rsidR="007B0A94" w:rsidRPr="001633BF">
        <w:rPr>
          <w:rStyle w:val="Literal"/>
        </w:rPr>
        <w:t>await</w:t>
      </w:r>
      <w:r w:rsidR="007B0A94">
        <w:t xml:space="preserve"> keyword. </w:t>
      </w:r>
      <w:proofErr w:type="gramStart"/>
      <w:r w:rsidR="007B0A94">
        <w:t>Both of these</w:t>
      </w:r>
      <w:proofErr w:type="gramEnd"/>
      <w:r w:rsidR="007B0A94">
        <w:t xml:space="preserve"> steps are asynchronous. For</w:t>
      </w:r>
      <w:r w:rsidR="00C93324">
        <w:t xml:space="preserve"> the</w:t>
      </w:r>
      <w:r w:rsidR="00FF6244">
        <w:t xml:space="preserve"> </w:t>
      </w:r>
      <w:r w:rsidR="007B0A94" w:rsidRPr="001633BF">
        <w:rPr>
          <w:rStyle w:val="Literal"/>
        </w:rPr>
        <w:t>get</w:t>
      </w:r>
      <w:r w:rsidR="00C93324">
        <w:t xml:space="preserve"> function, </w:t>
      </w:r>
      <w:r w:rsidR="007B0A94">
        <w:t xml:space="preserve">we </w:t>
      </w:r>
      <w:proofErr w:type="gramStart"/>
      <w:r w:rsidR="00C93324">
        <w:t xml:space="preserve">have </w:t>
      </w:r>
      <w:r w:rsidR="007B0A94">
        <w:t>to</w:t>
      </w:r>
      <w:proofErr w:type="gramEnd"/>
      <w:r w:rsidR="007B0A94">
        <w:t xml:space="preserve"> wait for the server to send back the first part of its</w:t>
      </w:r>
      <w:r w:rsidR="00FF6244">
        <w:t xml:space="preserve"> </w:t>
      </w:r>
      <w:r w:rsidR="007B0A94">
        <w:t>response, which will include HTTP headers, cookies, and so on</w:t>
      </w:r>
      <w:r w:rsidR="00C93324">
        <w:t xml:space="preserve"> and</w:t>
      </w:r>
      <w:r w:rsidR="007B0A94">
        <w:t xml:space="preserve"> can be delivered separately from the</w:t>
      </w:r>
      <w:r w:rsidR="00C93324">
        <w:t xml:space="preserve"> </w:t>
      </w:r>
      <w:commentRangeStart w:id="180"/>
      <w:del w:id="181" w:author="Chris Krycho" w:date="2025-01-13T12:27:00Z" w16du:dateUtc="2025-01-13T19:27:00Z">
        <w:r w:rsidR="00C93324" w:rsidDel="00AA46B8">
          <w:delText>request</w:delText>
        </w:r>
      </w:del>
      <w:ins w:id="182" w:author="Chris Krycho" w:date="2025-01-13T12:27:00Z" w16du:dateUtc="2025-01-13T19:27:00Z">
        <w:r w:rsidR="00AA46B8">
          <w:t>response</w:t>
        </w:r>
      </w:ins>
      <w:commentRangeEnd w:id="180"/>
      <w:ins w:id="183" w:author="Chris Krycho" w:date="2025-01-13T12:28:00Z" w16du:dateUtc="2025-01-13T19:28:00Z">
        <w:r w:rsidR="00AA46B8">
          <w:rPr>
            <w:rStyle w:val="CommentReference"/>
            <w:rFonts w:ascii="Times New Roman" w:hAnsi="Times New Roman" w:cs="Times New Roman"/>
            <w:color w:val="auto"/>
            <w:lang w:val="en-CA"/>
          </w:rPr>
          <w:commentReference w:id="180"/>
        </w:r>
      </w:ins>
      <w:r w:rsidR="007B0A94">
        <w:t xml:space="preserve"> body. Especially if</w:t>
      </w:r>
      <w:r w:rsidR="00FF6244">
        <w:t xml:space="preserve"> </w:t>
      </w:r>
      <w:r w:rsidR="007B0A94">
        <w:t xml:space="preserve">the body is very large, it can take some time for it all to arrive. </w:t>
      </w:r>
      <w:r w:rsidR="00C93324">
        <w:t>Because</w:t>
      </w:r>
      <w:r w:rsidR="007B0A94">
        <w:t xml:space="preserve"> we</w:t>
      </w:r>
      <w:r w:rsidR="00FF6244">
        <w:t xml:space="preserve"> </w:t>
      </w:r>
      <w:proofErr w:type="gramStart"/>
      <w:r w:rsidR="007B0A94">
        <w:t>have to</w:t>
      </w:r>
      <w:proofErr w:type="gramEnd"/>
      <w:r w:rsidR="007B0A94">
        <w:t xml:space="preserve"> wait for the </w:t>
      </w:r>
      <w:r w:rsidR="007B0A94" w:rsidRPr="001633BF">
        <w:rPr>
          <w:rStyle w:val="Italic"/>
        </w:rPr>
        <w:t>entirety</w:t>
      </w:r>
      <w:r w:rsidR="007B0A94">
        <w:t xml:space="preserve"> of the response to arrive, the </w:t>
      </w:r>
      <w:r w:rsidR="007B0A94" w:rsidRPr="001633BF">
        <w:rPr>
          <w:rStyle w:val="Literal"/>
        </w:rPr>
        <w:t>text</w:t>
      </w:r>
      <w:r w:rsidR="007B0A94">
        <w:t xml:space="preserve"> method</w:t>
      </w:r>
      <w:r w:rsidR="00FF6244">
        <w:t xml:space="preserve"> </w:t>
      </w:r>
      <w:r w:rsidR="007B0A94">
        <w:t>is also async.</w:t>
      </w:r>
    </w:p>
    <w:p w14:paraId="08E43C4F" w14:textId="136E81C5" w:rsidR="007B0A94" w:rsidRDefault="007B0A94" w:rsidP="00FF6244">
      <w:pPr>
        <w:pStyle w:val="Body"/>
      </w:pPr>
      <w:r>
        <w:t xml:space="preserve">We </w:t>
      </w:r>
      <w:proofErr w:type="gramStart"/>
      <w:r>
        <w:t>have to</w:t>
      </w:r>
      <w:proofErr w:type="gramEnd"/>
      <w:r>
        <w:t xml:space="preserve"> explicitly await both of these futures, because futures in Rust are</w:t>
      </w:r>
      <w:r w:rsidR="00FF6244">
        <w:t xml:space="preserve"> </w:t>
      </w:r>
      <w:r w:rsidRPr="001633BF">
        <w:rPr>
          <w:rStyle w:val="Italic"/>
        </w:rPr>
        <w:t>lazy</w:t>
      </w:r>
      <w:r>
        <w:t>: they don’t do anything until you ask them to with</w:t>
      </w:r>
      <w:r w:rsidR="00C93324">
        <w:t xml:space="preserve"> the</w:t>
      </w:r>
      <w:r>
        <w:t xml:space="preserve"> </w:t>
      </w:r>
      <w:r w:rsidRPr="001633BF">
        <w:rPr>
          <w:rStyle w:val="Literal"/>
        </w:rPr>
        <w:t>await</w:t>
      </w:r>
      <w:r w:rsidR="00C93324">
        <w:t xml:space="preserve"> keyword. </w:t>
      </w:r>
      <w:r>
        <w:t>(In fact,</w:t>
      </w:r>
      <w:r w:rsidR="00FF6244">
        <w:t xml:space="preserve"> </w:t>
      </w:r>
      <w:r>
        <w:t xml:space="preserve">Rust will show a compiler warning if you don’t use a future.) This </w:t>
      </w:r>
      <w:r w:rsidR="00351950">
        <w:t xml:space="preserve">might </w:t>
      </w:r>
      <w:r>
        <w:t xml:space="preserve">remind you of </w:t>
      </w:r>
      <w:r w:rsidR="00C93324" w:rsidRPr="001633BF">
        <w:rPr>
          <w:rStyle w:val="Xref"/>
        </w:rPr>
        <w:t>Chapter 13</w:t>
      </w:r>
      <w:r w:rsidR="00C93324" w:rsidRPr="002C3932">
        <w:t>’s</w:t>
      </w:r>
      <w:r>
        <w:t xml:space="preserve"> discussion of iterators in the </w:t>
      </w:r>
      <w:r w:rsidR="00C93324">
        <w:t xml:space="preserve">section </w:t>
      </w:r>
      <w:r>
        <w:t>“</w:t>
      </w:r>
      <w:r w:rsidRPr="001633BF">
        <w:rPr>
          <w:rStyle w:val="Xref"/>
        </w:rPr>
        <w:t>Processing a Series of</w:t>
      </w:r>
      <w:r w:rsidR="00FF6244" w:rsidRPr="001633BF">
        <w:rPr>
          <w:rStyle w:val="Xref"/>
        </w:rPr>
        <w:t xml:space="preserve"> </w:t>
      </w:r>
      <w:r w:rsidRPr="001633BF">
        <w:rPr>
          <w:rStyle w:val="Xref"/>
        </w:rPr>
        <w:t>Items with Iterators</w:t>
      </w:r>
      <w:r>
        <w:t xml:space="preserve">” </w:t>
      </w:r>
      <w:r w:rsidR="00C93324">
        <w:t xml:space="preserve">on </w:t>
      </w:r>
      <w:r w:rsidRPr="001633BF">
        <w:rPr>
          <w:rStyle w:val="Xref"/>
        </w:rPr>
        <w:t>page XX</w:t>
      </w:r>
      <w:r>
        <w:t>. Iterators do nothing</w:t>
      </w:r>
      <w:r w:rsidR="00FF6244">
        <w:t xml:space="preserve"> </w:t>
      </w:r>
      <w:r>
        <w:t xml:space="preserve">unless you call their </w:t>
      </w:r>
      <w:r w:rsidRPr="001633BF">
        <w:rPr>
          <w:rStyle w:val="Literal"/>
        </w:rPr>
        <w:t>next</w:t>
      </w:r>
      <w:r>
        <w:t xml:space="preserve"> method—whether directly or</w:t>
      </w:r>
      <w:r w:rsidR="00C93324">
        <w:t xml:space="preserve"> by</w:t>
      </w:r>
      <w:r>
        <w:t xml:space="preserve"> using </w:t>
      </w:r>
      <w:r w:rsidRPr="001633BF">
        <w:rPr>
          <w:rStyle w:val="Literal"/>
        </w:rPr>
        <w:t>for</w:t>
      </w:r>
      <w:r>
        <w:t xml:space="preserve"> loops or</w:t>
      </w:r>
      <w:r w:rsidR="00FF6244">
        <w:t xml:space="preserve"> </w:t>
      </w:r>
      <w:r>
        <w:t xml:space="preserve">methods such as </w:t>
      </w:r>
      <w:r w:rsidRPr="001633BF">
        <w:rPr>
          <w:rStyle w:val="Literal"/>
        </w:rPr>
        <w:t>map</w:t>
      </w:r>
      <w:r>
        <w:t xml:space="preserve"> </w:t>
      </w:r>
      <w:r w:rsidR="00C93324">
        <w:t xml:space="preserve">that </w:t>
      </w:r>
      <w:r>
        <w:t xml:space="preserve">use </w:t>
      </w:r>
      <w:r w:rsidRPr="001633BF">
        <w:rPr>
          <w:rStyle w:val="Literal"/>
        </w:rPr>
        <w:t>next</w:t>
      </w:r>
      <w:r>
        <w:t xml:space="preserve"> under the hood. </w:t>
      </w:r>
      <w:r w:rsidR="00351950">
        <w:t>Likewise,</w:t>
      </w:r>
      <w:r>
        <w:t xml:space="preserve"> </w:t>
      </w:r>
      <w:r w:rsidR="00351950">
        <w:t xml:space="preserve">futures </w:t>
      </w:r>
      <w:r>
        <w:t>do nothing unless you explicitly ask them to. This</w:t>
      </w:r>
      <w:r w:rsidR="00FF6244">
        <w:t xml:space="preserve"> </w:t>
      </w:r>
      <w:r>
        <w:t xml:space="preserve">laziness allows Rust to avoid running async code until it’s </w:t>
      </w:r>
      <w:proofErr w:type="gramStart"/>
      <w:r>
        <w:t>actually needed</w:t>
      </w:r>
      <w:proofErr w:type="gramEnd"/>
      <w:r>
        <w:t>.</w:t>
      </w:r>
    </w:p>
    <w:p w14:paraId="36EA5B92" w14:textId="498BF49D" w:rsidR="007B0A94" w:rsidRDefault="007B0A94" w:rsidP="00FF6244">
      <w:pPr>
        <w:pStyle w:val="Note"/>
      </w:pPr>
      <w:r w:rsidRPr="00FF6244">
        <w:rPr>
          <w:rStyle w:val="NoteHead"/>
        </w:rPr>
        <w:t>Note</w:t>
      </w:r>
      <w:r w:rsidR="00FF6244">
        <w:tab/>
      </w:r>
      <w:r>
        <w:t xml:space="preserve">This is different from the behavior we saw </w:t>
      </w:r>
      <w:r w:rsidR="00351950">
        <w:t xml:space="preserve">in the previous chapter </w:t>
      </w:r>
      <w:r>
        <w:t xml:space="preserve">when using </w:t>
      </w:r>
      <w:proofErr w:type="gramStart"/>
      <w:r w:rsidRPr="001633BF">
        <w:rPr>
          <w:rStyle w:val="Literal"/>
        </w:rPr>
        <w:t>thread::</w:t>
      </w:r>
      <w:proofErr w:type="gramEnd"/>
      <w:r w:rsidRPr="001633BF">
        <w:rPr>
          <w:rStyle w:val="Literal"/>
        </w:rPr>
        <w:t>spawn</w:t>
      </w:r>
      <w:r>
        <w:t xml:space="preserve"> in</w:t>
      </w:r>
      <w:r w:rsidR="00FF6244">
        <w:t xml:space="preserve"> </w:t>
      </w:r>
      <w:del w:id="184" w:author="Chris Krycho" w:date="2025-01-17T07:24:00Z" w16du:dateUtc="2025-01-17T14:24:00Z">
        <w:r w:rsidDel="006D2925">
          <w:delText xml:space="preserve">the </w:delText>
        </w:r>
      </w:del>
      <w:r>
        <w:t>“</w:t>
      </w:r>
      <w:r w:rsidRPr="001633BF">
        <w:rPr>
          <w:rStyle w:val="Xref"/>
        </w:rPr>
        <w:t>Creating a New Thread with spawn</w:t>
      </w:r>
      <w:r>
        <w:t xml:space="preserve">” on </w:t>
      </w:r>
      <w:r w:rsidRPr="001633BF">
        <w:rPr>
          <w:rStyle w:val="Xref"/>
        </w:rPr>
        <w:t>page XX</w:t>
      </w:r>
      <w:r>
        <w:t>,</w:t>
      </w:r>
      <w:r w:rsidR="00FF6244">
        <w:t xml:space="preserve"> </w:t>
      </w:r>
      <w:r>
        <w:t>where the closure we passed to another thread started running immediately. It’s also different from how many other languages approach async</w:t>
      </w:r>
      <w:r w:rsidR="00351950">
        <w:t xml:space="preserve">. </w:t>
      </w:r>
      <w:r>
        <w:t>But it’s</w:t>
      </w:r>
      <w:r w:rsidR="00FF6244">
        <w:t xml:space="preserve"> </w:t>
      </w:r>
      <w:r>
        <w:t>important for Rust</w:t>
      </w:r>
      <w:r w:rsidR="00351950">
        <w:t>—and w</w:t>
      </w:r>
      <w:r>
        <w:t>e’ll see why later.</w:t>
      </w:r>
    </w:p>
    <w:p w14:paraId="57C7C4B5" w14:textId="70CB67C6" w:rsidR="007B0A94" w:rsidRDefault="007B0A94" w:rsidP="00FF6244">
      <w:pPr>
        <w:pStyle w:val="Body"/>
      </w:pPr>
      <w:r>
        <w:t xml:space="preserve">Once we have </w:t>
      </w:r>
      <w:r w:rsidRPr="001633BF">
        <w:rPr>
          <w:rStyle w:val="Literal"/>
        </w:rPr>
        <w:t>response_text</w:t>
      </w:r>
      <w:r>
        <w:t>, we can parse it into an instance of the</w:t>
      </w:r>
      <w:r w:rsidR="00FF6244">
        <w:t xml:space="preserve"> </w:t>
      </w:r>
      <w:r w:rsidRPr="001633BF">
        <w:rPr>
          <w:rStyle w:val="Literal"/>
        </w:rPr>
        <w:t>Html</w:t>
      </w:r>
      <w:r>
        <w:t xml:space="preserve"> type using </w:t>
      </w:r>
      <w:proofErr w:type="gramStart"/>
      <w:r w:rsidRPr="001633BF">
        <w:rPr>
          <w:rStyle w:val="Literal"/>
        </w:rPr>
        <w:t>Html::</w:t>
      </w:r>
      <w:proofErr w:type="gramEnd"/>
      <w:r w:rsidRPr="001633BF">
        <w:rPr>
          <w:rStyle w:val="Literal"/>
        </w:rPr>
        <w:t>parse</w:t>
      </w:r>
      <w:r>
        <w:t>. Instead of a raw string, we now have a data</w:t>
      </w:r>
      <w:r w:rsidR="00FF6244">
        <w:t xml:space="preserve"> </w:t>
      </w:r>
      <w:r>
        <w:t xml:space="preserve">type we can use to work with the HTML as a richer data structure. </w:t>
      </w:r>
      <w:proofErr w:type="gramStart"/>
      <w:r>
        <w:t>In particular,</w:t>
      </w:r>
      <w:r w:rsidR="00FF6244">
        <w:t xml:space="preserve"> </w:t>
      </w:r>
      <w:r>
        <w:t>we</w:t>
      </w:r>
      <w:proofErr w:type="gramEnd"/>
      <w:r>
        <w:t xml:space="preserve"> can use the </w:t>
      </w:r>
      <w:r w:rsidRPr="001633BF">
        <w:rPr>
          <w:rStyle w:val="Literal"/>
        </w:rPr>
        <w:t>select_first</w:t>
      </w:r>
      <w:r>
        <w:t xml:space="preserve"> method to find the first instance of a given CSS</w:t>
      </w:r>
      <w:r w:rsidR="00FF6244">
        <w:t xml:space="preserve"> </w:t>
      </w:r>
      <w:r>
        <w:t xml:space="preserve">selector. By passing the string </w:t>
      </w:r>
      <w:r w:rsidRPr="001633BF">
        <w:rPr>
          <w:rStyle w:val="Literal"/>
        </w:rPr>
        <w:t>"title"</w:t>
      </w:r>
      <w:r>
        <w:t xml:space="preserve">, we’ll get the first </w:t>
      </w:r>
      <w:r w:rsidRPr="001633BF">
        <w:rPr>
          <w:rStyle w:val="Literal"/>
        </w:rPr>
        <w:t>&lt;title&gt;</w:t>
      </w:r>
      <w:r w:rsidR="00FF6244">
        <w:t xml:space="preserve"> </w:t>
      </w:r>
      <w:r>
        <w:t>element in the document, if there is one. Because there may not be any matching</w:t>
      </w:r>
      <w:r w:rsidR="00FF6244">
        <w:t xml:space="preserve"> </w:t>
      </w:r>
      <w:r>
        <w:t xml:space="preserve">element, </w:t>
      </w:r>
      <w:r w:rsidRPr="001633BF">
        <w:rPr>
          <w:rStyle w:val="Literal"/>
        </w:rPr>
        <w:t>select_first</w:t>
      </w:r>
      <w:r>
        <w:t xml:space="preserve"> returns an </w:t>
      </w:r>
      <w:r w:rsidRPr="001633BF">
        <w:rPr>
          <w:rStyle w:val="Literal"/>
        </w:rPr>
        <w:t>Option&lt;ElementRef&gt;</w:t>
      </w:r>
      <w:r>
        <w:t>. Finally, we use the</w:t>
      </w:r>
      <w:r w:rsidR="00FF6244">
        <w:t xml:space="preserve"> </w:t>
      </w:r>
      <w:proofErr w:type="gramStart"/>
      <w:r w:rsidRPr="001633BF">
        <w:rPr>
          <w:rStyle w:val="Literal"/>
        </w:rPr>
        <w:t>Option::</w:t>
      </w:r>
      <w:proofErr w:type="gramEnd"/>
      <w:r w:rsidRPr="001633BF">
        <w:rPr>
          <w:rStyle w:val="Literal"/>
        </w:rPr>
        <w:t>map</w:t>
      </w:r>
      <w:r>
        <w:t xml:space="preserve"> method, which lets us work with the item in the </w:t>
      </w:r>
      <w:r w:rsidRPr="001633BF">
        <w:rPr>
          <w:rStyle w:val="Literal"/>
        </w:rPr>
        <w:t>Option</w:t>
      </w:r>
      <w:r>
        <w:t xml:space="preserve"> if it’s</w:t>
      </w:r>
      <w:r w:rsidR="00FF6244">
        <w:t xml:space="preserve"> </w:t>
      </w:r>
      <w:r>
        <w:t xml:space="preserve">present, and do nothing if it isn’t. (We could also use a </w:t>
      </w:r>
      <w:r w:rsidRPr="001633BF">
        <w:rPr>
          <w:rStyle w:val="Literal"/>
        </w:rPr>
        <w:t>match</w:t>
      </w:r>
      <w:r>
        <w:t xml:space="preserve"> expression</w:t>
      </w:r>
      <w:r w:rsidR="00FF6244">
        <w:t xml:space="preserve"> </w:t>
      </w:r>
      <w:r>
        <w:t xml:space="preserve">here, but </w:t>
      </w:r>
      <w:r w:rsidRPr="001633BF">
        <w:rPr>
          <w:rStyle w:val="Literal"/>
        </w:rPr>
        <w:t>map</w:t>
      </w:r>
      <w:r>
        <w:t xml:space="preserve"> is more idiomatic.) In the body of the function we supply to</w:t>
      </w:r>
      <w:r w:rsidR="00FF6244">
        <w:t xml:space="preserve"> </w:t>
      </w:r>
      <w:r w:rsidRPr="001633BF">
        <w:rPr>
          <w:rStyle w:val="Literal"/>
        </w:rPr>
        <w:t>map</w:t>
      </w:r>
      <w:r>
        <w:t xml:space="preserve">, we call </w:t>
      </w:r>
      <w:r w:rsidRPr="001633BF">
        <w:rPr>
          <w:rStyle w:val="Literal"/>
        </w:rPr>
        <w:t>inner_html</w:t>
      </w:r>
      <w:r>
        <w:t xml:space="preserve"> on the </w:t>
      </w:r>
      <w:r w:rsidRPr="001633BF">
        <w:rPr>
          <w:rStyle w:val="Literal"/>
        </w:rPr>
        <w:t>title_element</w:t>
      </w:r>
      <w:r>
        <w:t xml:space="preserve"> to get its content, which is</w:t>
      </w:r>
      <w:r w:rsidR="00FF6244">
        <w:t xml:space="preserve"> </w:t>
      </w:r>
      <w:r>
        <w:t xml:space="preserve">a </w:t>
      </w:r>
      <w:r w:rsidRPr="001633BF">
        <w:rPr>
          <w:rStyle w:val="Literal"/>
        </w:rPr>
        <w:t>String</w:t>
      </w:r>
      <w:r>
        <w:t xml:space="preserve">. When all is said and done, we have an </w:t>
      </w:r>
      <w:r w:rsidRPr="001633BF">
        <w:rPr>
          <w:rStyle w:val="Literal"/>
        </w:rPr>
        <w:t>Option&lt;String&gt;</w:t>
      </w:r>
      <w:r>
        <w:t>.</w:t>
      </w:r>
    </w:p>
    <w:p w14:paraId="25D23756" w14:textId="5523295F" w:rsidR="007B0A94" w:rsidRDefault="007B0A94" w:rsidP="00FF6244">
      <w:pPr>
        <w:pStyle w:val="Body"/>
      </w:pPr>
      <w:r>
        <w:t xml:space="preserve">Notice that Rust’s </w:t>
      </w:r>
      <w:r w:rsidRPr="001633BF">
        <w:rPr>
          <w:rStyle w:val="Literal"/>
        </w:rPr>
        <w:t>await</w:t>
      </w:r>
      <w:r>
        <w:t xml:space="preserve"> keyword goes </w:t>
      </w:r>
      <w:r w:rsidRPr="002C3932">
        <w:rPr>
          <w:rStyle w:val="Italic"/>
        </w:rPr>
        <w:t>after</w:t>
      </w:r>
      <w:r>
        <w:t xml:space="preserve"> the expression you’re awaiting,</w:t>
      </w:r>
      <w:r w:rsidR="00FF6244">
        <w:t xml:space="preserve"> </w:t>
      </w:r>
      <w:r>
        <w:t xml:space="preserve">not before it. That is, it’s a </w:t>
      </w:r>
      <w:r w:rsidRPr="001633BF">
        <w:rPr>
          <w:rStyle w:val="Italic"/>
        </w:rPr>
        <w:t xml:space="preserve">postfix </w:t>
      </w:r>
      <w:r w:rsidRPr="002C3932">
        <w:t>keyword</w:t>
      </w:r>
      <w:r>
        <w:t xml:space="preserve">. This may </w:t>
      </w:r>
      <w:r w:rsidR="00B3765F">
        <w:t>differ</w:t>
      </w:r>
      <w:r>
        <w:t xml:space="preserve"> from</w:t>
      </w:r>
      <w:r w:rsidR="00FF6244">
        <w:t xml:space="preserve"> </w:t>
      </w:r>
      <w:r>
        <w:t xml:space="preserve">what </w:t>
      </w:r>
      <w:r w:rsidR="00B3765F">
        <w:t>you’re</w:t>
      </w:r>
      <w:r>
        <w:t xml:space="preserve"> used to if </w:t>
      </w:r>
      <w:r w:rsidR="00B3765F">
        <w:t>you’ve</w:t>
      </w:r>
      <w:r>
        <w:t xml:space="preserve"> used </w:t>
      </w:r>
      <w:r w:rsidRPr="002C3932">
        <w:rPr>
          <w:rStyle w:val="Literal"/>
        </w:rPr>
        <w:t>async</w:t>
      </w:r>
      <w:r>
        <w:t xml:space="preserve"> in other languages</w:t>
      </w:r>
      <w:r w:rsidR="00B3765F">
        <w:t>, but in Rust</w:t>
      </w:r>
      <w:r>
        <w:t xml:space="preserve"> it makes chains of methods much nicer to work with. As a result, we</w:t>
      </w:r>
      <w:r w:rsidR="00FF6244">
        <w:t xml:space="preserve"> </w:t>
      </w:r>
      <w:r>
        <w:t xml:space="preserve">can change the body of </w:t>
      </w:r>
      <w:r w:rsidRPr="001633BF">
        <w:rPr>
          <w:rStyle w:val="Literal"/>
        </w:rPr>
        <w:t>page_url</w:t>
      </w:r>
      <w:commentRangeStart w:id="185"/>
      <w:del w:id="186" w:author="Chris Krycho" w:date="2025-01-13T12:59:00Z" w16du:dateUtc="2025-01-13T19:59:00Z">
        <w:r w:rsidRPr="001633BF" w:rsidDel="009A2D4E">
          <w:rPr>
            <w:rStyle w:val="Literal"/>
          </w:rPr>
          <w:delText>_for</w:delText>
        </w:r>
      </w:del>
      <w:r>
        <w:t xml:space="preserve"> </w:t>
      </w:r>
      <w:commentRangeEnd w:id="185"/>
      <w:r w:rsidR="009A2D4E">
        <w:rPr>
          <w:rStyle w:val="CommentReference"/>
          <w:rFonts w:ascii="Times New Roman" w:hAnsi="Times New Roman" w:cs="Times New Roman"/>
          <w:color w:val="auto"/>
          <w:lang w:val="en-CA"/>
        </w:rPr>
        <w:commentReference w:id="185"/>
      </w:r>
      <w:r>
        <w:t xml:space="preserve">to chain the </w:t>
      </w:r>
      <w:proofErr w:type="gramStart"/>
      <w:r w:rsidRPr="001633BF">
        <w:rPr>
          <w:rStyle w:val="Literal"/>
        </w:rPr>
        <w:t>trpl::</w:t>
      </w:r>
      <w:proofErr w:type="gramEnd"/>
      <w:r w:rsidRPr="001633BF">
        <w:rPr>
          <w:rStyle w:val="Literal"/>
        </w:rPr>
        <w:t>get</w:t>
      </w:r>
      <w:r>
        <w:t xml:space="preserve"> and </w:t>
      </w:r>
      <w:r w:rsidRPr="001633BF">
        <w:rPr>
          <w:rStyle w:val="Literal"/>
        </w:rPr>
        <w:t>text</w:t>
      </w:r>
      <w:r w:rsidR="00FF6244">
        <w:t xml:space="preserve"> </w:t>
      </w:r>
      <w:r>
        <w:t xml:space="preserve">function calls together with </w:t>
      </w:r>
      <w:r w:rsidRPr="001633BF">
        <w:rPr>
          <w:rStyle w:val="Literal"/>
        </w:rPr>
        <w:t>await</w:t>
      </w:r>
      <w:r>
        <w:t xml:space="preserve"> between them, as shown in Listing 17-2</w:t>
      </w:r>
      <w:r w:rsidR="00B3765F">
        <w:t>.</w:t>
      </w:r>
    </w:p>
    <w:p w14:paraId="0CA1A115" w14:textId="04E35192" w:rsidR="007B0A94" w:rsidRDefault="007B0A94" w:rsidP="00FF6244">
      <w:pPr>
        <w:pStyle w:val="CodeLabel"/>
      </w:pPr>
      <w:r>
        <w:t>src/main.rs</w:t>
      </w:r>
    </w:p>
    <w:p w14:paraId="2FAD5701" w14:textId="77777777" w:rsidR="007B0A94" w:rsidRDefault="007B0A94" w:rsidP="00FF6244">
      <w:pPr>
        <w:pStyle w:val="Code"/>
      </w:pPr>
      <w:r>
        <w:t xml:space="preserve">    let </w:t>
      </w:r>
      <w:proofErr w:type="spellStart"/>
      <w:r>
        <w:t>response_text</w:t>
      </w:r>
      <w:proofErr w:type="spellEnd"/>
      <w:r>
        <w:t xml:space="preserve"> = </w:t>
      </w:r>
      <w:proofErr w:type="spellStart"/>
      <w:proofErr w:type="gramStart"/>
      <w:r>
        <w:t>trpl</w:t>
      </w:r>
      <w:proofErr w:type="spellEnd"/>
      <w:r>
        <w:t>::</w:t>
      </w:r>
      <w:proofErr w:type="gramEnd"/>
      <w:r>
        <w:t>get(</w:t>
      </w:r>
      <w:proofErr w:type="spellStart"/>
      <w:r>
        <w:t>url</w:t>
      </w:r>
      <w:proofErr w:type="spellEnd"/>
      <w:r>
        <w:t>).</w:t>
      </w:r>
      <w:proofErr w:type="spellStart"/>
      <w:r>
        <w:t>await.text</w:t>
      </w:r>
      <w:proofErr w:type="spellEnd"/>
      <w:r>
        <w:t>().await;</w:t>
      </w:r>
    </w:p>
    <w:p w14:paraId="27EF99EE" w14:textId="77777777" w:rsidR="007B0A94" w:rsidRDefault="007B0A94" w:rsidP="007B0A94">
      <w:pPr>
        <w:pStyle w:val="CodeListingCaption"/>
      </w:pPr>
      <w:r>
        <w:t xml:space="preserve">Chaining with the </w:t>
      </w:r>
      <w:r w:rsidRPr="001633BF">
        <w:rPr>
          <w:rStyle w:val="Literal"/>
        </w:rPr>
        <w:t>await</w:t>
      </w:r>
      <w:r>
        <w:t xml:space="preserve"> keyword</w:t>
      </w:r>
    </w:p>
    <w:p w14:paraId="2DF10DC3" w14:textId="77777777" w:rsidR="007B0A94" w:rsidRDefault="007B0A94" w:rsidP="00FF6244">
      <w:pPr>
        <w:pStyle w:val="Body"/>
      </w:pPr>
      <w:r>
        <w:t>With that, we have successfully written our first async function! Before we add</w:t>
      </w:r>
      <w:r w:rsidR="00FF6244">
        <w:t xml:space="preserve"> </w:t>
      </w:r>
      <w:r>
        <w:t xml:space="preserve">some code in </w:t>
      </w:r>
      <w:r w:rsidRPr="001633BF">
        <w:rPr>
          <w:rStyle w:val="Literal"/>
        </w:rPr>
        <w:t>main</w:t>
      </w:r>
      <w:r>
        <w:t xml:space="preserve"> to call it, let’s talk a little more about what we’ve</w:t>
      </w:r>
      <w:r w:rsidR="00FF6244">
        <w:t xml:space="preserve"> </w:t>
      </w:r>
      <w:r>
        <w:t>written and what it means.</w:t>
      </w:r>
    </w:p>
    <w:p w14:paraId="13A9C490" w14:textId="1D72BD64" w:rsidR="007B0A94" w:rsidRDefault="007B0A94" w:rsidP="00FF6244">
      <w:pPr>
        <w:pStyle w:val="Body"/>
      </w:pPr>
      <w:r>
        <w:t xml:space="preserve">When Rust sees a block marked with the </w:t>
      </w:r>
      <w:r w:rsidRPr="001633BF">
        <w:rPr>
          <w:rStyle w:val="Literal"/>
        </w:rPr>
        <w:t>async</w:t>
      </w:r>
      <w:r>
        <w:t xml:space="preserve"> keyword, it compiles it into a</w:t>
      </w:r>
      <w:r w:rsidR="00FF6244">
        <w:t xml:space="preserve"> </w:t>
      </w:r>
      <w:r>
        <w:t xml:space="preserve">unique, anonymous data type </w:t>
      </w:r>
      <w:r w:rsidR="00B3765F">
        <w:t xml:space="preserve">that </w:t>
      </w:r>
      <w:r>
        <w:t xml:space="preserve">implements the </w:t>
      </w:r>
      <w:r w:rsidRPr="001633BF">
        <w:rPr>
          <w:rStyle w:val="Literal"/>
        </w:rPr>
        <w:t>Future</w:t>
      </w:r>
      <w:r>
        <w:t xml:space="preserve"> trait. When Rust sees</w:t>
      </w:r>
      <w:r w:rsidR="00FF6244">
        <w:t xml:space="preserve"> </w:t>
      </w:r>
      <w:r>
        <w:t xml:space="preserve">a function marked with </w:t>
      </w:r>
      <w:r w:rsidRPr="001633BF">
        <w:rPr>
          <w:rStyle w:val="Literal"/>
        </w:rPr>
        <w:lastRenderedPageBreak/>
        <w:t>async</w:t>
      </w:r>
      <w:r>
        <w:t>, it compiles it into a non-async function whose</w:t>
      </w:r>
      <w:r w:rsidR="00FF6244">
        <w:t xml:space="preserve"> </w:t>
      </w:r>
      <w:r>
        <w:t>body is an async block. An async function’s return type is the type of the anonymous data type the compiler creates for that async block.</w:t>
      </w:r>
    </w:p>
    <w:p w14:paraId="72E6902A" w14:textId="5AADC208" w:rsidR="007B0A94" w:rsidRDefault="007B0A94" w:rsidP="00FF6244">
      <w:pPr>
        <w:pStyle w:val="Body"/>
      </w:pPr>
      <w:r>
        <w:t xml:space="preserve">Thus, writing </w:t>
      </w:r>
      <w:r w:rsidRPr="001633BF">
        <w:rPr>
          <w:rStyle w:val="Literal"/>
        </w:rPr>
        <w:t>async fn</w:t>
      </w:r>
      <w:r>
        <w:t xml:space="preserve"> is equivalent to writing a function </w:t>
      </w:r>
      <w:r w:rsidR="00B05B44">
        <w:t xml:space="preserve">that </w:t>
      </w:r>
      <w:r>
        <w:t>returns a</w:t>
      </w:r>
      <w:r w:rsidR="00FF6244">
        <w:t xml:space="preserve"> </w:t>
      </w:r>
      <w:r w:rsidRPr="001633BF">
        <w:rPr>
          <w:rStyle w:val="Italic"/>
        </w:rPr>
        <w:t>future</w:t>
      </w:r>
      <w:r>
        <w:t xml:space="preserve"> of the return type. </w:t>
      </w:r>
      <w:r w:rsidR="00B05B44">
        <w:t xml:space="preserve">To </w:t>
      </w:r>
      <w:r>
        <w:t>the compiler</w:t>
      </w:r>
      <w:r w:rsidR="00B05B44">
        <w:t>,</w:t>
      </w:r>
      <w:r>
        <w:t xml:space="preserve"> a function definition such</w:t>
      </w:r>
      <w:r w:rsidR="00FF6244">
        <w:t xml:space="preserve"> </w:t>
      </w:r>
      <w:r>
        <w:t xml:space="preserve">as the </w:t>
      </w:r>
      <w:r w:rsidRPr="001633BF">
        <w:rPr>
          <w:rStyle w:val="Literal"/>
        </w:rPr>
        <w:t>async fn page_title</w:t>
      </w:r>
      <w:r>
        <w:t xml:space="preserve"> in Listing 17-1</w:t>
      </w:r>
      <w:r w:rsidR="00B05B44">
        <w:t xml:space="preserve"> is</w:t>
      </w:r>
      <w:r>
        <w:t xml:space="preserve"> equivalent to a non-async</w:t>
      </w:r>
      <w:r w:rsidR="00FF6244">
        <w:t xml:space="preserve"> </w:t>
      </w:r>
      <w:r>
        <w:t>function defined like this:</w:t>
      </w:r>
    </w:p>
    <w:p w14:paraId="1235A2E2" w14:textId="77777777" w:rsidR="007B0A94" w:rsidRDefault="007B0A94" w:rsidP="00FF6244">
      <w:pPr>
        <w:pStyle w:val="Code"/>
      </w:pPr>
      <w:r>
        <w:t xml:space="preserve">use </w:t>
      </w:r>
      <w:proofErr w:type="gramStart"/>
      <w:r>
        <w:t>std::</w:t>
      </w:r>
      <w:proofErr w:type="gramEnd"/>
      <w:r>
        <w:t>future::Future;</w:t>
      </w:r>
    </w:p>
    <w:p w14:paraId="2EB662BD" w14:textId="77777777" w:rsidR="007B0A94" w:rsidRDefault="007B0A94" w:rsidP="00FF6244">
      <w:pPr>
        <w:pStyle w:val="Code"/>
      </w:pPr>
      <w:r>
        <w:t xml:space="preserve">use </w:t>
      </w:r>
      <w:proofErr w:type="gramStart"/>
      <w:r>
        <w:t>trpl::</w:t>
      </w:r>
      <w:proofErr w:type="gramEnd"/>
      <w:r>
        <w:t>Html;</w:t>
      </w:r>
    </w:p>
    <w:p w14:paraId="25F6ADB3" w14:textId="77777777" w:rsidR="007B0A94" w:rsidRDefault="007B0A94" w:rsidP="00FF6244">
      <w:pPr>
        <w:pStyle w:val="Code"/>
      </w:pPr>
    </w:p>
    <w:p w14:paraId="037278FC" w14:textId="77777777" w:rsidR="007B0A94" w:rsidRDefault="007B0A94" w:rsidP="00FF6244">
      <w:pPr>
        <w:pStyle w:val="Code"/>
      </w:pPr>
      <w:r>
        <w:t>fn page_</w:t>
      </w:r>
      <w:proofErr w:type="gramStart"/>
      <w:r>
        <w:t>title(</w:t>
      </w:r>
      <w:proofErr w:type="gramEnd"/>
      <w:r>
        <w:t>url: &amp;str) -&gt; impl Future&lt;Output = Option&lt;String&gt;&gt; + '_ {</w:t>
      </w:r>
    </w:p>
    <w:p w14:paraId="5997FD90" w14:textId="77777777" w:rsidR="007B0A94" w:rsidRDefault="007B0A94" w:rsidP="00FF6244">
      <w:pPr>
        <w:pStyle w:val="Code"/>
      </w:pPr>
      <w:r>
        <w:t xml:space="preserve">    async move {</w:t>
      </w:r>
    </w:p>
    <w:p w14:paraId="36E768FC" w14:textId="77777777" w:rsidR="007B0A94" w:rsidRDefault="007B0A94" w:rsidP="00FF6244">
      <w:pPr>
        <w:pStyle w:val="Code"/>
      </w:pPr>
      <w:r>
        <w:t xml:space="preserve">        let text = </w:t>
      </w:r>
      <w:proofErr w:type="spellStart"/>
      <w:proofErr w:type="gramStart"/>
      <w:r>
        <w:t>trpl</w:t>
      </w:r>
      <w:proofErr w:type="spellEnd"/>
      <w:r>
        <w:t>::</w:t>
      </w:r>
      <w:proofErr w:type="gramEnd"/>
      <w:r>
        <w:t>get(</w:t>
      </w:r>
      <w:proofErr w:type="spellStart"/>
      <w:r>
        <w:t>url</w:t>
      </w:r>
      <w:proofErr w:type="spellEnd"/>
      <w:r>
        <w:t>).</w:t>
      </w:r>
      <w:proofErr w:type="spellStart"/>
      <w:r>
        <w:t>await.text</w:t>
      </w:r>
      <w:proofErr w:type="spellEnd"/>
      <w:r>
        <w:t>().await;</w:t>
      </w:r>
    </w:p>
    <w:p w14:paraId="66B3660F" w14:textId="77777777" w:rsidR="007B0A94" w:rsidRDefault="007B0A94" w:rsidP="00FF6244">
      <w:pPr>
        <w:pStyle w:val="Code"/>
      </w:pPr>
      <w:r>
        <w:t xml:space="preserve">        </w:t>
      </w:r>
      <w:proofErr w:type="gramStart"/>
      <w:r>
        <w:t>Html::</w:t>
      </w:r>
      <w:proofErr w:type="gramEnd"/>
      <w:r>
        <w:t>parse(&amp;text)</w:t>
      </w:r>
    </w:p>
    <w:p w14:paraId="0B5F377A" w14:textId="77777777" w:rsidR="007B0A94" w:rsidRDefault="007B0A94" w:rsidP="00FF6244">
      <w:pPr>
        <w:pStyle w:val="Code"/>
      </w:pPr>
      <w:r>
        <w:t xml:space="preserve">            </w:t>
      </w:r>
      <w:proofErr w:type="gramStart"/>
      <w:r>
        <w:t>.select</w:t>
      </w:r>
      <w:proofErr w:type="gramEnd"/>
      <w:r>
        <w:t>_first("title")</w:t>
      </w:r>
    </w:p>
    <w:p w14:paraId="5EDFF79E" w14:textId="77777777" w:rsidR="007B0A94" w:rsidRDefault="007B0A94" w:rsidP="00FF6244">
      <w:pPr>
        <w:pStyle w:val="Code"/>
      </w:pPr>
      <w:r>
        <w:t xml:space="preserve">            </w:t>
      </w:r>
      <w:proofErr w:type="gramStart"/>
      <w:r>
        <w:t>.map</w:t>
      </w:r>
      <w:proofErr w:type="gramEnd"/>
      <w:r>
        <w:t xml:space="preserve">(|title| </w:t>
      </w:r>
      <w:proofErr w:type="spellStart"/>
      <w:r>
        <w:t>title.inner_html</w:t>
      </w:r>
      <w:proofErr w:type="spellEnd"/>
      <w:r>
        <w:t>())</w:t>
      </w:r>
    </w:p>
    <w:p w14:paraId="512B605C" w14:textId="77777777" w:rsidR="007B0A94" w:rsidRDefault="007B0A94" w:rsidP="00FF6244">
      <w:pPr>
        <w:pStyle w:val="Code"/>
      </w:pPr>
      <w:r>
        <w:t xml:space="preserve">    }</w:t>
      </w:r>
    </w:p>
    <w:p w14:paraId="081C7BD9" w14:textId="77777777" w:rsidR="007B0A94" w:rsidRDefault="007B0A94" w:rsidP="00FF6244">
      <w:pPr>
        <w:pStyle w:val="Code"/>
      </w:pPr>
      <w:r>
        <w:t>}</w:t>
      </w:r>
    </w:p>
    <w:p w14:paraId="47C7DFD1" w14:textId="77777777" w:rsidR="007B0A94" w:rsidRDefault="007B0A94" w:rsidP="00FF6244">
      <w:pPr>
        <w:pStyle w:val="Body"/>
      </w:pPr>
      <w:r>
        <w:t>Let’s walk through each part of the transformed version:</w:t>
      </w:r>
    </w:p>
    <w:p w14:paraId="59E2204D" w14:textId="1F100246" w:rsidR="007B0A94" w:rsidRDefault="007B0A94" w:rsidP="007B0A94">
      <w:pPr>
        <w:pStyle w:val="ListBullet"/>
      </w:pPr>
      <w:r>
        <w:t xml:space="preserve">It uses the </w:t>
      </w:r>
      <w:r w:rsidRPr="001633BF">
        <w:rPr>
          <w:rStyle w:val="Literal"/>
        </w:rPr>
        <w:t>impl Trait</w:t>
      </w:r>
      <w:r>
        <w:t xml:space="preserve"> syntax we discussed back in </w:t>
      </w:r>
      <w:r w:rsidR="00B05B44" w:rsidRPr="001633BF">
        <w:rPr>
          <w:rStyle w:val="Xref"/>
        </w:rPr>
        <w:t>Chapter 10</w:t>
      </w:r>
      <w:r w:rsidR="00B05B44">
        <w:t xml:space="preserve"> in </w:t>
      </w:r>
      <w:r>
        <w:t>the “</w:t>
      </w:r>
      <w:r w:rsidRPr="001633BF">
        <w:rPr>
          <w:rStyle w:val="Xref"/>
        </w:rPr>
        <w:t>Traits as Parameters</w:t>
      </w:r>
      <w:r>
        <w:t xml:space="preserve">” section on </w:t>
      </w:r>
      <w:r w:rsidRPr="001633BF">
        <w:rPr>
          <w:rStyle w:val="Xref"/>
        </w:rPr>
        <w:t>page XX</w:t>
      </w:r>
      <w:r>
        <w:t>.</w:t>
      </w:r>
    </w:p>
    <w:p w14:paraId="52FE1FD6" w14:textId="2D589565" w:rsidR="007B0A94" w:rsidRDefault="007B0A94" w:rsidP="007B0A94">
      <w:pPr>
        <w:pStyle w:val="ListBullet"/>
      </w:pPr>
      <w:r>
        <w:t xml:space="preserve">The returned trait is a </w:t>
      </w:r>
      <w:r w:rsidRPr="001633BF">
        <w:rPr>
          <w:rStyle w:val="Literal"/>
        </w:rPr>
        <w:t>Future</w:t>
      </w:r>
      <w:r>
        <w:t xml:space="preserve"> with an associated type of </w:t>
      </w:r>
      <w:r w:rsidRPr="001633BF">
        <w:rPr>
          <w:rStyle w:val="Literal"/>
        </w:rPr>
        <w:t>Output</w:t>
      </w:r>
      <w:r>
        <w:t xml:space="preserve">. Notice that the </w:t>
      </w:r>
      <w:r w:rsidRPr="001633BF">
        <w:rPr>
          <w:rStyle w:val="Literal"/>
        </w:rPr>
        <w:t>Output</w:t>
      </w:r>
      <w:r>
        <w:t xml:space="preserve"> type is </w:t>
      </w:r>
      <w:r w:rsidRPr="001633BF">
        <w:rPr>
          <w:rStyle w:val="Literal"/>
        </w:rPr>
        <w:t>Option&lt;String&gt;</w:t>
      </w:r>
      <w:r>
        <w:t xml:space="preserve">, which is the same as the original return type from the </w:t>
      </w:r>
      <w:r w:rsidRPr="001633BF">
        <w:rPr>
          <w:rStyle w:val="Literal"/>
        </w:rPr>
        <w:t>async fn</w:t>
      </w:r>
      <w:r>
        <w:t xml:space="preserve"> version of </w:t>
      </w:r>
      <w:r w:rsidRPr="001633BF">
        <w:rPr>
          <w:rStyle w:val="Literal"/>
        </w:rPr>
        <w:t>page_title</w:t>
      </w:r>
      <w:r>
        <w:t>.</w:t>
      </w:r>
    </w:p>
    <w:p w14:paraId="7A1823DD" w14:textId="77777777" w:rsidR="007B0A94" w:rsidRDefault="007B0A94" w:rsidP="007B0A94">
      <w:pPr>
        <w:pStyle w:val="ListBullet"/>
      </w:pPr>
      <w:proofErr w:type="gramStart"/>
      <w:r>
        <w:t>All of</w:t>
      </w:r>
      <w:proofErr w:type="gramEnd"/>
      <w:r>
        <w:t xml:space="preserve"> the code called in the body of the original function is wrapped in an </w:t>
      </w:r>
      <w:r w:rsidRPr="001633BF">
        <w:rPr>
          <w:rStyle w:val="Literal"/>
        </w:rPr>
        <w:t>async move</w:t>
      </w:r>
      <w:r>
        <w:t xml:space="preserve"> block. Remember that blocks are expressions. This whole block is the expression returned from the function.</w:t>
      </w:r>
    </w:p>
    <w:p w14:paraId="0B24CE4C" w14:textId="0F0D1F1D" w:rsidR="007B0A94" w:rsidRDefault="007B0A94" w:rsidP="007B0A94">
      <w:pPr>
        <w:pStyle w:val="ListBullet"/>
      </w:pPr>
      <w:r>
        <w:t xml:space="preserve">This async block produces a value with the </w:t>
      </w:r>
      <w:proofErr w:type="gramStart"/>
      <w:r>
        <w:t>type</w:t>
      </w:r>
      <w:proofErr w:type="gramEnd"/>
      <w:r>
        <w:t xml:space="preserve"> </w:t>
      </w:r>
      <w:r w:rsidRPr="001633BF">
        <w:rPr>
          <w:rStyle w:val="Literal"/>
        </w:rPr>
        <w:t>Option&lt;String&gt;</w:t>
      </w:r>
      <w:r>
        <w:t xml:space="preserve">, as </w:t>
      </w:r>
      <w:r w:rsidR="00DB58A9">
        <w:t xml:space="preserve">just </w:t>
      </w:r>
      <w:r>
        <w:t xml:space="preserve">described. That value matches the </w:t>
      </w:r>
      <w:r w:rsidRPr="001633BF">
        <w:rPr>
          <w:rStyle w:val="Literal"/>
        </w:rPr>
        <w:t>Output</w:t>
      </w:r>
      <w:r>
        <w:t xml:space="preserve"> type in the return type. This is just like other blocks you have seen.</w:t>
      </w:r>
    </w:p>
    <w:p w14:paraId="1E0AFA93" w14:textId="1F8A8CCC" w:rsidR="007B0A94" w:rsidRDefault="007B0A94" w:rsidP="007B0A94">
      <w:pPr>
        <w:pStyle w:val="ListBullet"/>
      </w:pPr>
      <w:r>
        <w:t xml:space="preserve">The new function body is an </w:t>
      </w:r>
      <w:r w:rsidRPr="001633BF">
        <w:rPr>
          <w:rStyle w:val="Literal"/>
        </w:rPr>
        <w:t>async move</w:t>
      </w:r>
      <w:r>
        <w:t xml:space="preserve"> block because of how it uses the </w:t>
      </w:r>
      <w:r w:rsidRPr="001633BF">
        <w:rPr>
          <w:rStyle w:val="Literal"/>
        </w:rPr>
        <w:t>url</w:t>
      </w:r>
      <w:r>
        <w:t xml:space="preserve"> parameter. (We’ll talk </w:t>
      </w:r>
      <w:r w:rsidR="00DB58A9">
        <w:t xml:space="preserve">much more </w:t>
      </w:r>
      <w:r>
        <w:t xml:space="preserve">about </w:t>
      </w:r>
      <w:r w:rsidRPr="001633BF">
        <w:rPr>
          <w:rStyle w:val="Literal"/>
        </w:rPr>
        <w:t>async</w:t>
      </w:r>
      <w:r>
        <w:t xml:space="preserve"> v</w:t>
      </w:r>
      <w:r w:rsidR="00DB58A9">
        <w:t>ersus</w:t>
      </w:r>
      <w:r>
        <w:t xml:space="preserve"> </w:t>
      </w:r>
      <w:r w:rsidRPr="001633BF">
        <w:rPr>
          <w:rStyle w:val="Literal"/>
        </w:rPr>
        <w:t>async move</w:t>
      </w:r>
      <w:r>
        <w:t xml:space="preserve"> later in the chapter.)</w:t>
      </w:r>
    </w:p>
    <w:p w14:paraId="263B9F63" w14:textId="36F57A74" w:rsidR="007B0A94" w:rsidDel="00251AF8" w:rsidRDefault="007B0A94" w:rsidP="00251AF8">
      <w:pPr>
        <w:pStyle w:val="ListBullet"/>
        <w:numPr>
          <w:ilvl w:val="0"/>
          <w:numId w:val="0"/>
        </w:numPr>
        <w:ind w:left="1440"/>
        <w:rPr>
          <w:del w:id="187" w:author="Chris Krycho" w:date="2025-01-22T10:40:00Z" w16du:dateUtc="2025-01-22T17:40:00Z"/>
        </w:rPr>
        <w:pPrChange w:id="188" w:author="Chris Krycho" w:date="2025-01-22T10:40:00Z" w16du:dateUtc="2025-01-22T17:40:00Z">
          <w:pPr>
            <w:pStyle w:val="ListBullet"/>
          </w:pPr>
        </w:pPrChange>
      </w:pPr>
      <w:del w:id="189" w:author="Chris Krycho" w:date="2025-01-22T10:40:00Z" w16du:dateUtc="2025-01-22T17:40:00Z">
        <w:r w:rsidDel="00251AF8">
          <w:delText xml:space="preserve">The new version of the function has a kind of </w:delText>
        </w:r>
        <w:r w:rsidRPr="00FF6244" w:rsidDel="00251AF8">
          <w:delText>lifetime</w:delText>
        </w:r>
        <w:r w:rsidDel="00251AF8">
          <w:delText xml:space="preserve"> we haven’t seen before in the output type: </w:delText>
        </w:r>
        <w:r w:rsidRPr="001633BF" w:rsidDel="00251AF8">
          <w:rPr>
            <w:rStyle w:val="Literal"/>
          </w:rPr>
          <w:delText>'_</w:delText>
        </w:r>
        <w:r w:rsidDel="00251AF8">
          <w:delText xml:space="preserve">. Because the function returns a </w:delText>
        </w:r>
      </w:del>
      <w:del w:id="190" w:author="Chris Krycho" w:date="2025-01-17T09:10:00Z" w16du:dateUtc="2025-01-17T16:10:00Z">
        <w:r w:rsidRPr="001633BF" w:rsidDel="005734C1">
          <w:rPr>
            <w:rStyle w:val="Literal"/>
          </w:rPr>
          <w:delText>Future</w:delText>
        </w:r>
      </w:del>
      <w:del w:id="191" w:author="Chris Krycho" w:date="2025-01-22T10:40:00Z" w16du:dateUtc="2025-01-22T17:40:00Z">
        <w:r w:rsidDel="00251AF8">
          <w:delText xml:space="preserve"> </w:delText>
        </w:r>
        <w:r w:rsidR="00DB58A9" w:rsidDel="00251AF8">
          <w:delText xml:space="preserve">that </w:delText>
        </w:r>
        <w:r w:rsidDel="00251AF8">
          <w:delText xml:space="preserve">refers to a reference—in this case, the reference from the </w:delText>
        </w:r>
        <w:r w:rsidRPr="001633BF" w:rsidDel="00251AF8">
          <w:rPr>
            <w:rStyle w:val="Literal"/>
          </w:rPr>
          <w:delText>url</w:delText>
        </w:r>
        <w:r w:rsidDel="00251AF8">
          <w:delText xml:space="preserve"> parameter—we need to tell Rust that we </w:delText>
        </w:r>
        <w:r w:rsidR="00DB58A9" w:rsidDel="00251AF8">
          <w:delText>want</w:delText>
        </w:r>
        <w:r w:rsidDel="00251AF8">
          <w:delText xml:space="preserve"> that reference to be included. We don’t have to name the lifetime here, because Rust is smart enough to know </w:delText>
        </w:r>
        <w:r w:rsidR="00DB58A9" w:rsidDel="00251AF8">
          <w:delText>there’s</w:delText>
        </w:r>
        <w:r w:rsidDel="00251AF8">
          <w:delText xml:space="preserve"> only one reference </w:delText>
        </w:r>
        <w:r w:rsidR="00DB58A9" w:rsidDel="00251AF8">
          <w:delText xml:space="preserve">that </w:delText>
        </w:r>
        <w:r w:rsidDel="00251AF8">
          <w:delText xml:space="preserve">could be involved, but we </w:delText>
        </w:r>
        <w:r w:rsidRPr="001633BF" w:rsidDel="00251AF8">
          <w:rPr>
            <w:rStyle w:val="Italic"/>
          </w:rPr>
          <w:delText>do</w:delText>
        </w:r>
        <w:r w:rsidDel="00251AF8">
          <w:delText xml:space="preserve"> have to be explicit that the resulting </w:delText>
        </w:r>
      </w:del>
      <w:del w:id="192" w:author="Chris Krycho" w:date="2025-01-17T09:11:00Z" w16du:dateUtc="2025-01-17T16:11:00Z">
        <w:r w:rsidRPr="001633BF" w:rsidDel="00D35B7B">
          <w:rPr>
            <w:rStyle w:val="Literal"/>
          </w:rPr>
          <w:delText>Future</w:delText>
        </w:r>
      </w:del>
      <w:del w:id="193" w:author="Chris Krycho" w:date="2025-01-22T10:40:00Z" w16du:dateUtc="2025-01-22T17:40:00Z">
        <w:r w:rsidDel="00251AF8">
          <w:delText xml:space="preserve"> is bound by that lifetime.</w:delText>
        </w:r>
      </w:del>
    </w:p>
    <w:p w14:paraId="48DD5B38" w14:textId="77777777" w:rsidR="00B3765F" w:rsidRDefault="007B0A94" w:rsidP="00A66364">
      <w:pPr>
        <w:pStyle w:val="Body"/>
      </w:pPr>
      <w:r>
        <w:t xml:space="preserve">Now we can call </w:t>
      </w:r>
      <w:r w:rsidRPr="001633BF">
        <w:rPr>
          <w:rStyle w:val="Literal"/>
        </w:rPr>
        <w:t>page_title</w:t>
      </w:r>
      <w:r>
        <w:t xml:space="preserve"> in </w:t>
      </w:r>
      <w:r w:rsidRPr="001633BF">
        <w:rPr>
          <w:rStyle w:val="Literal"/>
        </w:rPr>
        <w:t>main</w:t>
      </w:r>
      <w:r>
        <w:t xml:space="preserve">. </w:t>
      </w:r>
    </w:p>
    <w:p w14:paraId="23F9DF3F" w14:textId="16C2EBA9" w:rsidR="00B3765F" w:rsidRDefault="00DB58A9">
      <w:pPr>
        <w:pStyle w:val="HeadB"/>
        <w:pPrChange w:id="194" w:author="Rachel Monaghan" w:date="2025-01-09T11:38:00Z">
          <w:pPr>
            <w:pStyle w:val="Body"/>
          </w:pPr>
        </w:pPrChange>
      </w:pPr>
      <w:bookmarkStart w:id="195" w:name="_Toc187998595"/>
      <w:commentRangeStart w:id="196"/>
      <w:del w:id="197" w:author="Chris Krycho" w:date="2025-01-13T13:07:00Z" w16du:dateUtc="2025-01-13T20:07:00Z">
        <w:r w:rsidDel="00DB6C91">
          <w:delText>Calling</w:delText>
        </w:r>
      </w:del>
      <w:ins w:id="198" w:author="Chris Krycho" w:date="2025-01-13T13:07:00Z" w16du:dateUtc="2025-01-13T20:07:00Z">
        <w:r w:rsidR="00DB6C91">
          <w:t>Determining</w:t>
        </w:r>
      </w:ins>
      <w:r w:rsidR="00EC4618">
        <w:t xml:space="preserve"> </w:t>
      </w:r>
      <w:r w:rsidR="00EB07F6">
        <w:t>a Single Page</w:t>
      </w:r>
      <w:ins w:id="199" w:author="Chris Krycho" w:date="2025-01-13T13:12:00Z" w16du:dateUtc="2025-01-13T20:12:00Z">
        <w:r w:rsidR="00DB6C91">
          <w:t>’s</w:t>
        </w:r>
      </w:ins>
      <w:r w:rsidR="00096C5C">
        <w:t xml:space="preserve"> Title</w:t>
      </w:r>
      <w:commentRangeEnd w:id="196"/>
      <w:r w:rsidR="002C3932">
        <w:rPr>
          <w:rStyle w:val="CommentReference"/>
          <w:rFonts w:ascii="Times New Roman" w:hAnsi="Times New Roman" w:cs="Times New Roman"/>
          <w:b w:val="0"/>
          <w:bCs w:val="0"/>
          <w:i w:val="0"/>
          <w:iCs w:val="0"/>
          <w:color w:val="auto"/>
          <w:lang w:val="en-CA"/>
        </w:rPr>
        <w:commentReference w:id="196"/>
      </w:r>
      <w:bookmarkEnd w:id="195"/>
    </w:p>
    <w:p w14:paraId="585E6577" w14:textId="5B3A0C27" w:rsidR="007B0A94" w:rsidRDefault="007B0A94" w:rsidP="00A66364">
      <w:pPr>
        <w:pStyle w:val="Body"/>
      </w:pPr>
      <w:r>
        <w:t>To start, we’ll just get the title for</w:t>
      </w:r>
      <w:r w:rsidR="00FF6244">
        <w:t xml:space="preserve"> </w:t>
      </w:r>
      <w:r>
        <w:t xml:space="preserve">a single page. In Listing 17-3, we follow the same pattern we used </w:t>
      </w:r>
      <w:r w:rsidR="00EB07F6">
        <w:t xml:space="preserve">in </w:t>
      </w:r>
      <w:r w:rsidR="00EB07F6" w:rsidRPr="001633BF">
        <w:rPr>
          <w:rStyle w:val="Xref"/>
        </w:rPr>
        <w:t xml:space="preserve">Chapter </w:t>
      </w:r>
      <w:proofErr w:type="gramStart"/>
      <w:r w:rsidR="00EB07F6" w:rsidRPr="001633BF">
        <w:rPr>
          <w:rStyle w:val="Xref"/>
        </w:rPr>
        <w:t>12</w:t>
      </w:r>
      <w:r w:rsidR="00EB07F6">
        <w:t xml:space="preserve">  to</w:t>
      </w:r>
      <w:proofErr w:type="gramEnd"/>
      <w:r w:rsidR="00EB07F6">
        <w:t xml:space="preserve"> get </w:t>
      </w:r>
      <w:r>
        <w:t>command line arguments in the “</w:t>
      </w:r>
      <w:r w:rsidRPr="001633BF">
        <w:rPr>
          <w:rStyle w:val="Xref"/>
        </w:rPr>
        <w:t>Accepting Command Line Arguments</w:t>
      </w:r>
      <w:r>
        <w:t>” section</w:t>
      </w:r>
      <w:r w:rsidR="00FF6244">
        <w:t xml:space="preserve"> </w:t>
      </w:r>
      <w:r>
        <w:t xml:space="preserve">on </w:t>
      </w:r>
      <w:r w:rsidRPr="001633BF">
        <w:rPr>
          <w:rStyle w:val="Xref"/>
        </w:rPr>
        <w:t>page XX</w:t>
      </w:r>
      <w:r>
        <w:t xml:space="preserve">. Then we pass the first URL </w:t>
      </w:r>
      <w:r w:rsidRPr="001633BF">
        <w:rPr>
          <w:rStyle w:val="Literal"/>
        </w:rPr>
        <w:t>page_title</w:t>
      </w:r>
      <w:r>
        <w:t xml:space="preserve"> and await</w:t>
      </w:r>
      <w:r w:rsidR="00FF6244">
        <w:t xml:space="preserve"> </w:t>
      </w:r>
      <w:r>
        <w:t xml:space="preserve">the result. Because the value produced by the future is an </w:t>
      </w:r>
      <w:r w:rsidRPr="001633BF">
        <w:rPr>
          <w:rStyle w:val="Literal"/>
        </w:rPr>
        <w:t>Option&lt;String&gt;</w:t>
      </w:r>
      <w:r>
        <w:t>, we</w:t>
      </w:r>
      <w:r w:rsidR="00A66364">
        <w:t xml:space="preserve"> </w:t>
      </w:r>
      <w:r>
        <w:t xml:space="preserve">use a </w:t>
      </w:r>
      <w:r w:rsidRPr="001633BF">
        <w:rPr>
          <w:rStyle w:val="Literal"/>
        </w:rPr>
        <w:t>match</w:t>
      </w:r>
      <w:r>
        <w:t xml:space="preserve"> expression to print different messages to account for whether the</w:t>
      </w:r>
      <w:r w:rsidR="00A66364">
        <w:t xml:space="preserve"> </w:t>
      </w:r>
      <w:r>
        <w:t xml:space="preserve">page had a </w:t>
      </w:r>
      <w:r w:rsidRPr="001633BF">
        <w:rPr>
          <w:rStyle w:val="Literal"/>
        </w:rPr>
        <w:t>&lt;title&gt;</w:t>
      </w:r>
      <w:r>
        <w:t>.</w:t>
      </w:r>
    </w:p>
    <w:p w14:paraId="38677187" w14:textId="62CD447E" w:rsidR="007B0A94" w:rsidRDefault="007B0A94" w:rsidP="00A66364">
      <w:pPr>
        <w:pStyle w:val="CodeLabel"/>
      </w:pPr>
      <w:r>
        <w:t>src/main.rs</w:t>
      </w:r>
    </w:p>
    <w:p w14:paraId="737B2613" w14:textId="77777777" w:rsidR="007B0A94" w:rsidRDefault="007B0A94" w:rsidP="00A66364">
      <w:pPr>
        <w:pStyle w:val="Code"/>
      </w:pPr>
      <w:r>
        <w:t xml:space="preserve">async fn </w:t>
      </w:r>
      <w:proofErr w:type="gramStart"/>
      <w:r>
        <w:t>main(</w:t>
      </w:r>
      <w:proofErr w:type="gramEnd"/>
      <w:r>
        <w:t>) {</w:t>
      </w:r>
    </w:p>
    <w:p w14:paraId="5670A588" w14:textId="77777777" w:rsidR="007B0A94" w:rsidRDefault="007B0A94" w:rsidP="00A66364">
      <w:pPr>
        <w:pStyle w:val="Code"/>
      </w:pPr>
      <w:r>
        <w:lastRenderedPageBreak/>
        <w:t xml:space="preserve">    let </w:t>
      </w:r>
      <w:proofErr w:type="spellStart"/>
      <w:r>
        <w:t>args</w:t>
      </w:r>
      <w:proofErr w:type="spellEnd"/>
      <w:r>
        <w:t xml:space="preserve">: </w:t>
      </w:r>
      <w:proofErr w:type="spellStart"/>
      <w:r>
        <w:t>Vec</w:t>
      </w:r>
      <w:proofErr w:type="spellEnd"/>
      <w:r>
        <w:t xml:space="preserve">&lt;String&gt; = </w:t>
      </w:r>
      <w:proofErr w:type="gramStart"/>
      <w:r>
        <w:t>std::</w:t>
      </w:r>
      <w:proofErr w:type="gramEnd"/>
      <w:r>
        <w:t>env::</w:t>
      </w:r>
      <w:proofErr w:type="spellStart"/>
      <w:r>
        <w:t>args</w:t>
      </w:r>
      <w:proofErr w:type="spellEnd"/>
      <w:r>
        <w:t>().collect();</w:t>
      </w:r>
    </w:p>
    <w:p w14:paraId="3A8B2B32" w14:textId="77777777" w:rsidR="007B0A94" w:rsidRDefault="007B0A94" w:rsidP="00A66364">
      <w:pPr>
        <w:pStyle w:val="Code"/>
      </w:pPr>
      <w:r>
        <w:t xml:space="preserve">    let </w:t>
      </w:r>
      <w:proofErr w:type="spellStart"/>
      <w:r>
        <w:t>url</w:t>
      </w:r>
      <w:proofErr w:type="spellEnd"/>
      <w:r>
        <w:t xml:space="preserve"> = &amp;</w:t>
      </w:r>
      <w:proofErr w:type="spellStart"/>
      <w:proofErr w:type="gramStart"/>
      <w:r>
        <w:t>args</w:t>
      </w:r>
      <w:proofErr w:type="spellEnd"/>
      <w:r>
        <w:t>[</w:t>
      </w:r>
      <w:proofErr w:type="gramEnd"/>
      <w:r>
        <w:t>1];</w:t>
      </w:r>
    </w:p>
    <w:p w14:paraId="0805005F" w14:textId="77777777" w:rsidR="007B0A94" w:rsidRDefault="007B0A94" w:rsidP="00A66364">
      <w:pPr>
        <w:pStyle w:val="Code"/>
      </w:pPr>
      <w:r>
        <w:t xml:space="preserve">    match page_title(url</w:t>
      </w:r>
      <w:proofErr w:type="gramStart"/>
      <w:r>
        <w:t>).await</w:t>
      </w:r>
      <w:proofErr w:type="gramEnd"/>
      <w:r>
        <w:t xml:space="preserve"> {</w:t>
      </w:r>
    </w:p>
    <w:p w14:paraId="42EC02DF" w14:textId="77777777" w:rsidR="007B0A94" w:rsidRDefault="007B0A94" w:rsidP="00A66364">
      <w:pPr>
        <w:pStyle w:val="Code"/>
      </w:pPr>
      <w:r>
        <w:t xml:space="preserve">        Some(title) =&gt; </w:t>
      </w:r>
      <w:proofErr w:type="gramStart"/>
      <w:r>
        <w:t>println!(</w:t>
      </w:r>
      <w:proofErr w:type="gramEnd"/>
      <w:r>
        <w:t>"The title for {url} was {title}"),</w:t>
      </w:r>
    </w:p>
    <w:p w14:paraId="7336EDFD" w14:textId="77777777" w:rsidR="007B0A94" w:rsidRDefault="007B0A94" w:rsidP="00A66364">
      <w:pPr>
        <w:pStyle w:val="Code"/>
      </w:pPr>
      <w:r>
        <w:t xml:space="preserve">        None =&gt; </w:t>
      </w:r>
      <w:proofErr w:type="gramStart"/>
      <w:r>
        <w:t>println!(</w:t>
      </w:r>
      <w:proofErr w:type="gramEnd"/>
      <w:r>
        <w:t>"{url} had no title"),</w:t>
      </w:r>
    </w:p>
    <w:p w14:paraId="1D54FFF8" w14:textId="77777777" w:rsidR="007B0A94" w:rsidRDefault="007B0A94" w:rsidP="00A66364">
      <w:pPr>
        <w:pStyle w:val="Code"/>
      </w:pPr>
      <w:r>
        <w:t xml:space="preserve">    }</w:t>
      </w:r>
    </w:p>
    <w:p w14:paraId="60EC86B6" w14:textId="77777777" w:rsidR="007B0A94" w:rsidRDefault="007B0A94" w:rsidP="00A66364">
      <w:pPr>
        <w:pStyle w:val="Code"/>
      </w:pPr>
      <w:r>
        <w:t>}</w:t>
      </w:r>
    </w:p>
    <w:p w14:paraId="6CF8E81B" w14:textId="77777777" w:rsidR="007B0A94" w:rsidRDefault="007B0A94" w:rsidP="007B0A94">
      <w:pPr>
        <w:pStyle w:val="CodeListingCaption"/>
      </w:pPr>
      <w:r>
        <w:t xml:space="preserve">Calling the </w:t>
      </w:r>
      <w:r w:rsidRPr="001633BF">
        <w:rPr>
          <w:rStyle w:val="Literal"/>
        </w:rPr>
        <w:t>page_title</w:t>
      </w:r>
      <w:r>
        <w:t xml:space="preserve"> function from </w:t>
      </w:r>
      <w:r w:rsidRPr="001633BF">
        <w:rPr>
          <w:rStyle w:val="Literal"/>
        </w:rPr>
        <w:t>main</w:t>
      </w:r>
      <w:r w:rsidR="001633BF">
        <w:t xml:space="preserve"> </w:t>
      </w:r>
      <w:r>
        <w:t>with a</w:t>
      </w:r>
      <w:r w:rsidR="00A66364">
        <w:t xml:space="preserve"> </w:t>
      </w:r>
      <w:r>
        <w:t>user-supplied argument</w:t>
      </w:r>
    </w:p>
    <w:p w14:paraId="23ED348B" w14:textId="5255EEC3" w:rsidR="007B0A94" w:rsidRDefault="007B0A94" w:rsidP="00A66364">
      <w:pPr>
        <w:pStyle w:val="Body"/>
      </w:pPr>
      <w:r>
        <w:t xml:space="preserve">Unfortunately, this </w:t>
      </w:r>
      <w:r w:rsidR="00EB07F6">
        <w:t xml:space="preserve">code </w:t>
      </w:r>
      <w:r>
        <w:t xml:space="preserve">doesn’t compile. The only place we can use the </w:t>
      </w:r>
      <w:r w:rsidRPr="001633BF">
        <w:rPr>
          <w:rStyle w:val="Literal"/>
        </w:rPr>
        <w:t>await</w:t>
      </w:r>
      <w:r w:rsidR="00A66364">
        <w:t xml:space="preserve"> </w:t>
      </w:r>
      <w:r>
        <w:t>keyword is in async functions or blocks, and Rust won’t let us mark the</w:t>
      </w:r>
      <w:r w:rsidR="00A66364">
        <w:t xml:space="preserve"> </w:t>
      </w:r>
      <w:r>
        <w:t xml:space="preserve">special </w:t>
      </w:r>
      <w:r w:rsidRPr="001633BF">
        <w:rPr>
          <w:rStyle w:val="Literal"/>
        </w:rPr>
        <w:t>main</w:t>
      </w:r>
      <w:r>
        <w:t xml:space="preserve"> function as </w:t>
      </w:r>
      <w:r w:rsidRPr="001633BF">
        <w:rPr>
          <w:rStyle w:val="Literal"/>
        </w:rPr>
        <w:t>async</w:t>
      </w:r>
      <w:r>
        <w:t>.</w:t>
      </w:r>
    </w:p>
    <w:p w14:paraId="5E057F27" w14:textId="77777777" w:rsidR="007B0A94" w:rsidRDefault="007B0A94" w:rsidP="00A66364">
      <w:pPr>
        <w:pStyle w:val="Code"/>
      </w:pPr>
      <w:r>
        <w:t>error[E0752]: `main` function is not allowed to be `async`</w:t>
      </w:r>
    </w:p>
    <w:p w14:paraId="13EBE006" w14:textId="77777777" w:rsidR="007B0A94" w:rsidRDefault="007B0A94" w:rsidP="00A66364">
      <w:pPr>
        <w:pStyle w:val="Code"/>
      </w:pPr>
      <w:r>
        <w:t xml:space="preserve"> --&gt; src/main.rs:6:1</w:t>
      </w:r>
    </w:p>
    <w:p w14:paraId="5AFE0C63" w14:textId="77777777" w:rsidR="007B0A94" w:rsidRDefault="007B0A94" w:rsidP="00A66364">
      <w:pPr>
        <w:pStyle w:val="Code"/>
      </w:pPr>
      <w:r>
        <w:t xml:space="preserve">  |</w:t>
      </w:r>
    </w:p>
    <w:p w14:paraId="5F2E135F" w14:textId="77777777" w:rsidR="007B0A94" w:rsidRDefault="007B0A94" w:rsidP="00A66364">
      <w:pPr>
        <w:pStyle w:val="Code"/>
      </w:pPr>
      <w:r>
        <w:t xml:space="preserve">6 | async fn </w:t>
      </w:r>
      <w:proofErr w:type="gramStart"/>
      <w:r>
        <w:t>main(</w:t>
      </w:r>
      <w:proofErr w:type="gramEnd"/>
      <w:r>
        <w:t>) {</w:t>
      </w:r>
    </w:p>
    <w:p w14:paraId="05AA0273" w14:textId="77777777" w:rsidR="007B0A94" w:rsidRDefault="007B0A94" w:rsidP="00A66364">
      <w:pPr>
        <w:pStyle w:val="Code"/>
      </w:pPr>
      <w:r>
        <w:t xml:space="preserve">  | ^^^^^^^^^^^^^^^ `main` function is not allowed to be `async`</w:t>
      </w:r>
    </w:p>
    <w:p w14:paraId="662CAE92" w14:textId="33860342" w:rsidR="007B0A94" w:rsidRDefault="007B0A94" w:rsidP="00A66364">
      <w:pPr>
        <w:pStyle w:val="Body"/>
      </w:pPr>
      <w:r>
        <w:t xml:space="preserve">The reason </w:t>
      </w:r>
      <w:r w:rsidRPr="001633BF">
        <w:rPr>
          <w:rStyle w:val="Literal"/>
        </w:rPr>
        <w:t>main</w:t>
      </w:r>
      <w:r>
        <w:t xml:space="preserve"> can’t be marked </w:t>
      </w:r>
      <w:r w:rsidRPr="001633BF">
        <w:rPr>
          <w:rStyle w:val="Literal"/>
        </w:rPr>
        <w:t>async</w:t>
      </w:r>
      <w:r>
        <w:t xml:space="preserve"> is that async code needs a </w:t>
      </w:r>
      <w:r w:rsidRPr="001633BF">
        <w:rPr>
          <w:rStyle w:val="Italic"/>
        </w:rPr>
        <w:t>runtime</w:t>
      </w:r>
      <w:r>
        <w:t>:</w:t>
      </w:r>
      <w:r w:rsidR="00A66364">
        <w:t xml:space="preserve"> </w:t>
      </w:r>
      <w:r>
        <w:t xml:space="preserve">a Rust crate </w:t>
      </w:r>
      <w:r w:rsidR="00B47FA2">
        <w:t xml:space="preserve">that </w:t>
      </w:r>
      <w:r>
        <w:t>manages the details of executing asynchronous code. A</w:t>
      </w:r>
      <w:r w:rsidR="00A66364">
        <w:t xml:space="preserve"> </w:t>
      </w:r>
      <w:r>
        <w:t xml:space="preserve">program’s </w:t>
      </w:r>
      <w:r w:rsidRPr="001633BF">
        <w:rPr>
          <w:rStyle w:val="Literal"/>
        </w:rPr>
        <w:t>main</w:t>
      </w:r>
      <w:r>
        <w:t xml:space="preserve"> function can </w:t>
      </w:r>
      <w:r w:rsidRPr="001633BF">
        <w:rPr>
          <w:rStyle w:val="Italic"/>
        </w:rPr>
        <w:t>initialize</w:t>
      </w:r>
      <w:r>
        <w:t xml:space="preserve"> a runtime, but it’s not a runtime</w:t>
      </w:r>
      <w:r w:rsidR="00A66364">
        <w:t xml:space="preserve"> </w:t>
      </w:r>
      <w:r w:rsidRPr="001633BF">
        <w:rPr>
          <w:rStyle w:val="Italic"/>
        </w:rPr>
        <w:t>itself</w:t>
      </w:r>
      <w:r>
        <w:t>. (We’ll see more about why this is</w:t>
      </w:r>
      <w:r w:rsidR="00EB07F6">
        <w:t xml:space="preserve"> the case in</w:t>
      </w:r>
      <w:r>
        <w:t xml:space="preserve"> a bit.) Every Rust program</w:t>
      </w:r>
      <w:r w:rsidR="00A66364">
        <w:t xml:space="preserve"> </w:t>
      </w:r>
      <w:r>
        <w:t>that executes async code has at least one place where it sets up a runtime and</w:t>
      </w:r>
      <w:r w:rsidR="00A66364">
        <w:t xml:space="preserve"> </w:t>
      </w:r>
      <w:r>
        <w:t>executes the futures.</w:t>
      </w:r>
    </w:p>
    <w:p w14:paraId="5B320B1A" w14:textId="00B67297" w:rsidR="007B0A94" w:rsidRDefault="007B0A94" w:rsidP="00A66364">
      <w:pPr>
        <w:pStyle w:val="Body"/>
      </w:pPr>
      <w:r>
        <w:t xml:space="preserve">Most languages </w:t>
      </w:r>
      <w:r w:rsidR="00B47FA2">
        <w:t xml:space="preserve">that </w:t>
      </w:r>
      <w:r>
        <w:t>support async bundle a runtime</w:t>
      </w:r>
      <w:r w:rsidR="00B47FA2">
        <w:t xml:space="preserve">, but </w:t>
      </w:r>
      <w:r>
        <w:t>Rust does</w:t>
      </w:r>
      <w:r w:rsidR="00A66364">
        <w:t xml:space="preserve"> </w:t>
      </w:r>
      <w:r>
        <w:t>not. Instead, there are many different async runtimes available, each of which</w:t>
      </w:r>
      <w:r w:rsidR="001633BF">
        <w:t xml:space="preserve"> </w:t>
      </w:r>
      <w:r>
        <w:t xml:space="preserve">makes different tradeoffs suitable to the use case </w:t>
      </w:r>
      <w:r w:rsidR="00B47FA2">
        <w:t xml:space="preserve">it </w:t>
      </w:r>
      <w:r>
        <w:t>target</w:t>
      </w:r>
      <w:r w:rsidR="00B47FA2">
        <w:t>s</w:t>
      </w:r>
      <w:r>
        <w:t>. For example, a</w:t>
      </w:r>
      <w:r w:rsidR="00A66364">
        <w:t xml:space="preserve"> </w:t>
      </w:r>
      <w:r>
        <w:t>high-throughput web server with many CPU cores and a large amount of RAM has</w:t>
      </w:r>
      <w:r w:rsidR="00A66364">
        <w:t xml:space="preserve"> </w:t>
      </w:r>
      <w:r>
        <w:t>very different needs than a microcontroller with a single core, a</w:t>
      </w:r>
      <w:r w:rsidR="00A66364">
        <w:t xml:space="preserve"> </w:t>
      </w:r>
      <w:r>
        <w:t xml:space="preserve">small amount of RAM, and no </w:t>
      </w:r>
      <w:r w:rsidR="00B47FA2">
        <w:t xml:space="preserve">heap allocation </w:t>
      </w:r>
      <w:r>
        <w:t xml:space="preserve">ability. The crates </w:t>
      </w:r>
      <w:r w:rsidR="00B47FA2">
        <w:t xml:space="preserve">that </w:t>
      </w:r>
      <w:r>
        <w:t>provide those runtimes also often supply async versions of common functionality</w:t>
      </w:r>
      <w:r w:rsidR="00A66364">
        <w:t xml:space="preserve"> </w:t>
      </w:r>
      <w:r>
        <w:t>such as file or network I/O.</w:t>
      </w:r>
    </w:p>
    <w:p w14:paraId="29E0CC26" w14:textId="257AB4A2" w:rsidR="007B0A94" w:rsidRDefault="007B0A94" w:rsidP="00A66364">
      <w:pPr>
        <w:pStyle w:val="Body"/>
      </w:pPr>
      <w:r>
        <w:t xml:space="preserve">Here, and throughout the rest of this chapter, we’ll use the </w:t>
      </w:r>
      <w:r w:rsidRPr="001633BF">
        <w:rPr>
          <w:rStyle w:val="Literal"/>
        </w:rPr>
        <w:t>run</w:t>
      </w:r>
      <w:r>
        <w:t xml:space="preserve"> function</w:t>
      </w:r>
      <w:r w:rsidR="00A66364">
        <w:t xml:space="preserve"> </w:t>
      </w:r>
      <w:r>
        <w:t xml:space="preserve">from the </w:t>
      </w:r>
      <w:r w:rsidRPr="001633BF">
        <w:rPr>
          <w:rStyle w:val="Literal"/>
        </w:rPr>
        <w:t>trpl</w:t>
      </w:r>
      <w:r>
        <w:t xml:space="preserve"> crate, which takes a future as an argument and runs it to</w:t>
      </w:r>
      <w:r w:rsidR="00A66364">
        <w:t xml:space="preserve"> </w:t>
      </w:r>
      <w:r>
        <w:t xml:space="preserve">completion. Behind the scenes, calling </w:t>
      </w:r>
      <w:r w:rsidRPr="001633BF">
        <w:rPr>
          <w:rStyle w:val="Literal"/>
        </w:rPr>
        <w:t>run</w:t>
      </w:r>
      <w:r>
        <w:t xml:space="preserve"> sets up a runtime </w:t>
      </w:r>
      <w:r w:rsidR="00B47FA2">
        <w:t>that’s used</w:t>
      </w:r>
      <w:r>
        <w:t xml:space="preserve"> to run the</w:t>
      </w:r>
      <w:r w:rsidR="00A66364">
        <w:t xml:space="preserve"> </w:t>
      </w:r>
      <w:r>
        <w:t xml:space="preserve">future passed in. Once the future completes, </w:t>
      </w:r>
      <w:r w:rsidRPr="001633BF">
        <w:rPr>
          <w:rStyle w:val="Literal"/>
        </w:rPr>
        <w:t>run</w:t>
      </w:r>
      <w:r>
        <w:t xml:space="preserve"> returns whatever value the</w:t>
      </w:r>
      <w:r w:rsidR="00A66364">
        <w:t xml:space="preserve"> </w:t>
      </w:r>
      <w:r>
        <w:t>future produced.</w:t>
      </w:r>
    </w:p>
    <w:p w14:paraId="30049044" w14:textId="5C7290EF" w:rsidR="007B0A94" w:rsidRDefault="007B0A94" w:rsidP="00A66364">
      <w:pPr>
        <w:pStyle w:val="Body"/>
      </w:pPr>
      <w:r>
        <w:t xml:space="preserve">We could pass the future returned by </w:t>
      </w:r>
      <w:r w:rsidRPr="001633BF">
        <w:rPr>
          <w:rStyle w:val="Literal"/>
        </w:rPr>
        <w:t>page_title</w:t>
      </w:r>
      <w:r>
        <w:t xml:space="preserve"> directly to </w:t>
      </w:r>
      <w:r w:rsidRPr="001633BF">
        <w:rPr>
          <w:rStyle w:val="Literal"/>
        </w:rPr>
        <w:t>run</w:t>
      </w:r>
      <w:r w:rsidR="00B47FA2">
        <w:t xml:space="preserve"> and</w:t>
      </w:r>
      <w:r w:rsidR="00E570AE">
        <w:t>,</w:t>
      </w:r>
      <w:r w:rsidR="00B47FA2">
        <w:t xml:space="preserve"> o</w:t>
      </w:r>
      <w:r>
        <w:t>nce it</w:t>
      </w:r>
      <w:r w:rsidR="00A66364">
        <w:t xml:space="preserve"> </w:t>
      </w:r>
      <w:r>
        <w:t xml:space="preserve">completed, </w:t>
      </w:r>
      <w:r w:rsidR="00E570AE">
        <w:t>we could</w:t>
      </w:r>
      <w:r>
        <w:t xml:space="preserve"> match on the resulting </w:t>
      </w:r>
      <w:r w:rsidRPr="001633BF">
        <w:rPr>
          <w:rStyle w:val="Literal"/>
        </w:rPr>
        <w:t>Option&lt;String&gt;</w:t>
      </w:r>
      <w:r w:rsidR="00E570AE">
        <w:t xml:space="preserve"> as</w:t>
      </w:r>
      <w:r w:rsidR="00A66364">
        <w:t xml:space="preserve"> </w:t>
      </w:r>
      <w:r>
        <w:t>we tried to do in Listing 17-3. However, for most of the examples in the chapter</w:t>
      </w:r>
      <w:r w:rsidR="00A66364">
        <w:t xml:space="preserve"> </w:t>
      </w:r>
      <w:r>
        <w:t>(and most async code in the real world), we’ll be doing more than just one</w:t>
      </w:r>
      <w:r w:rsidR="00A66364">
        <w:t xml:space="preserve"> </w:t>
      </w:r>
      <w:r>
        <w:t xml:space="preserve">async function call, so instead we’ll pass an </w:t>
      </w:r>
      <w:r w:rsidRPr="001633BF">
        <w:rPr>
          <w:rStyle w:val="Literal"/>
        </w:rPr>
        <w:t>async</w:t>
      </w:r>
      <w:r>
        <w:t xml:space="preserve"> block and explicitly</w:t>
      </w:r>
      <w:r w:rsidR="00A66364">
        <w:t xml:space="preserve"> </w:t>
      </w:r>
      <w:r>
        <w:t xml:space="preserve">await the result of </w:t>
      </w:r>
      <w:r w:rsidR="00E570AE">
        <w:t xml:space="preserve">the </w:t>
      </w:r>
      <w:r w:rsidRPr="001633BF">
        <w:rPr>
          <w:rStyle w:val="Literal"/>
        </w:rPr>
        <w:t>page_title</w:t>
      </w:r>
      <w:r w:rsidR="00E570AE">
        <w:t xml:space="preserve"> call, </w:t>
      </w:r>
      <w:r>
        <w:t>as in Listing 17-4.</w:t>
      </w:r>
    </w:p>
    <w:p w14:paraId="3A1F5EF7" w14:textId="7301CB2E" w:rsidR="007B0A94" w:rsidRDefault="007B0A94" w:rsidP="00A66364">
      <w:pPr>
        <w:pStyle w:val="CodeLabel"/>
      </w:pPr>
      <w:r>
        <w:t>src/main.rs</w:t>
      </w:r>
    </w:p>
    <w:p w14:paraId="608AF089" w14:textId="77777777" w:rsidR="007B0A94" w:rsidRDefault="007B0A94" w:rsidP="00A66364">
      <w:pPr>
        <w:pStyle w:val="Code"/>
      </w:pPr>
      <w:r>
        <w:t xml:space="preserve">fn </w:t>
      </w:r>
      <w:proofErr w:type="gramStart"/>
      <w:r>
        <w:t>main(</w:t>
      </w:r>
      <w:proofErr w:type="gramEnd"/>
      <w:r>
        <w:t>) {</w:t>
      </w:r>
    </w:p>
    <w:p w14:paraId="4D3AAA8F" w14:textId="77777777" w:rsidR="007B0A94" w:rsidRDefault="007B0A94" w:rsidP="00A66364">
      <w:pPr>
        <w:pStyle w:val="Code"/>
      </w:pPr>
      <w:r>
        <w:t xml:space="preserve">    let </w:t>
      </w:r>
      <w:proofErr w:type="spellStart"/>
      <w:r>
        <w:t>args</w:t>
      </w:r>
      <w:proofErr w:type="spellEnd"/>
      <w:r>
        <w:t xml:space="preserve">: </w:t>
      </w:r>
      <w:proofErr w:type="spellStart"/>
      <w:r>
        <w:t>Vec</w:t>
      </w:r>
      <w:proofErr w:type="spellEnd"/>
      <w:r>
        <w:t xml:space="preserve">&lt;String&gt; = </w:t>
      </w:r>
      <w:proofErr w:type="gramStart"/>
      <w:r>
        <w:t>std::</w:t>
      </w:r>
      <w:proofErr w:type="gramEnd"/>
      <w:r>
        <w:t>env::</w:t>
      </w:r>
      <w:proofErr w:type="spellStart"/>
      <w:r>
        <w:t>args</w:t>
      </w:r>
      <w:proofErr w:type="spellEnd"/>
      <w:r>
        <w:t>().collect();</w:t>
      </w:r>
    </w:p>
    <w:p w14:paraId="5EAE1447" w14:textId="77777777" w:rsidR="007B0A94" w:rsidRDefault="007B0A94" w:rsidP="00A66364">
      <w:pPr>
        <w:pStyle w:val="Code"/>
      </w:pPr>
    </w:p>
    <w:p w14:paraId="574CC9F3" w14:textId="77777777" w:rsidR="007B0A94" w:rsidRDefault="007B0A94" w:rsidP="00A66364">
      <w:pPr>
        <w:pStyle w:val="Code"/>
      </w:pPr>
      <w:r>
        <w:t xml:space="preserve">    </w:t>
      </w:r>
      <w:proofErr w:type="gramStart"/>
      <w:r>
        <w:t>trpl::</w:t>
      </w:r>
      <w:proofErr w:type="gramEnd"/>
      <w:r>
        <w:t>run(async {</w:t>
      </w:r>
    </w:p>
    <w:p w14:paraId="37EC472B" w14:textId="77777777" w:rsidR="007B0A94" w:rsidRDefault="007B0A94" w:rsidP="00A66364">
      <w:pPr>
        <w:pStyle w:val="Code"/>
      </w:pPr>
      <w:r>
        <w:t xml:space="preserve">        let </w:t>
      </w:r>
      <w:proofErr w:type="spellStart"/>
      <w:r>
        <w:t>url</w:t>
      </w:r>
      <w:proofErr w:type="spellEnd"/>
      <w:r>
        <w:t xml:space="preserve"> = &amp;</w:t>
      </w:r>
      <w:proofErr w:type="spellStart"/>
      <w:proofErr w:type="gramStart"/>
      <w:r>
        <w:t>args</w:t>
      </w:r>
      <w:proofErr w:type="spellEnd"/>
      <w:r>
        <w:t>[</w:t>
      </w:r>
      <w:proofErr w:type="gramEnd"/>
      <w:r>
        <w:t>1];</w:t>
      </w:r>
    </w:p>
    <w:p w14:paraId="7E7318EE" w14:textId="77777777" w:rsidR="007B0A94" w:rsidRDefault="007B0A94" w:rsidP="00A66364">
      <w:pPr>
        <w:pStyle w:val="Code"/>
      </w:pPr>
      <w:r>
        <w:t xml:space="preserve">        match page_title(url</w:t>
      </w:r>
      <w:proofErr w:type="gramStart"/>
      <w:r>
        <w:t>).await</w:t>
      </w:r>
      <w:proofErr w:type="gramEnd"/>
      <w:r>
        <w:t xml:space="preserve"> {</w:t>
      </w:r>
    </w:p>
    <w:p w14:paraId="20905A46" w14:textId="77777777" w:rsidR="007B0A94" w:rsidRDefault="007B0A94" w:rsidP="00A66364">
      <w:pPr>
        <w:pStyle w:val="Code"/>
      </w:pPr>
      <w:r>
        <w:t xml:space="preserve">            Some(title) =&gt; </w:t>
      </w:r>
      <w:proofErr w:type="gramStart"/>
      <w:r>
        <w:t>println!(</w:t>
      </w:r>
      <w:proofErr w:type="gramEnd"/>
      <w:r>
        <w:t>"The title for {url} was {title}"),</w:t>
      </w:r>
    </w:p>
    <w:p w14:paraId="5CE3F3FD" w14:textId="77777777" w:rsidR="007B0A94" w:rsidRDefault="007B0A94" w:rsidP="00A66364">
      <w:pPr>
        <w:pStyle w:val="Code"/>
      </w:pPr>
      <w:r>
        <w:t xml:space="preserve">            None =&gt; </w:t>
      </w:r>
      <w:proofErr w:type="gramStart"/>
      <w:r>
        <w:t>println!(</w:t>
      </w:r>
      <w:proofErr w:type="gramEnd"/>
      <w:r>
        <w:t>"{url} had no title"),</w:t>
      </w:r>
    </w:p>
    <w:p w14:paraId="30141278" w14:textId="77777777" w:rsidR="007B0A94" w:rsidRDefault="007B0A94" w:rsidP="00A66364">
      <w:pPr>
        <w:pStyle w:val="Code"/>
      </w:pPr>
      <w:r>
        <w:t xml:space="preserve">        }</w:t>
      </w:r>
    </w:p>
    <w:p w14:paraId="0D154C1B" w14:textId="77777777" w:rsidR="007B0A94" w:rsidRDefault="007B0A94" w:rsidP="00A66364">
      <w:pPr>
        <w:pStyle w:val="Code"/>
      </w:pPr>
      <w:r>
        <w:t xml:space="preserve">    })</w:t>
      </w:r>
    </w:p>
    <w:p w14:paraId="0515585E" w14:textId="77777777" w:rsidR="007B0A94" w:rsidRDefault="007B0A94" w:rsidP="00A66364">
      <w:pPr>
        <w:pStyle w:val="Code"/>
      </w:pPr>
      <w:r>
        <w:t>}</w:t>
      </w:r>
    </w:p>
    <w:p w14:paraId="1EEBB63D" w14:textId="77777777" w:rsidR="007B0A94" w:rsidRDefault="007B0A94" w:rsidP="007B0A94">
      <w:pPr>
        <w:pStyle w:val="CodeListingCaption"/>
      </w:pPr>
      <w:r>
        <w:t xml:space="preserve">Awaiting an async block with </w:t>
      </w:r>
      <w:proofErr w:type="gramStart"/>
      <w:r w:rsidRPr="001633BF">
        <w:rPr>
          <w:rStyle w:val="Literal"/>
        </w:rPr>
        <w:t>trpl::</w:t>
      </w:r>
      <w:proofErr w:type="gramEnd"/>
      <w:r w:rsidRPr="001633BF">
        <w:rPr>
          <w:rStyle w:val="Literal"/>
        </w:rPr>
        <w:t>run</w:t>
      </w:r>
    </w:p>
    <w:p w14:paraId="53BAFC74" w14:textId="2548F004" w:rsidR="007B0A94" w:rsidRDefault="007B0A94" w:rsidP="00A66364">
      <w:pPr>
        <w:pStyle w:val="Body"/>
      </w:pPr>
      <w:r>
        <w:t>When we run this</w:t>
      </w:r>
      <w:r w:rsidR="00E570AE">
        <w:t xml:space="preserve"> code</w:t>
      </w:r>
      <w:r>
        <w:t>, we get the behavior we expected initially:</w:t>
      </w:r>
    </w:p>
    <w:p w14:paraId="4773D41E" w14:textId="77777777" w:rsidR="007B0A94" w:rsidRPr="00407426" w:rsidRDefault="007B0A94" w:rsidP="00A66364">
      <w:pPr>
        <w:pStyle w:val="Code"/>
        <w:rPr>
          <w:rStyle w:val="LiteralBold"/>
          <w:rPrChange w:id="200" w:author="Chris Krycho" w:date="2025-01-16T17:05:00Z" w16du:dateUtc="2025-01-17T00:05:00Z">
            <w:rPr/>
          </w:rPrChange>
        </w:rPr>
      </w:pPr>
      <w:r w:rsidRPr="000D5E35">
        <w:t xml:space="preserve">$ </w:t>
      </w:r>
      <w:r w:rsidRPr="00407426">
        <w:rPr>
          <w:rStyle w:val="LiteralBold"/>
          <w:rPrChange w:id="201" w:author="Chris Krycho" w:date="2025-01-16T17:05:00Z" w16du:dateUtc="2025-01-17T00:05:00Z">
            <w:rPr/>
          </w:rPrChange>
        </w:rPr>
        <w:t>cargo run "http://www.rust-lang.org"</w:t>
      </w:r>
    </w:p>
    <w:p w14:paraId="419D64E8" w14:textId="77777777" w:rsidR="007B0A94" w:rsidRDefault="007B0A94" w:rsidP="00A66364">
      <w:pPr>
        <w:pStyle w:val="Code"/>
      </w:pPr>
      <w:r>
        <w:lastRenderedPageBreak/>
        <w:t>The title for http://www.rust-lang.org was</w:t>
      </w:r>
    </w:p>
    <w:p w14:paraId="4E34E23C" w14:textId="77777777" w:rsidR="007B0A94" w:rsidRDefault="007B0A94" w:rsidP="00A66364">
      <w:pPr>
        <w:pStyle w:val="Code"/>
      </w:pPr>
      <w:r>
        <w:t xml:space="preserve">            Rust Programming Language</w:t>
      </w:r>
    </w:p>
    <w:p w14:paraId="5DD7FC59" w14:textId="2E05C613" w:rsidR="007B0A94" w:rsidRDefault="007B0A94" w:rsidP="00A66364">
      <w:pPr>
        <w:pStyle w:val="Body"/>
      </w:pPr>
      <w:r>
        <w:t>Phew</w:t>
      </w:r>
      <w:r w:rsidR="00E570AE">
        <w:t>—</w:t>
      </w:r>
      <w:r>
        <w:t xml:space="preserve">we finally have some working async code! </w:t>
      </w:r>
      <w:r w:rsidR="00E570AE">
        <w:t>But b</w:t>
      </w:r>
      <w:r>
        <w:t xml:space="preserve">efore we add </w:t>
      </w:r>
      <w:r w:rsidR="00E570AE">
        <w:t xml:space="preserve">the </w:t>
      </w:r>
      <w:r>
        <w:t>code to race</w:t>
      </w:r>
      <w:r w:rsidR="00E570AE">
        <w:t xml:space="preserve"> the</w:t>
      </w:r>
      <w:r>
        <w:t xml:space="preserve"> two sites against each other, let’s briefly turn</w:t>
      </w:r>
      <w:r w:rsidR="00A66364">
        <w:t xml:space="preserve"> </w:t>
      </w:r>
      <w:r>
        <w:t>our attention back to how futures work.</w:t>
      </w:r>
    </w:p>
    <w:p w14:paraId="41F8D965" w14:textId="6F645D91" w:rsidR="007B0A94" w:rsidRDefault="007B0A94" w:rsidP="00A66364">
      <w:pPr>
        <w:pStyle w:val="Body"/>
      </w:pPr>
      <w:r>
        <w:t xml:space="preserve">Each </w:t>
      </w:r>
      <w:r w:rsidRPr="001633BF">
        <w:rPr>
          <w:rStyle w:val="Italic"/>
        </w:rPr>
        <w:t>await point</w:t>
      </w:r>
      <w:r>
        <w:t xml:space="preserve">—that is, every place where the code uses the </w:t>
      </w:r>
      <w:r w:rsidRPr="001633BF">
        <w:rPr>
          <w:rStyle w:val="Literal"/>
        </w:rPr>
        <w:t>await</w:t>
      </w:r>
      <w:r w:rsidR="00A66364">
        <w:t xml:space="preserve"> </w:t>
      </w:r>
      <w:r>
        <w:t xml:space="preserve">keyword—represents a place where control </w:t>
      </w:r>
      <w:r w:rsidR="00E570AE">
        <w:t xml:space="preserve">is </w:t>
      </w:r>
      <w:r>
        <w:t>handed back to the runtime. To</w:t>
      </w:r>
      <w:r w:rsidR="00A66364">
        <w:t xml:space="preserve"> </w:t>
      </w:r>
      <w:r>
        <w:t>make that work, Rust needs to keep track of the state involved in the async</w:t>
      </w:r>
      <w:r w:rsidR="00A66364">
        <w:t xml:space="preserve"> </w:t>
      </w:r>
      <w:r>
        <w:t>block so that the runtime can kick off some other work and then come back when</w:t>
      </w:r>
      <w:r w:rsidR="00A66364">
        <w:t xml:space="preserve"> </w:t>
      </w:r>
      <w:r>
        <w:t xml:space="preserve">it’s ready to try advancing </w:t>
      </w:r>
      <w:r w:rsidR="00E570AE">
        <w:t xml:space="preserve">the first </w:t>
      </w:r>
      <w:r>
        <w:t>one again. This is an invisible state machine,</w:t>
      </w:r>
      <w:r w:rsidR="00A66364">
        <w:t xml:space="preserve"> </w:t>
      </w:r>
      <w:r>
        <w:t xml:space="preserve">as if </w:t>
      </w:r>
      <w:r w:rsidR="0052424C">
        <w:t>you’d written</w:t>
      </w:r>
      <w:r>
        <w:t xml:space="preserve"> an enum </w:t>
      </w:r>
      <w:r w:rsidR="00E570AE">
        <w:t>like this</w:t>
      </w:r>
      <w:r>
        <w:t xml:space="preserve"> to save the current state at each </w:t>
      </w:r>
      <w:commentRangeStart w:id="202"/>
      <w:commentRangeStart w:id="203"/>
      <w:del w:id="204" w:author="Chris Krycho" w:date="2025-01-13T17:19:00Z" w16du:dateUtc="2025-01-14T00:19:00Z">
        <w:r w:rsidRPr="001633BF" w:rsidDel="00C53D6E">
          <w:rPr>
            <w:rStyle w:val="Literal"/>
          </w:rPr>
          <w:delText>await</w:delText>
        </w:r>
        <w:r w:rsidR="00A66364" w:rsidDel="00C53D6E">
          <w:delText xml:space="preserve"> </w:delText>
        </w:r>
      </w:del>
      <w:ins w:id="205" w:author="Chris Krycho" w:date="2025-01-13T17:19:00Z" w16du:dateUtc="2025-01-14T00:19:00Z">
        <w:r w:rsidR="00C53D6E">
          <w:t xml:space="preserve">await </w:t>
        </w:r>
      </w:ins>
      <w:r>
        <w:t>point</w:t>
      </w:r>
      <w:commentRangeEnd w:id="202"/>
      <w:r w:rsidR="004C1B99">
        <w:rPr>
          <w:rStyle w:val="CommentReference"/>
          <w:rFonts w:ascii="Times New Roman" w:hAnsi="Times New Roman" w:cs="Times New Roman"/>
          <w:color w:val="auto"/>
          <w:lang w:val="en-CA"/>
        </w:rPr>
        <w:commentReference w:id="202"/>
      </w:r>
      <w:commentRangeEnd w:id="203"/>
      <w:r w:rsidR="00C21AB4">
        <w:rPr>
          <w:rStyle w:val="CommentReference"/>
          <w:rFonts w:ascii="Times New Roman" w:hAnsi="Times New Roman" w:cs="Times New Roman"/>
          <w:color w:val="auto"/>
          <w:lang w:val="en-CA"/>
        </w:rPr>
        <w:commentReference w:id="203"/>
      </w:r>
      <w:r>
        <w:t>:</w:t>
      </w:r>
    </w:p>
    <w:p w14:paraId="02B8C339" w14:textId="77777777" w:rsidR="007B0A94" w:rsidRDefault="007B0A94" w:rsidP="00A66364">
      <w:pPr>
        <w:pStyle w:val="Code"/>
      </w:pPr>
      <w:r>
        <w:t>enum PageTitleFuture&lt;'a&gt; {</w:t>
      </w:r>
    </w:p>
    <w:p w14:paraId="052618C9" w14:textId="77777777" w:rsidR="007B0A94" w:rsidRDefault="007B0A94" w:rsidP="00A66364">
      <w:pPr>
        <w:pStyle w:val="Code"/>
      </w:pPr>
      <w:r>
        <w:t xml:space="preserve">    Initial </w:t>
      </w:r>
      <w:proofErr w:type="gramStart"/>
      <w:r>
        <w:t>{ url</w:t>
      </w:r>
      <w:proofErr w:type="gramEnd"/>
      <w:r>
        <w:t>: &amp;'a str },</w:t>
      </w:r>
    </w:p>
    <w:p w14:paraId="2191778B" w14:textId="77777777" w:rsidR="007B0A94" w:rsidRDefault="007B0A94" w:rsidP="00A66364">
      <w:pPr>
        <w:pStyle w:val="Code"/>
      </w:pPr>
      <w:r>
        <w:t xml:space="preserve">    GetAwaitPoint </w:t>
      </w:r>
      <w:proofErr w:type="gramStart"/>
      <w:r>
        <w:t>{ url</w:t>
      </w:r>
      <w:proofErr w:type="gramEnd"/>
      <w:r>
        <w:t>: &amp;'a str },</w:t>
      </w:r>
    </w:p>
    <w:p w14:paraId="64A3D386" w14:textId="77777777" w:rsidR="007B0A94" w:rsidRDefault="007B0A94" w:rsidP="00A66364">
      <w:pPr>
        <w:pStyle w:val="Code"/>
      </w:pPr>
      <w:r>
        <w:t xml:space="preserve">    TextAwaitPoint </w:t>
      </w:r>
      <w:proofErr w:type="gramStart"/>
      <w:r>
        <w:t>{ response</w:t>
      </w:r>
      <w:proofErr w:type="gramEnd"/>
      <w:r>
        <w:t>: trpl::Response },</w:t>
      </w:r>
    </w:p>
    <w:p w14:paraId="7BF6B18A" w14:textId="77777777" w:rsidR="007B0A94" w:rsidRDefault="007B0A94" w:rsidP="00A66364">
      <w:pPr>
        <w:pStyle w:val="Code"/>
      </w:pPr>
      <w:r>
        <w:t>}</w:t>
      </w:r>
    </w:p>
    <w:p w14:paraId="4205F09F" w14:textId="35F776FE" w:rsidR="007B0A94" w:rsidRDefault="007B0A94" w:rsidP="00A66364">
      <w:pPr>
        <w:pStyle w:val="Body"/>
      </w:pPr>
      <w:r>
        <w:t>Writing the code to transition between each state by hand would be tedious and</w:t>
      </w:r>
      <w:r w:rsidR="00A66364">
        <w:t xml:space="preserve"> </w:t>
      </w:r>
      <w:r>
        <w:t xml:space="preserve">error-prone, </w:t>
      </w:r>
      <w:r w:rsidR="0052424C">
        <w:t xml:space="preserve">however, </w:t>
      </w:r>
      <w:r>
        <w:t xml:space="preserve">especially when </w:t>
      </w:r>
      <w:r w:rsidR="00E570AE">
        <w:t xml:space="preserve">you need to add </w:t>
      </w:r>
      <w:r>
        <w:t>more functionality and more states to the</w:t>
      </w:r>
      <w:r w:rsidR="00A66364">
        <w:t xml:space="preserve"> </w:t>
      </w:r>
      <w:r>
        <w:t xml:space="preserve">code later. </w:t>
      </w:r>
      <w:r w:rsidR="00E570AE">
        <w:t>Fortunately</w:t>
      </w:r>
      <w:r>
        <w:t>, the Rust compiler creates and manages the state machine</w:t>
      </w:r>
      <w:r w:rsidR="00A66364">
        <w:t xml:space="preserve"> </w:t>
      </w:r>
      <w:r>
        <w:t xml:space="preserve">data structures for async code automatically. </w:t>
      </w:r>
      <w:r w:rsidR="00E570AE">
        <w:t>T</w:t>
      </w:r>
      <w:r>
        <w:t>he</w:t>
      </w:r>
      <w:r w:rsidR="00A66364">
        <w:t xml:space="preserve"> </w:t>
      </w:r>
      <w:r>
        <w:t>normal borrowing and ownership rules around data structures all</w:t>
      </w:r>
      <w:r w:rsidR="00E570AE">
        <w:t xml:space="preserve"> still</w:t>
      </w:r>
      <w:r>
        <w:t xml:space="preserve"> apply</w:t>
      </w:r>
      <w:r w:rsidR="00E570AE">
        <w:t xml:space="preserve">, </w:t>
      </w:r>
      <w:commentRangeStart w:id="206"/>
      <w:del w:id="207" w:author="Chris Krycho" w:date="2025-01-13T17:21:00Z" w16du:dateUtc="2025-01-14T00:21:00Z">
        <w:r w:rsidR="00E570AE" w:rsidDel="00E43D02">
          <w:delText>but</w:delText>
        </w:r>
      </w:del>
      <w:ins w:id="208" w:author="Chris Krycho" w:date="2025-01-13T17:21:00Z" w16du:dateUtc="2025-01-14T00:21:00Z">
        <w:r w:rsidR="00E43D02">
          <w:t>and</w:t>
        </w:r>
      </w:ins>
      <w:commentRangeEnd w:id="206"/>
      <w:ins w:id="209" w:author="Chris Krycho" w:date="2025-01-13T17:23:00Z" w16du:dateUtc="2025-01-14T00:23:00Z">
        <w:r w:rsidR="00E43D02">
          <w:rPr>
            <w:rStyle w:val="CommentReference"/>
            <w:rFonts w:ascii="Times New Roman" w:hAnsi="Times New Roman" w:cs="Times New Roman"/>
            <w:color w:val="auto"/>
            <w:lang w:val="en-CA"/>
          </w:rPr>
          <w:commentReference w:id="206"/>
        </w:r>
      </w:ins>
      <w:r w:rsidR="00E570AE">
        <w:t xml:space="preserve"> h</w:t>
      </w:r>
      <w:r>
        <w:t>appily,</w:t>
      </w:r>
      <w:r w:rsidR="00A66364">
        <w:t xml:space="preserve"> </w:t>
      </w:r>
      <w:r>
        <w:t xml:space="preserve">the compiler also handles checking those for us and </w:t>
      </w:r>
      <w:r w:rsidR="00E570AE">
        <w:t xml:space="preserve">provides useful </w:t>
      </w:r>
      <w:r>
        <w:t>error messages.</w:t>
      </w:r>
      <w:r w:rsidR="00A66364">
        <w:t xml:space="preserve"> </w:t>
      </w:r>
      <w:r>
        <w:t>We’ll work through a few of those later in the chapter</w:t>
      </w:r>
      <w:r w:rsidR="00E570AE">
        <w:t>.</w:t>
      </w:r>
    </w:p>
    <w:p w14:paraId="78ECD668" w14:textId="251ED73A" w:rsidR="007B0A94" w:rsidRDefault="007B0A94" w:rsidP="00A66364">
      <w:pPr>
        <w:pStyle w:val="Body"/>
      </w:pPr>
      <w:r>
        <w:t xml:space="preserve">Ultimately, something </w:t>
      </w:r>
      <w:proofErr w:type="gramStart"/>
      <w:r>
        <w:t>has to</w:t>
      </w:r>
      <w:proofErr w:type="gramEnd"/>
      <w:r>
        <w:t xml:space="preserve"> execute </w:t>
      </w:r>
      <w:r w:rsidR="0052424C">
        <w:t xml:space="preserve">this </w:t>
      </w:r>
      <w:r>
        <w:t>state machine</w:t>
      </w:r>
      <w:r w:rsidR="0052424C">
        <w:t>, and t</w:t>
      </w:r>
      <w:r>
        <w:t>hat something is a</w:t>
      </w:r>
      <w:r w:rsidR="00A66364">
        <w:t xml:space="preserve"> </w:t>
      </w:r>
      <w:r>
        <w:t xml:space="preserve">runtime. (This is why you may come across references to </w:t>
      </w:r>
      <w:r w:rsidRPr="001633BF">
        <w:rPr>
          <w:rStyle w:val="Italic"/>
        </w:rPr>
        <w:t>executors</w:t>
      </w:r>
      <w:r w:rsidR="00A66364">
        <w:t xml:space="preserve"> </w:t>
      </w:r>
      <w:r>
        <w:t>when looking into runtimes: an executor is the part of a runtime responsible for</w:t>
      </w:r>
      <w:r w:rsidR="00A66364">
        <w:t xml:space="preserve"> </w:t>
      </w:r>
      <w:r>
        <w:t>executing the async code.)</w:t>
      </w:r>
    </w:p>
    <w:p w14:paraId="30EA3B09" w14:textId="4F4A34E7" w:rsidR="007B0A94" w:rsidRDefault="007B0A94" w:rsidP="00A66364">
      <w:pPr>
        <w:pStyle w:val="Body"/>
      </w:pPr>
      <w:r>
        <w:t xml:space="preserve">Now </w:t>
      </w:r>
      <w:r w:rsidR="0052424C">
        <w:t xml:space="preserve">you </w:t>
      </w:r>
      <w:r>
        <w:t xml:space="preserve">can </w:t>
      </w:r>
      <w:r w:rsidR="0052424C">
        <w:t xml:space="preserve">see </w:t>
      </w:r>
      <w:r>
        <w:t xml:space="preserve">why the compiler stopped us from making </w:t>
      </w:r>
      <w:r w:rsidRPr="001633BF">
        <w:rPr>
          <w:rStyle w:val="Literal"/>
        </w:rPr>
        <w:t>main</w:t>
      </w:r>
      <w:r>
        <w:t xml:space="preserve"> itself an</w:t>
      </w:r>
      <w:r w:rsidR="00A66364">
        <w:t xml:space="preserve"> </w:t>
      </w:r>
      <w:r>
        <w:t xml:space="preserve">async function back in Listing 17-3. If </w:t>
      </w:r>
      <w:r w:rsidRPr="001633BF">
        <w:rPr>
          <w:rStyle w:val="Literal"/>
        </w:rPr>
        <w:t>main</w:t>
      </w:r>
      <w:r>
        <w:t xml:space="preserve"> were an async function, something</w:t>
      </w:r>
      <w:r w:rsidR="00A66364">
        <w:t xml:space="preserve"> </w:t>
      </w:r>
      <w:r>
        <w:t xml:space="preserve">else would need to manage the state machine for whatever future </w:t>
      </w:r>
      <w:r w:rsidRPr="001633BF">
        <w:rPr>
          <w:rStyle w:val="Literal"/>
        </w:rPr>
        <w:t>main</w:t>
      </w:r>
      <w:r>
        <w:t xml:space="preserve"> returned,</w:t>
      </w:r>
      <w:r w:rsidR="00A66364">
        <w:t xml:space="preserve"> </w:t>
      </w:r>
      <w:r>
        <w:t xml:space="preserve">but </w:t>
      </w:r>
      <w:r w:rsidRPr="001633BF">
        <w:rPr>
          <w:rStyle w:val="Literal"/>
        </w:rPr>
        <w:t>main</w:t>
      </w:r>
      <w:r>
        <w:t xml:space="preserve"> is the starting point for the program! Instead, we call</w:t>
      </w:r>
      <w:r w:rsidR="0052424C">
        <w:t>ed</w:t>
      </w:r>
      <w:r>
        <w:t xml:space="preserve"> the</w:t>
      </w:r>
      <w:r w:rsidR="00A66364">
        <w:t xml:space="preserve"> </w:t>
      </w:r>
      <w:proofErr w:type="gramStart"/>
      <w:r w:rsidRPr="001633BF">
        <w:rPr>
          <w:rStyle w:val="Literal"/>
        </w:rPr>
        <w:t>trpl::</w:t>
      </w:r>
      <w:proofErr w:type="gramEnd"/>
      <w:r w:rsidRPr="001633BF">
        <w:rPr>
          <w:rStyle w:val="Literal"/>
        </w:rPr>
        <w:t>run</w:t>
      </w:r>
      <w:r>
        <w:t xml:space="preserve"> function in </w:t>
      </w:r>
      <w:r w:rsidRPr="001633BF">
        <w:rPr>
          <w:rStyle w:val="Literal"/>
        </w:rPr>
        <w:t>main</w:t>
      </w:r>
      <w:r w:rsidR="0052424C">
        <w:t xml:space="preserve"> to set</w:t>
      </w:r>
      <w:r>
        <w:t xml:space="preserve"> up a runtime and run the future</w:t>
      </w:r>
      <w:r w:rsidR="00A66364">
        <w:t xml:space="preserve"> </w:t>
      </w:r>
      <w:r>
        <w:t xml:space="preserve">returned by the </w:t>
      </w:r>
      <w:r w:rsidRPr="001633BF">
        <w:rPr>
          <w:rStyle w:val="Literal"/>
        </w:rPr>
        <w:t>async</w:t>
      </w:r>
      <w:r>
        <w:t xml:space="preserve"> block until it returns </w:t>
      </w:r>
      <w:r w:rsidRPr="001633BF">
        <w:rPr>
          <w:rStyle w:val="Literal"/>
        </w:rPr>
        <w:t>Ready</w:t>
      </w:r>
      <w:r>
        <w:t>.</w:t>
      </w:r>
    </w:p>
    <w:p w14:paraId="24E78749" w14:textId="526B15B9" w:rsidR="007B0A94" w:rsidRDefault="007B0A94" w:rsidP="00A66364">
      <w:pPr>
        <w:pStyle w:val="Note"/>
      </w:pPr>
      <w:r w:rsidRPr="00A66364">
        <w:rPr>
          <w:rStyle w:val="NoteHead"/>
        </w:rPr>
        <w:t>Note</w:t>
      </w:r>
      <w:r w:rsidR="00A66364">
        <w:tab/>
      </w:r>
      <w:r w:rsidR="00DB58A9">
        <w:t xml:space="preserve">Some </w:t>
      </w:r>
      <w:r>
        <w:t xml:space="preserve">runtimes provide macros so you </w:t>
      </w:r>
      <w:r w:rsidRPr="001633BF">
        <w:rPr>
          <w:rStyle w:val="Italic"/>
        </w:rPr>
        <w:t>can</w:t>
      </w:r>
      <w:r>
        <w:t xml:space="preserve"> write an async</w:t>
      </w:r>
      <w:r w:rsidR="00A66364">
        <w:t xml:space="preserve"> </w:t>
      </w:r>
      <w:r w:rsidRPr="002C3932">
        <w:rPr>
          <w:rStyle w:val="Literal"/>
        </w:rPr>
        <w:t>main</w:t>
      </w:r>
      <w:r>
        <w:t xml:space="preserve"> function. Those macros rewrite </w:t>
      </w:r>
      <w:r w:rsidRPr="001633BF">
        <w:rPr>
          <w:rStyle w:val="Literal"/>
        </w:rPr>
        <w:t xml:space="preserve">async fn </w:t>
      </w:r>
      <w:proofErr w:type="gramStart"/>
      <w:r w:rsidRPr="001633BF">
        <w:rPr>
          <w:rStyle w:val="Literal"/>
        </w:rPr>
        <w:t>main(</w:t>
      </w:r>
      <w:proofErr w:type="gramEnd"/>
      <w:r w:rsidRPr="001633BF">
        <w:rPr>
          <w:rStyle w:val="Literal"/>
        </w:rPr>
        <w:t>) { ... }</w:t>
      </w:r>
      <w:r>
        <w:t xml:space="preserve"> to be a normal </w:t>
      </w:r>
      <w:r w:rsidRPr="001633BF">
        <w:rPr>
          <w:rStyle w:val="Literal"/>
        </w:rPr>
        <w:t>fn main</w:t>
      </w:r>
      <w:r w:rsidR="008D4A51">
        <w:t>,</w:t>
      </w:r>
      <w:r>
        <w:t xml:space="preserve"> which does the same thing we did by hand in Listing 17-5: call a function </w:t>
      </w:r>
      <w:r w:rsidR="008D4A51">
        <w:t xml:space="preserve">that </w:t>
      </w:r>
      <w:r>
        <w:t xml:space="preserve">runs a future to completion the way </w:t>
      </w:r>
      <w:r w:rsidRPr="001633BF">
        <w:rPr>
          <w:rStyle w:val="Literal"/>
        </w:rPr>
        <w:t>trpl::run</w:t>
      </w:r>
      <w:r>
        <w:t xml:space="preserve"> does.</w:t>
      </w:r>
    </w:p>
    <w:p w14:paraId="00B0F96E" w14:textId="4BEFF14B" w:rsidR="00096C5C" w:rsidRDefault="008D4A51" w:rsidP="00A66364">
      <w:pPr>
        <w:pStyle w:val="Body"/>
      </w:pPr>
      <w:r>
        <w:t xml:space="preserve">Now let’s </w:t>
      </w:r>
      <w:r w:rsidR="007B0A94">
        <w:t>put these pieces together and see how we can write concurrent code</w:t>
      </w:r>
      <w:r w:rsidR="00096C5C">
        <w:t>.</w:t>
      </w:r>
    </w:p>
    <w:p w14:paraId="41A2C392" w14:textId="006883DF" w:rsidR="00096C5C" w:rsidRDefault="00096C5C" w:rsidP="002C3932">
      <w:pPr>
        <w:pStyle w:val="HeadB"/>
      </w:pPr>
      <w:bookmarkStart w:id="210" w:name="_Toc187998596"/>
      <w:r>
        <w:t>Racing</w:t>
      </w:r>
      <w:r w:rsidR="00EB07F6">
        <w:t xml:space="preserve"> Our</w:t>
      </w:r>
      <w:r>
        <w:t xml:space="preserve"> Two URLs</w:t>
      </w:r>
      <w:r w:rsidR="00EB07F6">
        <w:t xml:space="preserve"> Against Each Other</w:t>
      </w:r>
      <w:bookmarkEnd w:id="210"/>
    </w:p>
    <w:p w14:paraId="613DCC24" w14:textId="5951D11D" w:rsidR="007B0A94" w:rsidRDefault="00096C5C" w:rsidP="00A66364">
      <w:pPr>
        <w:pStyle w:val="Body"/>
      </w:pPr>
      <w:r>
        <w:t xml:space="preserve">In Listing 17-5, we call </w:t>
      </w:r>
      <w:r w:rsidR="007B0A94" w:rsidRPr="001633BF">
        <w:rPr>
          <w:rStyle w:val="Literal"/>
        </w:rPr>
        <w:t>page_title</w:t>
      </w:r>
      <w:r w:rsidR="007B0A94">
        <w:t xml:space="preserve"> with two different URLs passed in from the command line</w:t>
      </w:r>
      <w:r w:rsidR="00A66364">
        <w:t xml:space="preserve"> </w:t>
      </w:r>
      <w:r w:rsidR="007B0A94">
        <w:t xml:space="preserve">and </w:t>
      </w:r>
      <w:r w:rsidR="008D4A51">
        <w:t xml:space="preserve">race </w:t>
      </w:r>
      <w:r w:rsidR="007B0A94">
        <w:t>them.</w:t>
      </w:r>
    </w:p>
    <w:p w14:paraId="1ACD6C01" w14:textId="47233ED4" w:rsidR="007B0A94" w:rsidRDefault="007B0A94" w:rsidP="00A66364">
      <w:pPr>
        <w:pStyle w:val="CodeLabel"/>
      </w:pPr>
      <w:r>
        <w:t>src/main.rs</w:t>
      </w:r>
    </w:p>
    <w:p w14:paraId="55B51D8E" w14:textId="77777777" w:rsidR="007B0A94" w:rsidRDefault="007B0A94" w:rsidP="00A66364">
      <w:pPr>
        <w:pStyle w:val="Code"/>
      </w:pPr>
      <w:r>
        <w:t xml:space="preserve">use </w:t>
      </w:r>
      <w:proofErr w:type="gramStart"/>
      <w:r>
        <w:t>trpl::</w:t>
      </w:r>
      <w:proofErr w:type="gramEnd"/>
      <w:r>
        <w:t>{Either, Html};</w:t>
      </w:r>
    </w:p>
    <w:p w14:paraId="203BBD76" w14:textId="77777777" w:rsidR="007B0A94" w:rsidRDefault="007B0A94" w:rsidP="00A66364">
      <w:pPr>
        <w:pStyle w:val="Code"/>
      </w:pPr>
    </w:p>
    <w:p w14:paraId="2EE0086C" w14:textId="77777777" w:rsidR="007B0A94" w:rsidRDefault="007B0A94" w:rsidP="00A66364">
      <w:pPr>
        <w:pStyle w:val="Code"/>
      </w:pPr>
      <w:r>
        <w:t xml:space="preserve">fn </w:t>
      </w:r>
      <w:proofErr w:type="gramStart"/>
      <w:r>
        <w:t>main(</w:t>
      </w:r>
      <w:proofErr w:type="gramEnd"/>
      <w:r>
        <w:t>) {</w:t>
      </w:r>
    </w:p>
    <w:p w14:paraId="63AFE5AF" w14:textId="77777777" w:rsidR="007B0A94" w:rsidRDefault="007B0A94" w:rsidP="00A66364">
      <w:pPr>
        <w:pStyle w:val="Code"/>
      </w:pPr>
      <w:r>
        <w:t xml:space="preserve">    let </w:t>
      </w:r>
      <w:proofErr w:type="spellStart"/>
      <w:r>
        <w:t>args</w:t>
      </w:r>
      <w:proofErr w:type="spellEnd"/>
      <w:r>
        <w:t xml:space="preserve">: </w:t>
      </w:r>
      <w:proofErr w:type="spellStart"/>
      <w:r>
        <w:t>Vec</w:t>
      </w:r>
      <w:proofErr w:type="spellEnd"/>
      <w:r>
        <w:t xml:space="preserve">&lt;String&gt; = </w:t>
      </w:r>
      <w:proofErr w:type="gramStart"/>
      <w:r>
        <w:t>std::</w:t>
      </w:r>
      <w:proofErr w:type="gramEnd"/>
      <w:r>
        <w:t>env::</w:t>
      </w:r>
      <w:proofErr w:type="spellStart"/>
      <w:r>
        <w:t>args</w:t>
      </w:r>
      <w:proofErr w:type="spellEnd"/>
      <w:r>
        <w:t>().collect();</w:t>
      </w:r>
    </w:p>
    <w:p w14:paraId="6E0B4B3B" w14:textId="77777777" w:rsidR="007B0A94" w:rsidRDefault="007B0A94" w:rsidP="00A66364">
      <w:pPr>
        <w:pStyle w:val="Code"/>
      </w:pPr>
    </w:p>
    <w:p w14:paraId="4251FC69" w14:textId="77777777" w:rsidR="007B0A94" w:rsidRDefault="007B0A94" w:rsidP="00A66364">
      <w:pPr>
        <w:pStyle w:val="Code"/>
      </w:pPr>
      <w:r>
        <w:t xml:space="preserve">    </w:t>
      </w:r>
      <w:proofErr w:type="gramStart"/>
      <w:r>
        <w:t>trpl::</w:t>
      </w:r>
      <w:proofErr w:type="gramEnd"/>
      <w:r>
        <w:t>run(async {</w:t>
      </w:r>
    </w:p>
    <w:p w14:paraId="5E4D2A39" w14:textId="77777777" w:rsidR="007B0A94" w:rsidRDefault="007B0A94" w:rsidP="00A66364">
      <w:pPr>
        <w:pStyle w:val="Code"/>
      </w:pPr>
      <w:r>
        <w:t xml:space="preserve">        let title_fut_1 = </w:t>
      </w:r>
      <w:proofErr w:type="spellStart"/>
      <w:r>
        <w:t>page_title</w:t>
      </w:r>
      <w:proofErr w:type="spellEnd"/>
      <w:r>
        <w:t>(&amp;</w:t>
      </w:r>
      <w:proofErr w:type="spellStart"/>
      <w:proofErr w:type="gramStart"/>
      <w:r>
        <w:t>args</w:t>
      </w:r>
      <w:proofErr w:type="spellEnd"/>
      <w:r>
        <w:t>[</w:t>
      </w:r>
      <w:proofErr w:type="gramEnd"/>
      <w:r>
        <w:t>1]);</w:t>
      </w:r>
    </w:p>
    <w:p w14:paraId="5159C3FE" w14:textId="77777777" w:rsidR="007B0A94" w:rsidRDefault="007B0A94" w:rsidP="00A66364">
      <w:pPr>
        <w:pStyle w:val="Code"/>
      </w:pPr>
      <w:r>
        <w:t xml:space="preserve">        let title_fut_2 = </w:t>
      </w:r>
      <w:proofErr w:type="spellStart"/>
      <w:r>
        <w:t>page_title</w:t>
      </w:r>
      <w:proofErr w:type="spellEnd"/>
      <w:r>
        <w:t>(&amp;</w:t>
      </w:r>
      <w:proofErr w:type="spellStart"/>
      <w:proofErr w:type="gramStart"/>
      <w:r>
        <w:t>args</w:t>
      </w:r>
      <w:proofErr w:type="spellEnd"/>
      <w:r>
        <w:t>[</w:t>
      </w:r>
      <w:proofErr w:type="gramEnd"/>
      <w:r>
        <w:t>2]);</w:t>
      </w:r>
    </w:p>
    <w:p w14:paraId="7BC0C7B4" w14:textId="77777777" w:rsidR="007B0A94" w:rsidRDefault="007B0A94" w:rsidP="00A66364">
      <w:pPr>
        <w:pStyle w:val="Code"/>
      </w:pPr>
    </w:p>
    <w:p w14:paraId="2DBA3BD4" w14:textId="77777777" w:rsidR="007B0A94" w:rsidRDefault="007B0A94" w:rsidP="00A66364">
      <w:pPr>
        <w:pStyle w:val="Code"/>
      </w:pPr>
      <w:r>
        <w:t xml:space="preserve">        let (</w:t>
      </w:r>
      <w:proofErr w:type="spellStart"/>
      <w:r>
        <w:t>url</w:t>
      </w:r>
      <w:proofErr w:type="spellEnd"/>
      <w:r>
        <w:t xml:space="preserve">, </w:t>
      </w:r>
      <w:proofErr w:type="spellStart"/>
      <w:r>
        <w:t>maybe_title</w:t>
      </w:r>
      <w:proofErr w:type="spellEnd"/>
      <w:r>
        <w:t>) =</w:t>
      </w:r>
    </w:p>
    <w:p w14:paraId="5C95FC05" w14:textId="77777777" w:rsidR="007B0A94" w:rsidRDefault="007B0A94" w:rsidP="00A66364">
      <w:pPr>
        <w:pStyle w:val="Code"/>
      </w:pPr>
      <w:r>
        <w:t xml:space="preserve">            match </w:t>
      </w:r>
      <w:proofErr w:type="gramStart"/>
      <w:r>
        <w:t>trpl::</w:t>
      </w:r>
      <w:proofErr w:type="gramEnd"/>
      <w:r>
        <w:t>race(title_fut_1, title_fut_2).await {</w:t>
      </w:r>
    </w:p>
    <w:p w14:paraId="00F23B04" w14:textId="77777777" w:rsidR="007B0A94" w:rsidRDefault="007B0A94" w:rsidP="00A66364">
      <w:pPr>
        <w:pStyle w:val="Code"/>
      </w:pPr>
      <w:r>
        <w:t xml:space="preserve">                </w:t>
      </w:r>
      <w:proofErr w:type="gramStart"/>
      <w:r>
        <w:t>Either::</w:t>
      </w:r>
      <w:proofErr w:type="gramEnd"/>
      <w:r>
        <w:t>Left(left) =&gt; left,</w:t>
      </w:r>
    </w:p>
    <w:p w14:paraId="67CEAAD8" w14:textId="77777777" w:rsidR="007B0A94" w:rsidRDefault="007B0A94" w:rsidP="00A66364">
      <w:pPr>
        <w:pStyle w:val="Code"/>
      </w:pPr>
      <w:r>
        <w:lastRenderedPageBreak/>
        <w:t xml:space="preserve">                </w:t>
      </w:r>
      <w:proofErr w:type="gramStart"/>
      <w:r>
        <w:t>Either::</w:t>
      </w:r>
      <w:proofErr w:type="gramEnd"/>
      <w:r>
        <w:t>Right(right) =&gt; right,</w:t>
      </w:r>
    </w:p>
    <w:p w14:paraId="7E7D089E" w14:textId="77777777" w:rsidR="007B0A94" w:rsidRDefault="007B0A94" w:rsidP="00A66364">
      <w:pPr>
        <w:pStyle w:val="Code"/>
      </w:pPr>
      <w:r>
        <w:t xml:space="preserve">            };</w:t>
      </w:r>
    </w:p>
    <w:p w14:paraId="1DC08D23" w14:textId="77777777" w:rsidR="007B0A94" w:rsidRDefault="007B0A94" w:rsidP="00A66364">
      <w:pPr>
        <w:pStyle w:val="Code"/>
      </w:pPr>
    </w:p>
    <w:p w14:paraId="7EF3353A" w14:textId="77777777" w:rsidR="007B0A94" w:rsidRDefault="007B0A94" w:rsidP="00A66364">
      <w:pPr>
        <w:pStyle w:val="Code"/>
      </w:pPr>
      <w:r>
        <w:t xml:space="preserve">        </w:t>
      </w:r>
      <w:proofErr w:type="gramStart"/>
      <w:r>
        <w:t>println!(</w:t>
      </w:r>
      <w:proofErr w:type="gramEnd"/>
      <w:r>
        <w:t>"{url} returned first");</w:t>
      </w:r>
    </w:p>
    <w:p w14:paraId="534DF724" w14:textId="77777777" w:rsidR="007B0A94" w:rsidRDefault="007B0A94" w:rsidP="00A66364">
      <w:pPr>
        <w:pStyle w:val="Code"/>
      </w:pPr>
      <w:r>
        <w:t xml:space="preserve">        match </w:t>
      </w:r>
      <w:proofErr w:type="spellStart"/>
      <w:r>
        <w:t>maybe_title</w:t>
      </w:r>
      <w:proofErr w:type="spellEnd"/>
      <w:r>
        <w:t xml:space="preserve"> {</w:t>
      </w:r>
    </w:p>
    <w:p w14:paraId="710F10B1" w14:textId="77777777" w:rsidR="007B0A94" w:rsidRDefault="007B0A94" w:rsidP="00A66364">
      <w:pPr>
        <w:pStyle w:val="Code"/>
      </w:pPr>
      <w:r>
        <w:t xml:space="preserve">            Some(title) =&gt; </w:t>
      </w:r>
      <w:proofErr w:type="gramStart"/>
      <w:r>
        <w:t>println!(</w:t>
      </w:r>
      <w:proofErr w:type="gramEnd"/>
      <w:r>
        <w:t>"Its page title is: '{title}'"),</w:t>
      </w:r>
    </w:p>
    <w:p w14:paraId="6A0056BA" w14:textId="77777777" w:rsidR="007B0A94" w:rsidRDefault="007B0A94" w:rsidP="00A66364">
      <w:pPr>
        <w:pStyle w:val="Code"/>
      </w:pPr>
      <w:r>
        <w:t xml:space="preserve">            None =&gt; </w:t>
      </w:r>
      <w:proofErr w:type="gramStart"/>
      <w:r>
        <w:t>println!(</w:t>
      </w:r>
      <w:proofErr w:type="gramEnd"/>
      <w:r>
        <w:t>"Its title could not be parsed."),</w:t>
      </w:r>
    </w:p>
    <w:p w14:paraId="2A0C0426" w14:textId="77777777" w:rsidR="007B0A94" w:rsidRDefault="007B0A94" w:rsidP="00A66364">
      <w:pPr>
        <w:pStyle w:val="Code"/>
      </w:pPr>
      <w:r>
        <w:t xml:space="preserve">        }</w:t>
      </w:r>
    </w:p>
    <w:p w14:paraId="2A07F2D5" w14:textId="77777777" w:rsidR="007B0A94" w:rsidRDefault="007B0A94" w:rsidP="00A66364">
      <w:pPr>
        <w:pStyle w:val="Code"/>
      </w:pPr>
      <w:r>
        <w:t xml:space="preserve">    })</w:t>
      </w:r>
    </w:p>
    <w:p w14:paraId="0DFBA4BB" w14:textId="77777777" w:rsidR="007B0A94" w:rsidRDefault="007B0A94" w:rsidP="00A66364">
      <w:pPr>
        <w:pStyle w:val="Code"/>
      </w:pPr>
      <w:r>
        <w:t>}</w:t>
      </w:r>
    </w:p>
    <w:p w14:paraId="09EB5B20" w14:textId="77777777" w:rsidR="007B0A94" w:rsidRDefault="007B0A94" w:rsidP="00A66364">
      <w:pPr>
        <w:pStyle w:val="Code"/>
      </w:pPr>
    </w:p>
    <w:p w14:paraId="25138F27" w14:textId="77777777" w:rsidR="007B0A94" w:rsidRDefault="007B0A94" w:rsidP="00A66364">
      <w:pPr>
        <w:pStyle w:val="Code"/>
      </w:pPr>
      <w:r>
        <w:t>async fn page_</w:t>
      </w:r>
      <w:proofErr w:type="gramStart"/>
      <w:r>
        <w:t>title(</w:t>
      </w:r>
      <w:proofErr w:type="gramEnd"/>
      <w:r>
        <w:t>url: &amp;str) -&gt; (&amp;str, Option&lt;String&gt;) {</w:t>
      </w:r>
    </w:p>
    <w:p w14:paraId="7A678B4E" w14:textId="77777777" w:rsidR="007B0A94" w:rsidRDefault="007B0A94" w:rsidP="00A66364">
      <w:pPr>
        <w:pStyle w:val="Code"/>
      </w:pPr>
      <w:r>
        <w:t xml:space="preserve">    let text = </w:t>
      </w:r>
      <w:proofErr w:type="spellStart"/>
      <w:proofErr w:type="gramStart"/>
      <w:r>
        <w:t>trpl</w:t>
      </w:r>
      <w:proofErr w:type="spellEnd"/>
      <w:r>
        <w:t>::</w:t>
      </w:r>
      <w:proofErr w:type="gramEnd"/>
      <w:r>
        <w:t>get(</w:t>
      </w:r>
      <w:proofErr w:type="spellStart"/>
      <w:r>
        <w:t>url</w:t>
      </w:r>
      <w:proofErr w:type="spellEnd"/>
      <w:r>
        <w:t>).</w:t>
      </w:r>
      <w:proofErr w:type="spellStart"/>
      <w:r>
        <w:t>await.text</w:t>
      </w:r>
      <w:proofErr w:type="spellEnd"/>
      <w:r>
        <w:t>().await;</w:t>
      </w:r>
    </w:p>
    <w:p w14:paraId="71581BC1" w14:textId="77777777" w:rsidR="007B0A94" w:rsidRDefault="007B0A94" w:rsidP="00A66364">
      <w:pPr>
        <w:pStyle w:val="Code"/>
      </w:pPr>
      <w:r>
        <w:t xml:space="preserve">    let title = </w:t>
      </w:r>
      <w:proofErr w:type="gramStart"/>
      <w:r>
        <w:t>Html::</w:t>
      </w:r>
      <w:proofErr w:type="gramEnd"/>
      <w:r>
        <w:t>parse(&amp;text)</w:t>
      </w:r>
    </w:p>
    <w:p w14:paraId="5C2DB505" w14:textId="77777777" w:rsidR="007B0A94" w:rsidRDefault="007B0A94" w:rsidP="00A66364">
      <w:pPr>
        <w:pStyle w:val="Code"/>
      </w:pPr>
      <w:r>
        <w:t xml:space="preserve">        </w:t>
      </w:r>
      <w:proofErr w:type="gramStart"/>
      <w:r>
        <w:t>.select</w:t>
      </w:r>
      <w:proofErr w:type="gramEnd"/>
      <w:r>
        <w:t>_first("title")</w:t>
      </w:r>
    </w:p>
    <w:p w14:paraId="60866F09" w14:textId="77777777" w:rsidR="007B0A94" w:rsidRDefault="007B0A94" w:rsidP="00A66364">
      <w:pPr>
        <w:pStyle w:val="Code"/>
      </w:pPr>
      <w:r>
        <w:t xml:space="preserve">        </w:t>
      </w:r>
      <w:proofErr w:type="gramStart"/>
      <w:r>
        <w:t>.map</w:t>
      </w:r>
      <w:proofErr w:type="gramEnd"/>
      <w:r>
        <w:t xml:space="preserve">(|title| </w:t>
      </w:r>
      <w:proofErr w:type="spellStart"/>
      <w:r>
        <w:t>title.inner_html</w:t>
      </w:r>
      <w:proofErr w:type="spellEnd"/>
      <w:r>
        <w:t>());</w:t>
      </w:r>
    </w:p>
    <w:p w14:paraId="205E8D87" w14:textId="77777777" w:rsidR="007B0A94" w:rsidRDefault="007B0A94" w:rsidP="00A66364">
      <w:pPr>
        <w:pStyle w:val="Code"/>
      </w:pPr>
      <w:r>
        <w:t xml:space="preserve">    (url, title)</w:t>
      </w:r>
    </w:p>
    <w:p w14:paraId="6668450A" w14:textId="77777777" w:rsidR="007B0A94" w:rsidRDefault="007B0A94" w:rsidP="00A66364">
      <w:pPr>
        <w:pStyle w:val="Code"/>
      </w:pPr>
      <w:r>
        <w:t>}</w:t>
      </w:r>
    </w:p>
    <w:p w14:paraId="492D7809" w14:textId="77777777" w:rsidR="007B0A94" w:rsidRDefault="007B0A94" w:rsidP="007B0A94">
      <w:pPr>
        <w:pStyle w:val="CodeListingCaption"/>
      </w:pPr>
      <w:r>
        <w:t xml:space="preserve">Calling </w:t>
      </w:r>
      <w:r w:rsidRPr="001633BF">
        <w:rPr>
          <w:rStyle w:val="Literal"/>
        </w:rPr>
        <w:t>page_title</w:t>
      </w:r>
      <w:r>
        <w:t xml:space="preserve"> for two URLs to see which returns first</w:t>
      </w:r>
    </w:p>
    <w:p w14:paraId="7062BE38" w14:textId="6C6EA5DD" w:rsidR="007B0A94" w:rsidRDefault="008D4A51" w:rsidP="00A66364">
      <w:pPr>
        <w:pStyle w:val="Body"/>
      </w:pPr>
      <w:r>
        <w:t>W</w:t>
      </w:r>
      <w:r w:rsidR="007B0A94">
        <w:t xml:space="preserve">e begin by calling </w:t>
      </w:r>
      <w:r w:rsidR="007B0A94" w:rsidRPr="001633BF">
        <w:rPr>
          <w:rStyle w:val="Literal"/>
        </w:rPr>
        <w:t>page_title</w:t>
      </w:r>
      <w:r w:rsidR="007B0A94">
        <w:t xml:space="preserve"> for each of the user-supplied</w:t>
      </w:r>
      <w:r w:rsidR="00A66364">
        <w:t xml:space="preserve"> </w:t>
      </w:r>
      <w:r w:rsidR="007B0A94">
        <w:t>URLs. We save the</w:t>
      </w:r>
      <w:r w:rsidR="00AE7512">
        <w:t xml:space="preserve"> resulting</w:t>
      </w:r>
      <w:r w:rsidR="007B0A94">
        <w:t xml:space="preserve"> futures as </w:t>
      </w:r>
      <w:r w:rsidR="007B0A94" w:rsidRPr="001633BF">
        <w:rPr>
          <w:rStyle w:val="Literal"/>
        </w:rPr>
        <w:t>title_fut_1</w:t>
      </w:r>
      <w:r w:rsidR="007B0A94">
        <w:t xml:space="preserve"> and</w:t>
      </w:r>
      <w:r w:rsidR="00A66364">
        <w:t xml:space="preserve"> </w:t>
      </w:r>
      <w:r w:rsidR="007B0A94" w:rsidRPr="001633BF">
        <w:rPr>
          <w:rStyle w:val="Literal"/>
        </w:rPr>
        <w:t>title_fut_2</w:t>
      </w:r>
      <w:r w:rsidR="007B0A94">
        <w:t xml:space="preserve">. Remember, these don’t do anything yet, because futures are </w:t>
      </w:r>
      <w:proofErr w:type="gramStart"/>
      <w:r w:rsidR="007B0A94">
        <w:t>lazy</w:t>
      </w:r>
      <w:proofErr w:type="gramEnd"/>
      <w:r w:rsidR="00A66364">
        <w:t xml:space="preserve"> </w:t>
      </w:r>
      <w:r w:rsidR="007B0A94">
        <w:t xml:space="preserve">and we haven’t yet awaited them. Then we pass the futures to </w:t>
      </w:r>
      <w:proofErr w:type="gramStart"/>
      <w:r w:rsidR="007B0A94" w:rsidRPr="001633BF">
        <w:rPr>
          <w:rStyle w:val="Literal"/>
        </w:rPr>
        <w:t>trpl::</w:t>
      </w:r>
      <w:proofErr w:type="gramEnd"/>
      <w:r w:rsidR="007B0A94" w:rsidRPr="001633BF">
        <w:rPr>
          <w:rStyle w:val="Literal"/>
        </w:rPr>
        <w:t>race</w:t>
      </w:r>
      <w:r w:rsidR="007B0A94">
        <w:t>,</w:t>
      </w:r>
      <w:r w:rsidR="00A66364">
        <w:t xml:space="preserve"> </w:t>
      </w:r>
      <w:r w:rsidR="007B0A94">
        <w:t>which returns a value to indicate which of the futures passed to it finishes</w:t>
      </w:r>
      <w:r w:rsidR="00A66364">
        <w:t xml:space="preserve"> </w:t>
      </w:r>
      <w:r w:rsidR="007B0A94">
        <w:t>first.</w:t>
      </w:r>
    </w:p>
    <w:p w14:paraId="17285917" w14:textId="6A94734B" w:rsidR="007B0A94" w:rsidRDefault="007B0A94" w:rsidP="00A66364">
      <w:pPr>
        <w:pStyle w:val="Note"/>
      </w:pPr>
      <w:r w:rsidRPr="00A66364">
        <w:rPr>
          <w:rStyle w:val="NoteHead"/>
        </w:rPr>
        <w:t>Note</w:t>
      </w:r>
      <w:r w:rsidR="00A66364">
        <w:tab/>
      </w:r>
      <w:r>
        <w:t xml:space="preserve">Under the hood, </w:t>
      </w:r>
      <w:r w:rsidRPr="001633BF">
        <w:rPr>
          <w:rStyle w:val="Literal"/>
        </w:rPr>
        <w:t>race</w:t>
      </w:r>
      <w:r w:rsidR="001633BF">
        <w:t xml:space="preserve"> </w:t>
      </w:r>
      <w:r>
        <w:t xml:space="preserve">is built on a more general function, </w:t>
      </w:r>
      <w:r w:rsidRPr="001633BF">
        <w:rPr>
          <w:rStyle w:val="Literal"/>
        </w:rPr>
        <w:t>select</w:t>
      </w:r>
      <w:r>
        <w:t>,</w:t>
      </w:r>
      <w:r w:rsidR="00A66364">
        <w:t xml:space="preserve"> </w:t>
      </w:r>
      <w:r>
        <w:t xml:space="preserve">which you will encounter more often in real-world Rust code. A </w:t>
      </w:r>
      <w:r w:rsidRPr="001633BF">
        <w:rPr>
          <w:rStyle w:val="Literal"/>
        </w:rPr>
        <w:t>select</w:t>
      </w:r>
      <w:r w:rsidR="00A66364">
        <w:t xml:space="preserve"> </w:t>
      </w:r>
      <w:r>
        <w:t>function can do a lot of things that</w:t>
      </w:r>
      <w:r w:rsidR="00AE7512">
        <w:t xml:space="preserve"> the</w:t>
      </w:r>
      <w:r>
        <w:t xml:space="preserve"> </w:t>
      </w:r>
      <w:proofErr w:type="gramStart"/>
      <w:r w:rsidRPr="001633BF">
        <w:rPr>
          <w:rStyle w:val="Literal"/>
        </w:rPr>
        <w:t>trpl::</w:t>
      </w:r>
      <w:proofErr w:type="gramEnd"/>
      <w:r w:rsidRPr="001633BF">
        <w:rPr>
          <w:rStyle w:val="Literal"/>
        </w:rPr>
        <w:t>race</w:t>
      </w:r>
      <w:r>
        <w:t xml:space="preserve"> function can’t, but it also has some additional complexity that we can skip over for now.</w:t>
      </w:r>
    </w:p>
    <w:p w14:paraId="01EE8CAB" w14:textId="33BC2523" w:rsidR="007B0A94" w:rsidRDefault="007B0A94" w:rsidP="00A66364">
      <w:pPr>
        <w:pStyle w:val="Body"/>
      </w:pPr>
      <w:r>
        <w:t>Either future can legitimately “win,” so it doesn’t make sense to return a</w:t>
      </w:r>
      <w:r w:rsidR="00A66364">
        <w:t xml:space="preserve"> </w:t>
      </w:r>
      <w:r w:rsidRPr="001633BF">
        <w:rPr>
          <w:rStyle w:val="Literal"/>
        </w:rPr>
        <w:t>Result</w:t>
      </w:r>
      <w:r>
        <w:t xml:space="preserve">. Instead, </w:t>
      </w:r>
      <w:r w:rsidRPr="001633BF">
        <w:rPr>
          <w:rStyle w:val="Literal"/>
        </w:rPr>
        <w:t>race</w:t>
      </w:r>
      <w:r>
        <w:t xml:space="preserve"> returns a type we haven’t seen before,</w:t>
      </w:r>
      <w:r w:rsidR="00A66364">
        <w:t xml:space="preserve"> </w:t>
      </w:r>
      <w:proofErr w:type="gramStart"/>
      <w:r w:rsidRPr="001633BF">
        <w:rPr>
          <w:rStyle w:val="Literal"/>
        </w:rPr>
        <w:t>trpl::</w:t>
      </w:r>
      <w:proofErr w:type="gramEnd"/>
      <w:r w:rsidRPr="001633BF">
        <w:rPr>
          <w:rStyle w:val="Literal"/>
        </w:rPr>
        <w:t>Either</w:t>
      </w:r>
      <w:r>
        <w:t xml:space="preserve">. The </w:t>
      </w:r>
      <w:r w:rsidRPr="001633BF">
        <w:rPr>
          <w:rStyle w:val="Literal"/>
        </w:rPr>
        <w:t>Either</w:t>
      </w:r>
      <w:r>
        <w:t xml:space="preserve"> type is somewhat </w:t>
      </w:r>
      <w:proofErr w:type="gramStart"/>
      <w:r>
        <w:t>similar to</w:t>
      </w:r>
      <w:proofErr w:type="gramEnd"/>
      <w:r>
        <w:t xml:space="preserve"> a </w:t>
      </w:r>
      <w:r w:rsidRPr="001633BF">
        <w:rPr>
          <w:rStyle w:val="Literal"/>
        </w:rPr>
        <w:t>Result</w:t>
      </w:r>
      <w:r>
        <w:t xml:space="preserve"> in that it</w:t>
      </w:r>
      <w:r w:rsidR="00A66364">
        <w:t xml:space="preserve"> </w:t>
      </w:r>
      <w:r>
        <w:t xml:space="preserve">has two cases. Unlike </w:t>
      </w:r>
      <w:r w:rsidRPr="001633BF">
        <w:rPr>
          <w:rStyle w:val="Literal"/>
        </w:rPr>
        <w:t>Result</w:t>
      </w:r>
      <w:r>
        <w:t>, though, there is no notion of success or</w:t>
      </w:r>
      <w:r w:rsidR="00A66364">
        <w:t xml:space="preserve"> </w:t>
      </w:r>
      <w:r>
        <w:t xml:space="preserve">failure baked into </w:t>
      </w:r>
      <w:r w:rsidRPr="001633BF">
        <w:rPr>
          <w:rStyle w:val="Literal"/>
        </w:rPr>
        <w:t>Either</w:t>
      </w:r>
      <w:r>
        <w:t xml:space="preserve">. Instead, it uses </w:t>
      </w:r>
      <w:r w:rsidRPr="001633BF">
        <w:rPr>
          <w:rStyle w:val="Literal"/>
        </w:rPr>
        <w:t>Left</w:t>
      </w:r>
      <w:r>
        <w:t xml:space="preserve"> and </w:t>
      </w:r>
      <w:r w:rsidRPr="001633BF">
        <w:rPr>
          <w:rStyle w:val="Literal"/>
        </w:rPr>
        <w:t>Right</w:t>
      </w:r>
      <w:r>
        <w:t xml:space="preserve"> to indicate</w:t>
      </w:r>
      <w:r w:rsidR="00A66364">
        <w:t xml:space="preserve"> </w:t>
      </w:r>
      <w:r>
        <w:t>“one or the other</w:t>
      </w:r>
      <w:r w:rsidR="00AE7512">
        <w:t>”:</w:t>
      </w:r>
    </w:p>
    <w:p w14:paraId="37973046" w14:textId="77777777" w:rsidR="007B0A94" w:rsidRDefault="007B0A94" w:rsidP="00A66364">
      <w:pPr>
        <w:pStyle w:val="Code"/>
      </w:pPr>
      <w:r>
        <w:t>enum Either&lt;A, B&gt; {</w:t>
      </w:r>
    </w:p>
    <w:p w14:paraId="3E23B118" w14:textId="77777777" w:rsidR="007B0A94" w:rsidRDefault="007B0A94" w:rsidP="00A66364">
      <w:pPr>
        <w:pStyle w:val="Code"/>
      </w:pPr>
      <w:r>
        <w:t xml:space="preserve">    Left(A),</w:t>
      </w:r>
    </w:p>
    <w:p w14:paraId="7A4DB105" w14:textId="77777777" w:rsidR="007B0A94" w:rsidRDefault="007B0A94" w:rsidP="00A66364">
      <w:pPr>
        <w:pStyle w:val="Code"/>
      </w:pPr>
      <w:r>
        <w:t xml:space="preserve">    Right(B),</w:t>
      </w:r>
    </w:p>
    <w:p w14:paraId="118CFBB7" w14:textId="77777777" w:rsidR="007B0A94" w:rsidRDefault="007B0A94" w:rsidP="00A66364">
      <w:pPr>
        <w:pStyle w:val="Code"/>
      </w:pPr>
      <w:r>
        <w:t>}</w:t>
      </w:r>
    </w:p>
    <w:p w14:paraId="68A1485C" w14:textId="05AC90B6" w:rsidR="007B0A94" w:rsidRDefault="007B0A94" w:rsidP="00A66364">
      <w:pPr>
        <w:pStyle w:val="Body"/>
      </w:pPr>
      <w:r>
        <w:t xml:space="preserve">The </w:t>
      </w:r>
      <w:r w:rsidRPr="001633BF">
        <w:rPr>
          <w:rStyle w:val="Literal"/>
        </w:rPr>
        <w:t>race</w:t>
      </w:r>
      <w:r>
        <w:t xml:space="preserve"> function returns </w:t>
      </w:r>
      <w:r w:rsidRPr="001633BF">
        <w:rPr>
          <w:rStyle w:val="Literal"/>
        </w:rPr>
        <w:t>Left</w:t>
      </w:r>
      <w:r>
        <w:t xml:space="preserve"> </w:t>
      </w:r>
      <w:r w:rsidR="00AE7512">
        <w:t xml:space="preserve">with that future’s output </w:t>
      </w:r>
      <w:r>
        <w:t xml:space="preserve">if the first argument </w:t>
      </w:r>
      <w:r w:rsidR="00AE7512">
        <w:t>wins</w:t>
      </w:r>
      <w:r>
        <w:t xml:space="preserve">, and </w:t>
      </w:r>
      <w:r w:rsidRPr="001633BF">
        <w:rPr>
          <w:rStyle w:val="Literal"/>
        </w:rPr>
        <w:t>Right</w:t>
      </w:r>
      <w:r>
        <w:t xml:space="preserve"> with the second future argument’s output if</w:t>
      </w:r>
      <w:r w:rsidR="00A66364">
        <w:t xml:space="preserve"> </w:t>
      </w:r>
      <w:r w:rsidRPr="001633BF">
        <w:rPr>
          <w:rStyle w:val="Italic"/>
        </w:rPr>
        <w:t>that</w:t>
      </w:r>
      <w:r>
        <w:t xml:space="preserve"> one </w:t>
      </w:r>
      <w:r w:rsidR="00AE7512">
        <w:t>wins</w:t>
      </w:r>
      <w:r>
        <w:t xml:space="preserve">. This matches the order the arguments appear </w:t>
      </w:r>
      <w:r w:rsidR="00AE7512">
        <w:t xml:space="preserve">in </w:t>
      </w:r>
      <w:r>
        <w:t>when</w:t>
      </w:r>
      <w:r w:rsidR="00A66364">
        <w:t xml:space="preserve"> </w:t>
      </w:r>
      <w:r>
        <w:t>calling the function: the first argument is to the left of the second argument.</w:t>
      </w:r>
    </w:p>
    <w:p w14:paraId="0E61EA0F" w14:textId="73962233" w:rsidR="007B0A94" w:rsidRDefault="007B0A94" w:rsidP="00A66364">
      <w:pPr>
        <w:pStyle w:val="Body"/>
      </w:pPr>
      <w:r>
        <w:t xml:space="preserve">We also update </w:t>
      </w:r>
      <w:r w:rsidRPr="001633BF">
        <w:rPr>
          <w:rStyle w:val="Literal"/>
        </w:rPr>
        <w:t>page_title</w:t>
      </w:r>
      <w:r>
        <w:t xml:space="preserve"> to return the same URL passed in. That way, if</w:t>
      </w:r>
      <w:r w:rsidR="00A66364">
        <w:t xml:space="preserve"> </w:t>
      </w:r>
      <w:r>
        <w:t xml:space="preserve">the page </w:t>
      </w:r>
      <w:r w:rsidR="00AE7512">
        <w:t xml:space="preserve">that </w:t>
      </w:r>
      <w:r>
        <w:t xml:space="preserve">returns first does not have a </w:t>
      </w:r>
      <w:r w:rsidRPr="001633BF">
        <w:rPr>
          <w:rStyle w:val="Literal"/>
        </w:rPr>
        <w:t>&lt;title&gt;</w:t>
      </w:r>
      <w:r>
        <w:t xml:space="preserve"> we can resolve, we can</w:t>
      </w:r>
      <w:r w:rsidR="00A66364">
        <w:t xml:space="preserve"> </w:t>
      </w:r>
      <w:r>
        <w:t>still print a meaningful message. With that information available, we wrap up by</w:t>
      </w:r>
      <w:r w:rsidR="00A66364">
        <w:t xml:space="preserve"> </w:t>
      </w:r>
      <w:r>
        <w:t xml:space="preserve">updating our </w:t>
      </w:r>
      <w:r w:rsidRPr="001633BF">
        <w:rPr>
          <w:rStyle w:val="Literal"/>
        </w:rPr>
        <w:t>println!</w:t>
      </w:r>
      <w:r>
        <w:t xml:space="preserve"> output to indicate both which URL finished first and</w:t>
      </w:r>
      <w:r w:rsidR="00A66364">
        <w:t xml:space="preserve"> </w:t>
      </w:r>
      <w:r>
        <w:t>what</w:t>
      </w:r>
      <w:r w:rsidR="00AE7512">
        <w:t>, if any,</w:t>
      </w:r>
      <w:r>
        <w:t xml:space="preserve"> the </w:t>
      </w:r>
      <w:r w:rsidRPr="001633BF">
        <w:rPr>
          <w:rStyle w:val="Literal"/>
        </w:rPr>
        <w:t>&lt;title&gt;</w:t>
      </w:r>
      <w:r>
        <w:t xml:space="preserve"> </w:t>
      </w:r>
      <w:r w:rsidR="00AE7512">
        <w:t xml:space="preserve">is </w:t>
      </w:r>
      <w:r>
        <w:t>for the web page at that URL.</w:t>
      </w:r>
    </w:p>
    <w:p w14:paraId="5D5D05DB" w14:textId="13E9F16E" w:rsidR="007B0A94" w:rsidRDefault="007B0A94" w:rsidP="00A66364">
      <w:pPr>
        <w:pStyle w:val="Body"/>
      </w:pPr>
      <w:r>
        <w:t>You have built a small working web scraper now! Pick a couple URLs and run the</w:t>
      </w:r>
      <w:r w:rsidR="00A66364">
        <w:t xml:space="preserve"> </w:t>
      </w:r>
      <w:r>
        <w:t xml:space="preserve">command line tool. You may discover that some sites are </w:t>
      </w:r>
      <w:r w:rsidR="000D0C31">
        <w:t xml:space="preserve">consistently </w:t>
      </w:r>
      <w:r>
        <w:t>faster than</w:t>
      </w:r>
      <w:r w:rsidR="00A66364">
        <w:t xml:space="preserve"> </w:t>
      </w:r>
      <w:r>
        <w:t xml:space="preserve">others, while in other cases </w:t>
      </w:r>
      <w:r w:rsidR="000D0C31">
        <w:t>the faster site</w:t>
      </w:r>
      <w:r>
        <w:t xml:space="preserve"> varies from run to run. More</w:t>
      </w:r>
      <w:r w:rsidR="00A66364">
        <w:t xml:space="preserve"> </w:t>
      </w:r>
      <w:r>
        <w:t xml:space="preserve">importantly, you’ve learned the basics of working with futures, so </w:t>
      </w:r>
      <w:r w:rsidR="000D0C31">
        <w:t xml:space="preserve">now </w:t>
      </w:r>
      <w:r>
        <w:t xml:space="preserve">we can dig </w:t>
      </w:r>
      <w:r w:rsidR="000D0C31">
        <w:t xml:space="preserve">deeper </w:t>
      </w:r>
      <w:r>
        <w:t xml:space="preserve">into </w:t>
      </w:r>
      <w:r w:rsidR="000D0C31">
        <w:t>what</w:t>
      </w:r>
      <w:r>
        <w:t xml:space="preserve"> we can do with async.</w:t>
      </w:r>
    </w:p>
    <w:p w14:paraId="54B69C8A" w14:textId="7D4F8904" w:rsidR="007B0A94" w:rsidRDefault="00EB07F6" w:rsidP="00EC2D84">
      <w:pPr>
        <w:pStyle w:val="HeadA"/>
      </w:pPr>
      <w:bookmarkStart w:id="211" w:name="_Toc187998597"/>
      <w:del w:id="212" w:author="Chris Krycho" w:date="2025-01-17T09:43:00Z" w16du:dateUtc="2025-01-17T16:43:00Z">
        <w:r w:rsidDel="00A84EF2">
          <w:lastRenderedPageBreak/>
          <w:delText xml:space="preserve">Combining </w:delText>
        </w:r>
      </w:del>
      <w:ins w:id="213" w:author="Chris Krycho" w:date="2025-01-17T09:43:00Z" w16du:dateUtc="2025-01-17T16:43:00Z">
        <w:r w:rsidR="00A84EF2">
          <w:t xml:space="preserve">Applying </w:t>
        </w:r>
      </w:ins>
      <w:r w:rsidR="007B0A94">
        <w:t xml:space="preserve">Concurrency </w:t>
      </w:r>
      <w:r w:rsidR="00B2301E">
        <w:t>w</w:t>
      </w:r>
      <w:r w:rsidR="007B0A94">
        <w:t>ith Async</w:t>
      </w:r>
      <w:bookmarkEnd w:id="211"/>
    </w:p>
    <w:p w14:paraId="7CA04F3E" w14:textId="77777777" w:rsidR="007B0A94" w:rsidRDefault="007B0A94" w:rsidP="00A66364">
      <w:pPr>
        <w:pStyle w:val="Body"/>
      </w:pPr>
      <w:r>
        <w:t>In this section, we’ll apply async to some of the same concurrency challenges</w:t>
      </w:r>
      <w:r w:rsidR="00A66364">
        <w:t xml:space="preserve"> </w:t>
      </w:r>
      <w:r>
        <w:t xml:space="preserve">we tackled with threads in </w:t>
      </w:r>
      <w:r w:rsidRPr="001633BF">
        <w:rPr>
          <w:rStyle w:val="Xref"/>
        </w:rPr>
        <w:t>Chapter 16</w:t>
      </w:r>
      <w:r>
        <w:t>. Because we already talked about a lot of</w:t>
      </w:r>
      <w:r w:rsidR="00A66364">
        <w:t xml:space="preserve"> </w:t>
      </w:r>
      <w:r>
        <w:t>the key ideas there, in this section we’ll focus on what’s different between</w:t>
      </w:r>
      <w:r w:rsidR="00A66364">
        <w:t xml:space="preserve"> </w:t>
      </w:r>
      <w:r>
        <w:t>threads and futures.</w:t>
      </w:r>
    </w:p>
    <w:p w14:paraId="2D0CFA0E" w14:textId="4B7E5CBC" w:rsidR="007B0A94" w:rsidRDefault="007B0A94" w:rsidP="00A66364">
      <w:pPr>
        <w:pStyle w:val="Body"/>
      </w:pPr>
      <w:r>
        <w:t>In many cases, the APIs for working with concurrency using async are very</w:t>
      </w:r>
      <w:r w:rsidR="00A66364">
        <w:t xml:space="preserve"> </w:t>
      </w:r>
      <w:r>
        <w:t xml:space="preserve">similar to those for using threads. In other cases, they end up being quite different. Even when the APIs </w:t>
      </w:r>
      <w:r w:rsidRPr="001633BF">
        <w:rPr>
          <w:rStyle w:val="Italic"/>
        </w:rPr>
        <w:t>look</w:t>
      </w:r>
      <w:r>
        <w:t xml:space="preserve"> similar between threads and async,</w:t>
      </w:r>
      <w:r w:rsidR="00A66364">
        <w:t xml:space="preserve"> </w:t>
      </w:r>
      <w:r>
        <w:t>they often have different behavior—and they nearly always have different</w:t>
      </w:r>
      <w:r w:rsidR="00A66364">
        <w:t xml:space="preserve"> </w:t>
      </w:r>
      <w:r>
        <w:t>performance characteristics.</w:t>
      </w:r>
    </w:p>
    <w:p w14:paraId="65E1C094" w14:textId="145389B3" w:rsidR="007B0A94" w:rsidRDefault="007B0A94" w:rsidP="00EC2D84">
      <w:pPr>
        <w:pStyle w:val="HeadB"/>
      </w:pPr>
      <w:bookmarkStart w:id="214" w:name="_Toc187998598"/>
      <w:commentRangeStart w:id="215"/>
      <w:del w:id="216" w:author="Chris Krycho" w:date="2025-01-14T07:56:00Z" w16du:dateUtc="2025-01-14T14:56:00Z">
        <w:r w:rsidDel="00C93F7A">
          <w:delText>Counting</w:delText>
        </w:r>
      </w:del>
      <w:commentRangeEnd w:id="215"/>
      <w:ins w:id="217" w:author="Chris Krycho" w:date="2025-01-14T07:56:00Z" w16du:dateUtc="2025-01-14T14:56:00Z">
        <w:r w:rsidR="00C93F7A">
          <w:t>Creating</w:t>
        </w:r>
      </w:ins>
      <w:r w:rsidR="00167064">
        <w:rPr>
          <w:rStyle w:val="CommentReference"/>
          <w:rFonts w:ascii="Times New Roman" w:hAnsi="Times New Roman" w:cs="Times New Roman"/>
          <w:b w:val="0"/>
          <w:bCs w:val="0"/>
          <w:i w:val="0"/>
          <w:iCs w:val="0"/>
          <w:color w:val="auto"/>
          <w:lang w:val="en-CA"/>
        </w:rPr>
        <w:commentReference w:id="215"/>
      </w:r>
      <w:ins w:id="218" w:author="Chris Krycho" w:date="2025-01-14T07:56:00Z" w16du:dateUtc="2025-01-14T14:56:00Z">
        <w:r w:rsidR="00C93F7A">
          <w:t xml:space="preserve"> a New Task With spawn_task</w:t>
        </w:r>
      </w:ins>
      <w:bookmarkEnd w:id="214"/>
    </w:p>
    <w:p w14:paraId="20A5D146" w14:textId="6B64F9C7" w:rsidR="007B0A94" w:rsidRDefault="007B0A94" w:rsidP="00A66364">
      <w:pPr>
        <w:pStyle w:val="Body"/>
      </w:pPr>
      <w:r>
        <w:t xml:space="preserve">The first </w:t>
      </w:r>
      <w:r w:rsidR="00BB21F4">
        <w:t xml:space="preserve">operation </w:t>
      </w:r>
      <w:r>
        <w:t>we tackled in “</w:t>
      </w:r>
      <w:r w:rsidRPr="001633BF">
        <w:rPr>
          <w:rStyle w:val="Xref"/>
        </w:rPr>
        <w:t>Creating a New Thread with spawn</w:t>
      </w:r>
      <w:r>
        <w:t xml:space="preserve">” on </w:t>
      </w:r>
      <w:r w:rsidRPr="001633BF">
        <w:rPr>
          <w:rStyle w:val="Xref"/>
        </w:rPr>
        <w:t>page XX</w:t>
      </w:r>
      <w:r>
        <w:t xml:space="preserve"> was </w:t>
      </w:r>
      <w:proofErr w:type="gramStart"/>
      <w:r>
        <w:t>counting up</w:t>
      </w:r>
      <w:proofErr w:type="gramEnd"/>
      <w:r>
        <w:t xml:space="preserve"> on two separate threads. Let’s do the</w:t>
      </w:r>
      <w:r w:rsidR="00A66364">
        <w:t xml:space="preserve"> </w:t>
      </w:r>
      <w:r>
        <w:t xml:space="preserve">same using async. The </w:t>
      </w:r>
      <w:r w:rsidRPr="001633BF">
        <w:rPr>
          <w:rStyle w:val="Literal"/>
        </w:rPr>
        <w:t>trpl</w:t>
      </w:r>
      <w:r>
        <w:t xml:space="preserve"> crate supplies a </w:t>
      </w:r>
      <w:r w:rsidRPr="001633BF">
        <w:rPr>
          <w:rStyle w:val="Literal"/>
        </w:rPr>
        <w:t>spawn_task</w:t>
      </w:r>
      <w:r>
        <w:t xml:space="preserve"> function </w:t>
      </w:r>
      <w:r w:rsidR="000D0C31">
        <w:t xml:space="preserve">that </w:t>
      </w:r>
      <w:r>
        <w:t>looks</w:t>
      </w:r>
      <w:r w:rsidR="00A66364">
        <w:t xml:space="preserve"> </w:t>
      </w:r>
      <w:r>
        <w:t xml:space="preserve">very similar to the </w:t>
      </w:r>
      <w:proofErr w:type="gramStart"/>
      <w:r w:rsidRPr="001633BF">
        <w:rPr>
          <w:rStyle w:val="Literal"/>
        </w:rPr>
        <w:t>thread::</w:t>
      </w:r>
      <w:proofErr w:type="gramEnd"/>
      <w:r w:rsidRPr="001633BF">
        <w:rPr>
          <w:rStyle w:val="Literal"/>
        </w:rPr>
        <w:t>spawn</w:t>
      </w:r>
      <w:r>
        <w:t xml:space="preserve"> API, and a </w:t>
      </w:r>
      <w:r w:rsidRPr="001633BF">
        <w:rPr>
          <w:rStyle w:val="Literal"/>
        </w:rPr>
        <w:t>sleep</w:t>
      </w:r>
      <w:r>
        <w:t xml:space="preserve"> function </w:t>
      </w:r>
      <w:r w:rsidR="000D0C31">
        <w:t xml:space="preserve">that </w:t>
      </w:r>
      <w:r>
        <w:t>is an</w:t>
      </w:r>
      <w:r w:rsidR="00A66364">
        <w:t xml:space="preserve"> </w:t>
      </w:r>
      <w:r>
        <w:t xml:space="preserve">async version of the </w:t>
      </w:r>
      <w:r w:rsidRPr="001633BF">
        <w:rPr>
          <w:rStyle w:val="Literal"/>
        </w:rPr>
        <w:t>thread::sleep</w:t>
      </w:r>
      <w:r>
        <w:t xml:space="preserve"> API. We can use these together to</w:t>
      </w:r>
      <w:r w:rsidR="00A66364">
        <w:t xml:space="preserve"> </w:t>
      </w:r>
      <w:r>
        <w:t xml:space="preserve">implement the counting example, </w:t>
      </w:r>
      <w:r w:rsidR="001E4D6C">
        <w:t xml:space="preserve">as shown </w:t>
      </w:r>
      <w:r>
        <w:t>in Listing 17-6.</w:t>
      </w:r>
    </w:p>
    <w:p w14:paraId="145A264D" w14:textId="1C07B73B" w:rsidR="007B0A94" w:rsidRDefault="007B0A94" w:rsidP="00A66364">
      <w:pPr>
        <w:pStyle w:val="CodeLabel"/>
      </w:pPr>
      <w:r>
        <w:t>src/main.rs</w:t>
      </w:r>
    </w:p>
    <w:p w14:paraId="617C1078" w14:textId="77777777" w:rsidR="007B0A94" w:rsidRDefault="007B0A94" w:rsidP="00A66364">
      <w:pPr>
        <w:pStyle w:val="Code"/>
      </w:pPr>
      <w:r>
        <w:t xml:space="preserve">use </w:t>
      </w:r>
      <w:proofErr w:type="gramStart"/>
      <w:r>
        <w:t>std::</w:t>
      </w:r>
      <w:proofErr w:type="gramEnd"/>
      <w:r>
        <w:t>time::Duration;</w:t>
      </w:r>
    </w:p>
    <w:p w14:paraId="6F90A3C8" w14:textId="77777777" w:rsidR="007B0A94" w:rsidRDefault="007B0A94" w:rsidP="00A66364">
      <w:pPr>
        <w:pStyle w:val="Code"/>
      </w:pPr>
    </w:p>
    <w:p w14:paraId="1AE827D8" w14:textId="77777777" w:rsidR="007B0A94" w:rsidRDefault="007B0A94" w:rsidP="00A66364">
      <w:pPr>
        <w:pStyle w:val="Code"/>
      </w:pPr>
      <w:r>
        <w:t xml:space="preserve">fn </w:t>
      </w:r>
      <w:proofErr w:type="gramStart"/>
      <w:r>
        <w:t>main(</w:t>
      </w:r>
      <w:proofErr w:type="gramEnd"/>
      <w:r>
        <w:t>) {</w:t>
      </w:r>
    </w:p>
    <w:p w14:paraId="574D4A6E" w14:textId="77777777" w:rsidR="007B0A94" w:rsidRDefault="007B0A94" w:rsidP="00A66364">
      <w:pPr>
        <w:pStyle w:val="Code"/>
      </w:pPr>
      <w:r>
        <w:t xml:space="preserve">    </w:t>
      </w:r>
      <w:proofErr w:type="gramStart"/>
      <w:r>
        <w:t>trpl::</w:t>
      </w:r>
      <w:proofErr w:type="gramEnd"/>
      <w:r>
        <w:t>run(async {</w:t>
      </w:r>
    </w:p>
    <w:p w14:paraId="4B2D4A4F" w14:textId="77777777" w:rsidR="007B0A94" w:rsidRDefault="007B0A94" w:rsidP="00A66364">
      <w:pPr>
        <w:pStyle w:val="Code"/>
      </w:pPr>
      <w:r>
        <w:t xml:space="preserve">        </w:t>
      </w:r>
      <w:proofErr w:type="gramStart"/>
      <w:r>
        <w:t>trpl::</w:t>
      </w:r>
      <w:proofErr w:type="gramEnd"/>
      <w:r>
        <w:t>spawn_task(async {</w:t>
      </w:r>
    </w:p>
    <w:p w14:paraId="23888534" w14:textId="77777777" w:rsidR="007B0A94" w:rsidRDefault="007B0A94" w:rsidP="00A66364">
      <w:pPr>
        <w:pStyle w:val="Code"/>
      </w:pPr>
      <w:r>
        <w:t xml:space="preserve">            for </w:t>
      </w:r>
      <w:proofErr w:type="spellStart"/>
      <w:r>
        <w:t>i</w:t>
      </w:r>
      <w:proofErr w:type="spellEnd"/>
      <w:r>
        <w:t xml:space="preserve"> in </w:t>
      </w:r>
      <w:proofErr w:type="gramStart"/>
      <w:r>
        <w:t>1..</w:t>
      </w:r>
      <w:proofErr w:type="gramEnd"/>
      <w:r>
        <w:t>10 {</w:t>
      </w:r>
    </w:p>
    <w:p w14:paraId="476AE0D3" w14:textId="77777777" w:rsidR="007B0A94" w:rsidRDefault="007B0A94" w:rsidP="00A66364">
      <w:pPr>
        <w:pStyle w:val="Code"/>
      </w:pPr>
      <w:r>
        <w:t xml:space="preserve">                </w:t>
      </w:r>
      <w:proofErr w:type="gramStart"/>
      <w:r>
        <w:t>println!(</w:t>
      </w:r>
      <w:proofErr w:type="gramEnd"/>
      <w:r>
        <w:t>"hi number {</w:t>
      </w:r>
      <w:proofErr w:type="spellStart"/>
      <w:r>
        <w:t>i</w:t>
      </w:r>
      <w:proofErr w:type="spellEnd"/>
      <w:r>
        <w:t>} from the first task!");</w:t>
      </w:r>
    </w:p>
    <w:p w14:paraId="6A3FDCAF" w14:textId="77777777" w:rsidR="007B0A94" w:rsidRDefault="007B0A94" w:rsidP="00A66364">
      <w:pPr>
        <w:pStyle w:val="Code"/>
      </w:pPr>
      <w:r>
        <w:t xml:space="preserve">                </w:t>
      </w:r>
      <w:proofErr w:type="gramStart"/>
      <w:r>
        <w:t>trpl::</w:t>
      </w:r>
      <w:proofErr w:type="gramEnd"/>
      <w:r>
        <w:t>sleep(Duration::from_millis(500)).await;</w:t>
      </w:r>
    </w:p>
    <w:p w14:paraId="2F022434" w14:textId="77777777" w:rsidR="007B0A94" w:rsidRDefault="007B0A94" w:rsidP="00A66364">
      <w:pPr>
        <w:pStyle w:val="Code"/>
      </w:pPr>
      <w:r>
        <w:t xml:space="preserve">            }</w:t>
      </w:r>
    </w:p>
    <w:p w14:paraId="0033B7AF" w14:textId="77777777" w:rsidR="007B0A94" w:rsidRDefault="007B0A94" w:rsidP="00A66364">
      <w:pPr>
        <w:pStyle w:val="Code"/>
      </w:pPr>
      <w:r>
        <w:t xml:space="preserve">        });</w:t>
      </w:r>
    </w:p>
    <w:p w14:paraId="5B1A716A" w14:textId="77777777" w:rsidR="007B0A94" w:rsidRDefault="007B0A94" w:rsidP="00A66364">
      <w:pPr>
        <w:pStyle w:val="Code"/>
      </w:pPr>
    </w:p>
    <w:p w14:paraId="207DDC3C" w14:textId="77777777" w:rsidR="007B0A94" w:rsidRDefault="007B0A94" w:rsidP="00A66364">
      <w:pPr>
        <w:pStyle w:val="Code"/>
      </w:pPr>
      <w:r>
        <w:t xml:space="preserve">        for </w:t>
      </w:r>
      <w:proofErr w:type="spellStart"/>
      <w:r>
        <w:t>i</w:t>
      </w:r>
      <w:proofErr w:type="spellEnd"/>
      <w:r>
        <w:t xml:space="preserve"> in </w:t>
      </w:r>
      <w:proofErr w:type="gramStart"/>
      <w:r>
        <w:t>1..</w:t>
      </w:r>
      <w:proofErr w:type="gramEnd"/>
      <w:r>
        <w:t>5 {</w:t>
      </w:r>
    </w:p>
    <w:p w14:paraId="17769ACE" w14:textId="77777777" w:rsidR="007B0A94" w:rsidRDefault="007B0A94" w:rsidP="00A66364">
      <w:pPr>
        <w:pStyle w:val="Code"/>
      </w:pPr>
      <w:r>
        <w:t xml:space="preserve">            </w:t>
      </w:r>
      <w:proofErr w:type="gramStart"/>
      <w:r>
        <w:t>println!(</w:t>
      </w:r>
      <w:proofErr w:type="gramEnd"/>
      <w:r>
        <w:t>"hi number {</w:t>
      </w:r>
      <w:proofErr w:type="spellStart"/>
      <w:r>
        <w:t>i</w:t>
      </w:r>
      <w:proofErr w:type="spellEnd"/>
      <w:r>
        <w:t>} from the second task!");</w:t>
      </w:r>
    </w:p>
    <w:p w14:paraId="3C1D7C5F" w14:textId="77777777" w:rsidR="007B0A94" w:rsidRDefault="007B0A94" w:rsidP="00A66364">
      <w:pPr>
        <w:pStyle w:val="Code"/>
      </w:pPr>
      <w:r>
        <w:t xml:space="preserve">            </w:t>
      </w:r>
      <w:proofErr w:type="gramStart"/>
      <w:r>
        <w:t>trpl::</w:t>
      </w:r>
      <w:proofErr w:type="gramEnd"/>
      <w:r>
        <w:t>sleep(Duration::from_millis(500)).await;</w:t>
      </w:r>
    </w:p>
    <w:p w14:paraId="52391071" w14:textId="77777777" w:rsidR="007B0A94" w:rsidRDefault="007B0A94" w:rsidP="00A66364">
      <w:pPr>
        <w:pStyle w:val="Code"/>
      </w:pPr>
      <w:r>
        <w:t xml:space="preserve">        }</w:t>
      </w:r>
    </w:p>
    <w:p w14:paraId="7238A746" w14:textId="77777777" w:rsidR="007B0A94" w:rsidRDefault="007B0A94" w:rsidP="00A66364">
      <w:pPr>
        <w:pStyle w:val="Code"/>
      </w:pPr>
      <w:r>
        <w:t xml:space="preserve">    });</w:t>
      </w:r>
    </w:p>
    <w:p w14:paraId="02761BAC" w14:textId="77777777" w:rsidR="007B0A94" w:rsidRDefault="007B0A94" w:rsidP="00A66364">
      <w:pPr>
        <w:pStyle w:val="Code"/>
      </w:pPr>
      <w:r>
        <w:t>}</w:t>
      </w:r>
    </w:p>
    <w:p w14:paraId="081056E7" w14:textId="51B286B1" w:rsidR="007B0A94" w:rsidRDefault="007B0A94" w:rsidP="007B0A94">
      <w:pPr>
        <w:pStyle w:val="CodeListingCaption"/>
      </w:pPr>
      <w:del w:id="219" w:author="Chris Krycho" w:date="2025-01-14T08:14:00Z" w16du:dateUtc="2025-01-14T15:14:00Z">
        <w:r w:rsidDel="001129CA">
          <w:delText xml:space="preserve">Using </w:delText>
        </w:r>
      </w:del>
      <w:ins w:id="220" w:author="Chris Krycho" w:date="2025-01-14T08:14:00Z" w16du:dateUtc="2025-01-14T15:14:00Z">
        <w:r w:rsidR="001129CA">
          <w:t xml:space="preserve">Creating a new task </w:t>
        </w:r>
      </w:ins>
      <w:del w:id="221" w:author="Chris Krycho" w:date="2025-01-14T08:14:00Z" w16du:dateUtc="2025-01-14T15:14:00Z">
        <w:r w:rsidRPr="001633BF" w:rsidDel="001129CA">
          <w:rPr>
            <w:rStyle w:val="Literal"/>
          </w:rPr>
          <w:delText>spawn_task</w:delText>
        </w:r>
        <w:r w:rsidDel="001129CA">
          <w:delText xml:space="preserve"> </w:delText>
        </w:r>
      </w:del>
      <w:r>
        <w:t xml:space="preserve">to </w:t>
      </w:r>
      <w:del w:id="222" w:author="Chris Krycho" w:date="2025-01-14T08:14:00Z" w16du:dateUtc="2025-01-14T15:14:00Z">
        <w:r w:rsidDel="001129CA">
          <w:delText xml:space="preserve">count </w:delText>
        </w:r>
      </w:del>
      <w:ins w:id="223" w:author="Chris Krycho" w:date="2025-01-14T08:14:00Z" w16du:dateUtc="2025-01-14T15:14:00Z">
        <w:r w:rsidR="001129CA">
          <w:t>print one thing while the main task prints something else</w:t>
        </w:r>
      </w:ins>
      <w:commentRangeStart w:id="224"/>
      <w:del w:id="225" w:author="Chris Krycho" w:date="2025-01-14T08:14:00Z" w16du:dateUtc="2025-01-14T15:14:00Z">
        <w:r w:rsidDel="001129CA">
          <w:delText>with two</w:delText>
        </w:r>
        <w:commentRangeEnd w:id="224"/>
        <w:r w:rsidR="00167064" w:rsidDel="001129CA">
          <w:rPr>
            <w:rStyle w:val="CommentReference"/>
            <w:rFonts w:ascii="Times New Roman" w:hAnsi="Times New Roman" w:cs="Times New Roman"/>
            <w:color w:val="auto"/>
            <w:lang w:val="en-CA"/>
          </w:rPr>
          <w:commentReference w:id="224"/>
        </w:r>
      </w:del>
    </w:p>
    <w:p w14:paraId="75E27EFC" w14:textId="684568A7" w:rsidR="007B0A94" w:rsidRDefault="007B0A94" w:rsidP="00A66364">
      <w:pPr>
        <w:pStyle w:val="Body"/>
      </w:pPr>
      <w:r>
        <w:t xml:space="preserve">As our starting point, we set up our </w:t>
      </w:r>
      <w:r w:rsidRPr="001633BF">
        <w:rPr>
          <w:rStyle w:val="Literal"/>
        </w:rPr>
        <w:t>main</w:t>
      </w:r>
      <w:r>
        <w:t xml:space="preserve"> function with </w:t>
      </w:r>
      <w:proofErr w:type="gramStart"/>
      <w:r w:rsidRPr="001633BF">
        <w:rPr>
          <w:rStyle w:val="Literal"/>
        </w:rPr>
        <w:t>trpl::</w:t>
      </w:r>
      <w:proofErr w:type="gramEnd"/>
      <w:r w:rsidRPr="001633BF">
        <w:rPr>
          <w:rStyle w:val="Literal"/>
        </w:rPr>
        <w:t>run</w:t>
      </w:r>
      <w:r>
        <w:t xml:space="preserve"> so</w:t>
      </w:r>
      <w:r w:rsidR="00A66364">
        <w:t xml:space="preserve"> </w:t>
      </w:r>
      <w:r>
        <w:t>that our top-level function can be async.</w:t>
      </w:r>
    </w:p>
    <w:p w14:paraId="0D2E7AAF" w14:textId="77777777" w:rsidR="007B0A94" w:rsidRDefault="007B0A94" w:rsidP="00A66364">
      <w:pPr>
        <w:pStyle w:val="Note"/>
      </w:pPr>
      <w:r w:rsidRPr="00A66364">
        <w:rPr>
          <w:rStyle w:val="NoteHead"/>
        </w:rPr>
        <w:t>Note</w:t>
      </w:r>
      <w:r w:rsidR="00A66364">
        <w:tab/>
      </w:r>
      <w:r>
        <w:t>From this point forward in the chapter, every example will include this</w:t>
      </w:r>
      <w:r w:rsidR="00A66364">
        <w:t xml:space="preserve"> </w:t>
      </w:r>
      <w:r>
        <w:t xml:space="preserve">exact same wrapping code with </w:t>
      </w:r>
      <w:proofErr w:type="gramStart"/>
      <w:r w:rsidRPr="001633BF">
        <w:rPr>
          <w:rStyle w:val="Literal"/>
        </w:rPr>
        <w:t>trpl::</w:t>
      </w:r>
      <w:proofErr w:type="gramEnd"/>
      <w:r w:rsidRPr="001633BF">
        <w:rPr>
          <w:rStyle w:val="Literal"/>
        </w:rPr>
        <w:t>run</w:t>
      </w:r>
      <w:r>
        <w:t xml:space="preserve"> in </w:t>
      </w:r>
      <w:r w:rsidRPr="001633BF">
        <w:rPr>
          <w:rStyle w:val="Literal"/>
        </w:rPr>
        <w:t>main</w:t>
      </w:r>
      <w:r>
        <w:t xml:space="preserve">, so we’ll often skip it just as we do with </w:t>
      </w:r>
      <w:r w:rsidRPr="001633BF">
        <w:rPr>
          <w:rStyle w:val="Literal"/>
        </w:rPr>
        <w:t>main</w:t>
      </w:r>
      <w:r>
        <w:t>. Don’t forget to include it in your code!</w:t>
      </w:r>
    </w:p>
    <w:p w14:paraId="4B253A67" w14:textId="68C0B530" w:rsidR="007B0A94" w:rsidRDefault="007B0A94" w:rsidP="00A66364">
      <w:pPr>
        <w:pStyle w:val="Body"/>
      </w:pPr>
      <w:r>
        <w:t xml:space="preserve">Then we write two loops within that block, each </w:t>
      </w:r>
      <w:r w:rsidR="001E4D6C">
        <w:t xml:space="preserve">containing </w:t>
      </w:r>
      <w:r>
        <w:t xml:space="preserve">a </w:t>
      </w:r>
      <w:proofErr w:type="gramStart"/>
      <w:r w:rsidRPr="001633BF">
        <w:rPr>
          <w:rStyle w:val="Literal"/>
        </w:rPr>
        <w:t>trpl::</w:t>
      </w:r>
      <w:proofErr w:type="gramEnd"/>
      <w:r w:rsidRPr="001633BF">
        <w:rPr>
          <w:rStyle w:val="Literal"/>
        </w:rPr>
        <w:t>sleep</w:t>
      </w:r>
      <w:r>
        <w:t xml:space="preserve"> call,</w:t>
      </w:r>
      <w:r w:rsidR="00A66364">
        <w:t xml:space="preserve"> </w:t>
      </w:r>
      <w:r>
        <w:t>which waits for half a second (500 milliseconds) before sending the next</w:t>
      </w:r>
      <w:r w:rsidR="00A66364">
        <w:t xml:space="preserve"> </w:t>
      </w:r>
      <w:r>
        <w:t xml:space="preserve">message. We put one loop in the body of a </w:t>
      </w:r>
      <w:proofErr w:type="gramStart"/>
      <w:r w:rsidRPr="001633BF">
        <w:rPr>
          <w:rStyle w:val="Literal"/>
        </w:rPr>
        <w:t>trpl::</w:t>
      </w:r>
      <w:proofErr w:type="gramEnd"/>
      <w:r w:rsidRPr="001633BF">
        <w:rPr>
          <w:rStyle w:val="Literal"/>
        </w:rPr>
        <w:t>spawn_task</w:t>
      </w:r>
      <w:r>
        <w:t xml:space="preserve"> and the other in a</w:t>
      </w:r>
      <w:r w:rsidR="00A66364">
        <w:t xml:space="preserve"> </w:t>
      </w:r>
      <w:r>
        <w:t xml:space="preserve">top-level </w:t>
      </w:r>
      <w:r w:rsidRPr="001633BF">
        <w:rPr>
          <w:rStyle w:val="Literal"/>
        </w:rPr>
        <w:t>for</w:t>
      </w:r>
      <w:r>
        <w:t xml:space="preserve"> loop. We also add an </w:t>
      </w:r>
      <w:r w:rsidRPr="001633BF">
        <w:rPr>
          <w:rStyle w:val="Literal"/>
        </w:rPr>
        <w:t>await</w:t>
      </w:r>
      <w:r>
        <w:t xml:space="preserve"> after the </w:t>
      </w:r>
      <w:r w:rsidRPr="001633BF">
        <w:rPr>
          <w:rStyle w:val="Literal"/>
        </w:rPr>
        <w:t>sleep</w:t>
      </w:r>
      <w:r>
        <w:t xml:space="preserve"> calls.</w:t>
      </w:r>
    </w:p>
    <w:p w14:paraId="6E3E6F69" w14:textId="0A6812A3" w:rsidR="007B0A94" w:rsidRDefault="007B0A94" w:rsidP="00A66364">
      <w:pPr>
        <w:pStyle w:val="Body"/>
      </w:pPr>
      <w:r>
        <w:t>This</w:t>
      </w:r>
      <w:r w:rsidR="001E4D6C">
        <w:t xml:space="preserve"> code</w:t>
      </w:r>
      <w:r>
        <w:t xml:space="preserve"> </w:t>
      </w:r>
      <w:r w:rsidR="001E4D6C">
        <w:t>behaves</w:t>
      </w:r>
      <w:r>
        <w:t xml:space="preserve"> similar</w:t>
      </w:r>
      <w:r w:rsidR="001E4D6C">
        <w:t>ly</w:t>
      </w:r>
      <w:r>
        <w:t xml:space="preserve"> to the thread-based implementation—including the</w:t>
      </w:r>
      <w:r w:rsidR="00A66364">
        <w:t xml:space="preserve"> </w:t>
      </w:r>
      <w:r>
        <w:t>fact that you may see the messages appear in a different order in your own</w:t>
      </w:r>
      <w:r w:rsidR="00A66364">
        <w:t xml:space="preserve"> </w:t>
      </w:r>
      <w:r>
        <w:t>terminal when you run it</w:t>
      </w:r>
      <w:r w:rsidR="001E4D6C">
        <w:t>:</w:t>
      </w:r>
    </w:p>
    <w:p w14:paraId="6C4501DB" w14:textId="77777777" w:rsidR="007B0A94" w:rsidRDefault="007B0A94" w:rsidP="00A66364">
      <w:pPr>
        <w:pStyle w:val="Code"/>
      </w:pPr>
      <w:r>
        <w:t>hi number 1 from the second task!</w:t>
      </w:r>
    </w:p>
    <w:p w14:paraId="2E65325C" w14:textId="77777777" w:rsidR="007B0A94" w:rsidRDefault="007B0A94" w:rsidP="00A66364">
      <w:pPr>
        <w:pStyle w:val="Code"/>
      </w:pPr>
      <w:r>
        <w:t>hi number 1 from the first task!</w:t>
      </w:r>
    </w:p>
    <w:p w14:paraId="7B49BA60" w14:textId="77777777" w:rsidR="007B0A94" w:rsidRDefault="007B0A94" w:rsidP="00A66364">
      <w:pPr>
        <w:pStyle w:val="Code"/>
      </w:pPr>
      <w:r>
        <w:t>hi number 2 from the first task!</w:t>
      </w:r>
    </w:p>
    <w:p w14:paraId="567FF59A" w14:textId="77777777" w:rsidR="007B0A94" w:rsidRDefault="007B0A94" w:rsidP="00A66364">
      <w:pPr>
        <w:pStyle w:val="Code"/>
      </w:pPr>
      <w:r>
        <w:lastRenderedPageBreak/>
        <w:t>hi number 2 from the second task!</w:t>
      </w:r>
    </w:p>
    <w:p w14:paraId="05FDF109" w14:textId="77777777" w:rsidR="007B0A94" w:rsidRDefault="007B0A94" w:rsidP="00A66364">
      <w:pPr>
        <w:pStyle w:val="Code"/>
      </w:pPr>
      <w:r>
        <w:t>hi number 3 from the first task!</w:t>
      </w:r>
    </w:p>
    <w:p w14:paraId="7A14A2CF" w14:textId="77777777" w:rsidR="007B0A94" w:rsidRDefault="007B0A94" w:rsidP="00A66364">
      <w:pPr>
        <w:pStyle w:val="Code"/>
      </w:pPr>
      <w:r>
        <w:t>hi number 3 from the second task!</w:t>
      </w:r>
    </w:p>
    <w:p w14:paraId="04B6D66A" w14:textId="77777777" w:rsidR="007B0A94" w:rsidRDefault="007B0A94" w:rsidP="00A66364">
      <w:pPr>
        <w:pStyle w:val="Code"/>
      </w:pPr>
      <w:r>
        <w:t>hi number 4 from the first task!</w:t>
      </w:r>
    </w:p>
    <w:p w14:paraId="754C53AE" w14:textId="77777777" w:rsidR="007B0A94" w:rsidRDefault="007B0A94" w:rsidP="00A66364">
      <w:pPr>
        <w:pStyle w:val="Code"/>
      </w:pPr>
      <w:r>
        <w:t>hi number 4 from the second task!</w:t>
      </w:r>
    </w:p>
    <w:p w14:paraId="0C333CBD" w14:textId="77777777" w:rsidR="007B0A94" w:rsidRDefault="007B0A94" w:rsidP="00A66364">
      <w:pPr>
        <w:pStyle w:val="Code"/>
      </w:pPr>
      <w:r>
        <w:t>hi number 5 from the first task!</w:t>
      </w:r>
    </w:p>
    <w:p w14:paraId="24ADE22C" w14:textId="42304BDB" w:rsidR="007B0A94" w:rsidRDefault="007B0A94" w:rsidP="00A66364">
      <w:pPr>
        <w:pStyle w:val="Body"/>
      </w:pPr>
      <w:r>
        <w:t xml:space="preserve">This version stops as soon as the </w:t>
      </w:r>
      <w:r w:rsidRPr="00DD59CE">
        <w:rPr>
          <w:rStyle w:val="Literal"/>
        </w:rPr>
        <w:t>for</w:t>
      </w:r>
      <w:r>
        <w:t xml:space="preserve"> loop in the body of the main async block</w:t>
      </w:r>
      <w:r w:rsidR="00A66364">
        <w:t xml:space="preserve"> </w:t>
      </w:r>
      <w:r>
        <w:t xml:space="preserve">finishes, because the task spawned by </w:t>
      </w:r>
      <w:r w:rsidRPr="001633BF">
        <w:rPr>
          <w:rStyle w:val="Literal"/>
        </w:rPr>
        <w:t>spawn_task</w:t>
      </w:r>
      <w:r>
        <w:t xml:space="preserve"> is shut down when the </w:t>
      </w:r>
      <w:r w:rsidRPr="00DD59CE">
        <w:rPr>
          <w:rStyle w:val="Literal"/>
        </w:rPr>
        <w:t>main</w:t>
      </w:r>
      <w:r w:rsidR="00A66364">
        <w:t xml:space="preserve"> </w:t>
      </w:r>
      <w:r>
        <w:t xml:space="preserve">function ends. If you want </w:t>
      </w:r>
      <w:r w:rsidR="00426508">
        <w:t xml:space="preserve">it </w:t>
      </w:r>
      <w:r>
        <w:t>to run all the way to the task</w:t>
      </w:r>
      <w:r w:rsidR="001E4D6C">
        <w:t>’s completion</w:t>
      </w:r>
      <w:r>
        <w:t>, you</w:t>
      </w:r>
      <w:r w:rsidR="00A66364">
        <w:t xml:space="preserve"> </w:t>
      </w:r>
      <w:r>
        <w:t>will need to use a join handle to wait for the first task to complete. With</w:t>
      </w:r>
      <w:r w:rsidR="00A66364">
        <w:t xml:space="preserve"> </w:t>
      </w:r>
      <w:r>
        <w:t xml:space="preserve">threads, we used the </w:t>
      </w:r>
      <w:r w:rsidRPr="001633BF">
        <w:rPr>
          <w:rStyle w:val="Literal"/>
        </w:rPr>
        <w:t>join</w:t>
      </w:r>
      <w:r>
        <w:t xml:space="preserve"> method to “block” until the thread was done running.</w:t>
      </w:r>
      <w:r w:rsidR="00A66364">
        <w:t xml:space="preserve"> </w:t>
      </w:r>
      <w:r>
        <w:t xml:space="preserve">In Listing 17-7, we can use </w:t>
      </w:r>
      <w:r w:rsidRPr="001633BF">
        <w:rPr>
          <w:rStyle w:val="Literal"/>
        </w:rPr>
        <w:t>await</w:t>
      </w:r>
      <w:r>
        <w:t xml:space="preserve"> to do the same thing, because the task</w:t>
      </w:r>
      <w:r w:rsidR="00A66364">
        <w:t xml:space="preserve"> </w:t>
      </w:r>
      <w:r>
        <w:t xml:space="preserve">handle itself is a future. Its </w:t>
      </w:r>
      <w:r w:rsidRPr="001633BF">
        <w:rPr>
          <w:rStyle w:val="Literal"/>
        </w:rPr>
        <w:t>Output</w:t>
      </w:r>
      <w:r>
        <w:t xml:space="preserve"> type is a </w:t>
      </w:r>
      <w:r w:rsidRPr="001633BF">
        <w:rPr>
          <w:rStyle w:val="Literal"/>
        </w:rPr>
        <w:t>Result</w:t>
      </w:r>
      <w:r>
        <w:t>, so we also unwrap it</w:t>
      </w:r>
      <w:r w:rsidR="00A66364">
        <w:t xml:space="preserve"> </w:t>
      </w:r>
      <w:r>
        <w:t>after awaiting it.</w:t>
      </w:r>
    </w:p>
    <w:p w14:paraId="3DCA7EB6" w14:textId="0E63C06F" w:rsidR="007B0A94" w:rsidRDefault="007B0A94" w:rsidP="00A66364">
      <w:pPr>
        <w:pStyle w:val="CodeLabel"/>
      </w:pPr>
      <w:r>
        <w:t>src/main.rs</w:t>
      </w:r>
    </w:p>
    <w:p w14:paraId="1C6BE5F5" w14:textId="77777777" w:rsidR="007B0A94" w:rsidRDefault="007B0A94" w:rsidP="00A66364">
      <w:pPr>
        <w:pStyle w:val="Code"/>
      </w:pPr>
      <w:r>
        <w:t xml:space="preserve">let handle = </w:t>
      </w:r>
      <w:proofErr w:type="gramStart"/>
      <w:r>
        <w:t>trpl::</w:t>
      </w:r>
      <w:proofErr w:type="gramEnd"/>
      <w:r>
        <w:t>spawn_task(async {</w:t>
      </w:r>
    </w:p>
    <w:p w14:paraId="7261B9AC" w14:textId="77777777" w:rsidR="007B0A94" w:rsidRDefault="007B0A94" w:rsidP="00A66364">
      <w:pPr>
        <w:pStyle w:val="Code"/>
      </w:pPr>
      <w:r>
        <w:t xml:space="preserve">    for </w:t>
      </w:r>
      <w:proofErr w:type="spellStart"/>
      <w:r>
        <w:t>i</w:t>
      </w:r>
      <w:proofErr w:type="spellEnd"/>
      <w:r>
        <w:t xml:space="preserve"> in </w:t>
      </w:r>
      <w:proofErr w:type="gramStart"/>
      <w:r>
        <w:t>1..</w:t>
      </w:r>
      <w:proofErr w:type="gramEnd"/>
      <w:r>
        <w:t>10 {</w:t>
      </w:r>
    </w:p>
    <w:p w14:paraId="2A1CFB3D" w14:textId="77777777" w:rsidR="007B0A94" w:rsidRDefault="007B0A94" w:rsidP="00A66364">
      <w:pPr>
        <w:pStyle w:val="Code"/>
      </w:pPr>
      <w:r>
        <w:t xml:space="preserve">        </w:t>
      </w:r>
      <w:proofErr w:type="gramStart"/>
      <w:r>
        <w:t>println!(</w:t>
      </w:r>
      <w:proofErr w:type="gramEnd"/>
      <w:r>
        <w:t>"hi number {</w:t>
      </w:r>
      <w:proofErr w:type="spellStart"/>
      <w:r>
        <w:t>i</w:t>
      </w:r>
      <w:proofErr w:type="spellEnd"/>
      <w:r>
        <w:t>} from the first task!");</w:t>
      </w:r>
    </w:p>
    <w:p w14:paraId="34DF2176" w14:textId="77777777" w:rsidR="007B0A94" w:rsidRDefault="007B0A94" w:rsidP="00A66364">
      <w:pPr>
        <w:pStyle w:val="Code"/>
      </w:pPr>
      <w:r>
        <w:t xml:space="preserve">        </w:t>
      </w:r>
      <w:proofErr w:type="gramStart"/>
      <w:r>
        <w:t>trpl::</w:t>
      </w:r>
      <w:proofErr w:type="gramEnd"/>
      <w:r>
        <w:t>sleep(Duration::from_millis(500)).await;</w:t>
      </w:r>
    </w:p>
    <w:p w14:paraId="6F137E96" w14:textId="77777777" w:rsidR="007B0A94" w:rsidRDefault="007B0A94" w:rsidP="00A66364">
      <w:pPr>
        <w:pStyle w:val="Code"/>
      </w:pPr>
      <w:r>
        <w:t xml:space="preserve">    }</w:t>
      </w:r>
    </w:p>
    <w:p w14:paraId="59EC2EB6" w14:textId="77777777" w:rsidR="007B0A94" w:rsidRDefault="007B0A94" w:rsidP="00A66364">
      <w:pPr>
        <w:pStyle w:val="Code"/>
      </w:pPr>
      <w:r>
        <w:t>});</w:t>
      </w:r>
    </w:p>
    <w:p w14:paraId="54C8DD73" w14:textId="77777777" w:rsidR="007B0A94" w:rsidRDefault="007B0A94" w:rsidP="00A66364">
      <w:pPr>
        <w:pStyle w:val="Code"/>
      </w:pPr>
    </w:p>
    <w:p w14:paraId="38E45CBE" w14:textId="77777777" w:rsidR="007B0A94" w:rsidRDefault="007B0A94" w:rsidP="00A66364">
      <w:pPr>
        <w:pStyle w:val="Code"/>
      </w:pPr>
      <w:r>
        <w:t xml:space="preserve">for </w:t>
      </w:r>
      <w:proofErr w:type="spellStart"/>
      <w:r>
        <w:t>i</w:t>
      </w:r>
      <w:proofErr w:type="spellEnd"/>
      <w:r>
        <w:t xml:space="preserve"> in </w:t>
      </w:r>
      <w:proofErr w:type="gramStart"/>
      <w:r>
        <w:t>1..</w:t>
      </w:r>
      <w:proofErr w:type="gramEnd"/>
      <w:r>
        <w:t>5 {</w:t>
      </w:r>
    </w:p>
    <w:p w14:paraId="2BC6C84E" w14:textId="77777777" w:rsidR="007B0A94" w:rsidRDefault="007B0A94" w:rsidP="00A66364">
      <w:pPr>
        <w:pStyle w:val="Code"/>
      </w:pPr>
      <w:r>
        <w:t xml:space="preserve">    </w:t>
      </w:r>
      <w:proofErr w:type="gramStart"/>
      <w:r>
        <w:t>println!(</w:t>
      </w:r>
      <w:proofErr w:type="gramEnd"/>
      <w:r>
        <w:t>"hi number {</w:t>
      </w:r>
      <w:proofErr w:type="spellStart"/>
      <w:r>
        <w:t>i</w:t>
      </w:r>
      <w:proofErr w:type="spellEnd"/>
      <w:r>
        <w:t>} from the second task!");</w:t>
      </w:r>
    </w:p>
    <w:p w14:paraId="03FF25AA" w14:textId="77777777" w:rsidR="007B0A94" w:rsidRDefault="007B0A94" w:rsidP="00A66364">
      <w:pPr>
        <w:pStyle w:val="Code"/>
      </w:pPr>
      <w:r>
        <w:t xml:space="preserve">    </w:t>
      </w:r>
      <w:proofErr w:type="gramStart"/>
      <w:r>
        <w:t>trpl::</w:t>
      </w:r>
      <w:proofErr w:type="gramEnd"/>
      <w:r>
        <w:t>sleep(Duration::from_millis(500)).await;</w:t>
      </w:r>
    </w:p>
    <w:p w14:paraId="6E54AF9D" w14:textId="77777777" w:rsidR="007B0A94" w:rsidRDefault="007B0A94" w:rsidP="00A66364">
      <w:pPr>
        <w:pStyle w:val="Code"/>
      </w:pPr>
      <w:r>
        <w:t>}</w:t>
      </w:r>
    </w:p>
    <w:p w14:paraId="41E21777" w14:textId="77777777" w:rsidR="007B0A94" w:rsidRDefault="007B0A94" w:rsidP="00A66364">
      <w:pPr>
        <w:pStyle w:val="Code"/>
      </w:pPr>
    </w:p>
    <w:p w14:paraId="19AB0C9F" w14:textId="77777777" w:rsidR="007B0A94" w:rsidRDefault="007B0A94" w:rsidP="00A66364">
      <w:pPr>
        <w:pStyle w:val="Code"/>
      </w:pPr>
      <w:proofErr w:type="spellStart"/>
      <w:proofErr w:type="gramStart"/>
      <w:r>
        <w:t>handle.await</w:t>
      </w:r>
      <w:proofErr w:type="gramEnd"/>
      <w:r>
        <w:t>.unwrap</w:t>
      </w:r>
      <w:proofErr w:type="spellEnd"/>
      <w:r>
        <w:t>();</w:t>
      </w:r>
    </w:p>
    <w:p w14:paraId="520FE1D0" w14:textId="77777777" w:rsidR="007B0A94" w:rsidRDefault="007B0A94" w:rsidP="007B0A94">
      <w:pPr>
        <w:pStyle w:val="CodeListingCaption"/>
      </w:pPr>
      <w:r>
        <w:t xml:space="preserve">Using </w:t>
      </w:r>
      <w:r w:rsidRPr="001633BF">
        <w:rPr>
          <w:rStyle w:val="Literal"/>
        </w:rPr>
        <w:t>await</w:t>
      </w:r>
      <w:r>
        <w:t xml:space="preserve"> with a join handle to run a task to completion</w:t>
      </w:r>
    </w:p>
    <w:p w14:paraId="4656CF4A" w14:textId="4ADA13BD" w:rsidR="007B0A94" w:rsidRDefault="007B0A94" w:rsidP="00A66364">
      <w:pPr>
        <w:pStyle w:val="Body"/>
      </w:pPr>
      <w:r>
        <w:t xml:space="preserve">This updated version runs </w:t>
      </w:r>
      <w:r w:rsidR="00426508">
        <w:t xml:space="preserve">until </w:t>
      </w:r>
      <w:r w:rsidRPr="001633BF">
        <w:rPr>
          <w:rStyle w:val="Italic"/>
        </w:rPr>
        <w:t>both</w:t>
      </w:r>
      <w:r>
        <w:t xml:space="preserve"> loops finish</w:t>
      </w:r>
      <w:r w:rsidR="00426508">
        <w:t>:</w:t>
      </w:r>
    </w:p>
    <w:p w14:paraId="0B5B24D9" w14:textId="77777777" w:rsidR="007B0A94" w:rsidRDefault="007B0A94" w:rsidP="00A66364">
      <w:pPr>
        <w:pStyle w:val="Code"/>
      </w:pPr>
      <w:r>
        <w:t>hi number 1 from the second task!</w:t>
      </w:r>
    </w:p>
    <w:p w14:paraId="42A15FF0" w14:textId="77777777" w:rsidR="007B0A94" w:rsidRDefault="007B0A94" w:rsidP="00A66364">
      <w:pPr>
        <w:pStyle w:val="Code"/>
      </w:pPr>
      <w:r>
        <w:t>hi number 1 from the first task!</w:t>
      </w:r>
    </w:p>
    <w:p w14:paraId="43EA627D" w14:textId="77777777" w:rsidR="007B0A94" w:rsidRDefault="007B0A94" w:rsidP="00A66364">
      <w:pPr>
        <w:pStyle w:val="Code"/>
      </w:pPr>
      <w:r>
        <w:t>hi number 2 from the first task!</w:t>
      </w:r>
    </w:p>
    <w:p w14:paraId="11D12942" w14:textId="77777777" w:rsidR="007B0A94" w:rsidRDefault="007B0A94" w:rsidP="00A66364">
      <w:pPr>
        <w:pStyle w:val="Code"/>
      </w:pPr>
      <w:r>
        <w:t>hi number 2 from the second task!</w:t>
      </w:r>
    </w:p>
    <w:p w14:paraId="20288645" w14:textId="77777777" w:rsidR="007B0A94" w:rsidRDefault="007B0A94" w:rsidP="00A66364">
      <w:pPr>
        <w:pStyle w:val="Code"/>
      </w:pPr>
      <w:r>
        <w:t>hi number 3 from the first task!</w:t>
      </w:r>
    </w:p>
    <w:p w14:paraId="4DB3CEDF" w14:textId="77777777" w:rsidR="007B0A94" w:rsidRDefault="007B0A94" w:rsidP="00A66364">
      <w:pPr>
        <w:pStyle w:val="Code"/>
      </w:pPr>
      <w:r>
        <w:t>hi number 3 from the second task!</w:t>
      </w:r>
    </w:p>
    <w:p w14:paraId="061417A2" w14:textId="77777777" w:rsidR="007B0A94" w:rsidRDefault="007B0A94" w:rsidP="00A66364">
      <w:pPr>
        <w:pStyle w:val="Code"/>
      </w:pPr>
      <w:r>
        <w:t>hi number 4 from the first task!</w:t>
      </w:r>
    </w:p>
    <w:p w14:paraId="4BDB546E" w14:textId="77777777" w:rsidR="007B0A94" w:rsidRDefault="007B0A94" w:rsidP="00A66364">
      <w:pPr>
        <w:pStyle w:val="Code"/>
      </w:pPr>
      <w:r>
        <w:t>hi number 4 from the second task!</w:t>
      </w:r>
    </w:p>
    <w:p w14:paraId="3842CABD" w14:textId="77777777" w:rsidR="007B0A94" w:rsidRDefault="007B0A94" w:rsidP="00A66364">
      <w:pPr>
        <w:pStyle w:val="Code"/>
      </w:pPr>
      <w:r>
        <w:t>hi number 5 from the first task!</w:t>
      </w:r>
    </w:p>
    <w:p w14:paraId="75689923" w14:textId="77777777" w:rsidR="007B0A94" w:rsidRDefault="007B0A94" w:rsidP="00A66364">
      <w:pPr>
        <w:pStyle w:val="Code"/>
      </w:pPr>
      <w:r>
        <w:t>hi number 6 from the first task!</w:t>
      </w:r>
    </w:p>
    <w:p w14:paraId="48C7C3CF" w14:textId="77777777" w:rsidR="007B0A94" w:rsidRDefault="007B0A94" w:rsidP="00A66364">
      <w:pPr>
        <w:pStyle w:val="Code"/>
      </w:pPr>
      <w:r>
        <w:t>hi number 7 from the first task!</w:t>
      </w:r>
    </w:p>
    <w:p w14:paraId="32AFABD9" w14:textId="77777777" w:rsidR="007B0A94" w:rsidRDefault="007B0A94" w:rsidP="00A66364">
      <w:pPr>
        <w:pStyle w:val="Code"/>
      </w:pPr>
      <w:r>
        <w:t>hi number 8 from the first task!</w:t>
      </w:r>
    </w:p>
    <w:p w14:paraId="186080E5" w14:textId="77777777" w:rsidR="007B0A94" w:rsidRDefault="007B0A94" w:rsidP="00A66364">
      <w:pPr>
        <w:pStyle w:val="Code"/>
      </w:pPr>
      <w:r>
        <w:t>hi number 9 from the first task!</w:t>
      </w:r>
    </w:p>
    <w:p w14:paraId="493D9B98" w14:textId="77777777" w:rsidR="007B0A94" w:rsidRDefault="007B0A94" w:rsidP="00A66364">
      <w:pPr>
        <w:pStyle w:val="Body"/>
      </w:pPr>
      <w:r>
        <w:t xml:space="preserve">So far, it looks like </w:t>
      </w:r>
      <w:proofErr w:type="gramStart"/>
      <w:r>
        <w:t>async</w:t>
      </w:r>
      <w:proofErr w:type="gramEnd"/>
      <w:r>
        <w:t xml:space="preserve"> and threads give us the same basic outcomes, just</w:t>
      </w:r>
      <w:r w:rsidR="00A66364">
        <w:t xml:space="preserve"> </w:t>
      </w:r>
      <w:r>
        <w:t xml:space="preserve">with different syntax: using </w:t>
      </w:r>
      <w:r w:rsidRPr="001633BF">
        <w:rPr>
          <w:rStyle w:val="Literal"/>
        </w:rPr>
        <w:t>await</w:t>
      </w:r>
      <w:r>
        <w:t xml:space="preserve"> instead of calling </w:t>
      </w:r>
      <w:r w:rsidRPr="001633BF">
        <w:rPr>
          <w:rStyle w:val="Literal"/>
        </w:rPr>
        <w:t>join</w:t>
      </w:r>
      <w:r>
        <w:t xml:space="preserve"> on the join</w:t>
      </w:r>
      <w:r w:rsidR="00A66364">
        <w:t xml:space="preserve"> </w:t>
      </w:r>
      <w:r>
        <w:t xml:space="preserve">handle, and awaiting the </w:t>
      </w:r>
      <w:r w:rsidRPr="001633BF">
        <w:rPr>
          <w:rStyle w:val="Literal"/>
        </w:rPr>
        <w:t>sleep</w:t>
      </w:r>
      <w:r>
        <w:t xml:space="preserve"> calls.</w:t>
      </w:r>
    </w:p>
    <w:p w14:paraId="5B86FE38" w14:textId="77777777" w:rsidR="007B0A94" w:rsidRDefault="007B0A94" w:rsidP="00A66364">
      <w:pPr>
        <w:pStyle w:val="Body"/>
      </w:pPr>
      <w:r>
        <w:t>The bigger difference is that we didn’t need to spawn another operating system</w:t>
      </w:r>
      <w:r w:rsidR="00A66364">
        <w:t xml:space="preserve"> </w:t>
      </w:r>
      <w:r>
        <w:t>thread to do this. In fact, we don’t even need to spawn a task here. Because</w:t>
      </w:r>
      <w:r w:rsidR="00A66364">
        <w:t xml:space="preserve"> </w:t>
      </w:r>
      <w:r>
        <w:t>async blocks compile to anonymous futures, we can put each loop in an async</w:t>
      </w:r>
      <w:r w:rsidR="00A66364">
        <w:t xml:space="preserve"> </w:t>
      </w:r>
      <w:r>
        <w:t xml:space="preserve">block and have the runtime run them both to completion using the </w:t>
      </w:r>
      <w:proofErr w:type="gramStart"/>
      <w:r w:rsidRPr="001633BF">
        <w:rPr>
          <w:rStyle w:val="Literal"/>
        </w:rPr>
        <w:t>trpl::</w:t>
      </w:r>
      <w:proofErr w:type="gramEnd"/>
      <w:r w:rsidRPr="001633BF">
        <w:rPr>
          <w:rStyle w:val="Literal"/>
        </w:rPr>
        <w:t>join</w:t>
      </w:r>
      <w:r w:rsidR="00A66364">
        <w:t xml:space="preserve"> </w:t>
      </w:r>
      <w:r>
        <w:t>function.</w:t>
      </w:r>
    </w:p>
    <w:p w14:paraId="64D388AD" w14:textId="4CCD9E43" w:rsidR="007B0A94" w:rsidRDefault="007B0A94" w:rsidP="00A66364">
      <w:pPr>
        <w:pStyle w:val="Body"/>
      </w:pPr>
      <w:r>
        <w:t xml:space="preserve">In the </w:t>
      </w:r>
      <w:r w:rsidR="00BB21F4">
        <w:t xml:space="preserve">section </w:t>
      </w:r>
      <w:r>
        <w:t>“</w:t>
      </w:r>
      <w:r w:rsidRPr="001633BF">
        <w:rPr>
          <w:rStyle w:val="Xref"/>
        </w:rPr>
        <w:t>Waiting for All Threads to Finish Using join Handles</w:t>
      </w:r>
      <w:r>
        <w:t xml:space="preserve">” on </w:t>
      </w:r>
      <w:r w:rsidRPr="001633BF">
        <w:rPr>
          <w:rStyle w:val="Xref"/>
        </w:rPr>
        <w:t>page XX</w:t>
      </w:r>
      <w:r>
        <w:t xml:space="preserve">, we showed how to use the </w:t>
      </w:r>
      <w:r w:rsidRPr="001633BF">
        <w:rPr>
          <w:rStyle w:val="Literal"/>
        </w:rPr>
        <w:t>join</w:t>
      </w:r>
      <w:r>
        <w:t xml:space="preserve"> method on the</w:t>
      </w:r>
      <w:r w:rsidR="00A66364">
        <w:t xml:space="preserve"> </w:t>
      </w:r>
      <w:r w:rsidRPr="001633BF">
        <w:rPr>
          <w:rStyle w:val="Literal"/>
        </w:rPr>
        <w:t>JoinHandle</w:t>
      </w:r>
      <w:r>
        <w:t xml:space="preserve"> type returned when you call </w:t>
      </w:r>
      <w:proofErr w:type="gramStart"/>
      <w:r w:rsidRPr="001633BF">
        <w:rPr>
          <w:rStyle w:val="Literal"/>
        </w:rPr>
        <w:t>std::</w:t>
      </w:r>
      <w:proofErr w:type="gramEnd"/>
      <w:r w:rsidRPr="001633BF">
        <w:rPr>
          <w:rStyle w:val="Literal"/>
        </w:rPr>
        <w:t>thread::spawn</w:t>
      </w:r>
      <w:r>
        <w:t xml:space="preserve">. The </w:t>
      </w:r>
      <w:proofErr w:type="gramStart"/>
      <w:r w:rsidRPr="001633BF">
        <w:rPr>
          <w:rStyle w:val="Literal"/>
        </w:rPr>
        <w:t>trpl::</w:t>
      </w:r>
      <w:proofErr w:type="gramEnd"/>
      <w:r w:rsidRPr="001633BF">
        <w:rPr>
          <w:rStyle w:val="Literal"/>
        </w:rPr>
        <w:t>join</w:t>
      </w:r>
      <w:r w:rsidR="00A66364">
        <w:t xml:space="preserve"> </w:t>
      </w:r>
      <w:r>
        <w:t>function is similar, but for futures. When you give it two futures, it produces</w:t>
      </w:r>
      <w:r w:rsidR="00A66364">
        <w:t xml:space="preserve"> </w:t>
      </w:r>
      <w:r>
        <w:t xml:space="preserve">a single new future whose output is a tuple </w:t>
      </w:r>
      <w:r w:rsidR="00BB21F4">
        <w:t xml:space="preserve">containing </w:t>
      </w:r>
      <w:r>
        <w:t xml:space="preserve">the output of each </w:t>
      </w:r>
      <w:r w:rsidR="00BB21F4">
        <w:t>future</w:t>
      </w:r>
      <w:r>
        <w:t xml:space="preserve"> you passed in once</w:t>
      </w:r>
      <w:r w:rsidR="00BB21F4">
        <w:t xml:space="preserve"> they</w:t>
      </w:r>
      <w:r>
        <w:t xml:space="preserve"> </w:t>
      </w:r>
      <w:r w:rsidRPr="001633BF">
        <w:rPr>
          <w:rStyle w:val="Italic"/>
        </w:rPr>
        <w:t>both</w:t>
      </w:r>
      <w:r>
        <w:t xml:space="preserve"> complete. Thus, in Listing 17-8, we use</w:t>
      </w:r>
      <w:r w:rsidR="00A66364">
        <w:t xml:space="preserve"> </w:t>
      </w:r>
      <w:proofErr w:type="gramStart"/>
      <w:r w:rsidRPr="001633BF">
        <w:rPr>
          <w:rStyle w:val="Literal"/>
        </w:rPr>
        <w:t>trpl::</w:t>
      </w:r>
      <w:proofErr w:type="gramEnd"/>
      <w:r w:rsidRPr="001633BF">
        <w:rPr>
          <w:rStyle w:val="Literal"/>
        </w:rPr>
        <w:t>join</w:t>
      </w:r>
      <w:r>
        <w:t xml:space="preserve"> to wait </w:t>
      </w:r>
      <w:r>
        <w:lastRenderedPageBreak/>
        <w:t xml:space="preserve">for both </w:t>
      </w:r>
      <w:r w:rsidRPr="001633BF">
        <w:rPr>
          <w:rStyle w:val="Literal"/>
        </w:rPr>
        <w:t>fut1</w:t>
      </w:r>
      <w:r>
        <w:t xml:space="preserve"> and </w:t>
      </w:r>
      <w:r w:rsidRPr="001633BF">
        <w:rPr>
          <w:rStyle w:val="Literal"/>
        </w:rPr>
        <w:t>fut2</w:t>
      </w:r>
      <w:r>
        <w:t xml:space="preserve"> to finish. We do </w:t>
      </w:r>
      <w:r w:rsidRPr="001633BF">
        <w:rPr>
          <w:rStyle w:val="Italic"/>
        </w:rPr>
        <w:t>not</w:t>
      </w:r>
      <w:r>
        <w:t xml:space="preserve"> await</w:t>
      </w:r>
      <w:r w:rsidR="00A66364">
        <w:t xml:space="preserve"> </w:t>
      </w:r>
      <w:r w:rsidRPr="001633BF">
        <w:rPr>
          <w:rStyle w:val="Literal"/>
        </w:rPr>
        <w:t>fut1</w:t>
      </w:r>
      <w:r>
        <w:t xml:space="preserve"> and </w:t>
      </w:r>
      <w:r w:rsidRPr="001633BF">
        <w:rPr>
          <w:rStyle w:val="Literal"/>
        </w:rPr>
        <w:t>fut2</w:t>
      </w:r>
      <w:r>
        <w:t xml:space="preserve"> but instead the new future produced by </w:t>
      </w:r>
      <w:proofErr w:type="gramStart"/>
      <w:r w:rsidRPr="001633BF">
        <w:rPr>
          <w:rStyle w:val="Literal"/>
        </w:rPr>
        <w:t>trpl::</w:t>
      </w:r>
      <w:proofErr w:type="gramEnd"/>
      <w:r w:rsidRPr="001633BF">
        <w:rPr>
          <w:rStyle w:val="Literal"/>
        </w:rPr>
        <w:t>join</w:t>
      </w:r>
      <w:r>
        <w:t>. We</w:t>
      </w:r>
      <w:r w:rsidR="00A66364">
        <w:t xml:space="preserve"> </w:t>
      </w:r>
      <w:r>
        <w:t xml:space="preserve">ignore the output, because it’s just a tuple </w:t>
      </w:r>
      <w:r w:rsidR="002066F0">
        <w:t xml:space="preserve">containing </w:t>
      </w:r>
      <w:proofErr w:type="gramStart"/>
      <w:r>
        <w:t>two unit</w:t>
      </w:r>
      <w:proofErr w:type="gramEnd"/>
      <w:r>
        <w:t xml:space="preserve"> values.</w:t>
      </w:r>
    </w:p>
    <w:p w14:paraId="222F48FD" w14:textId="35ACB83B" w:rsidR="007B0A94" w:rsidRDefault="007B0A94" w:rsidP="00A66364">
      <w:pPr>
        <w:pStyle w:val="CodeLabel"/>
      </w:pPr>
      <w:r>
        <w:t>src/main.rs</w:t>
      </w:r>
    </w:p>
    <w:p w14:paraId="0B0FDA38" w14:textId="77777777" w:rsidR="007B0A94" w:rsidRDefault="007B0A94" w:rsidP="00A66364">
      <w:pPr>
        <w:pStyle w:val="Code"/>
      </w:pPr>
      <w:r>
        <w:t>let fut1 = async {</w:t>
      </w:r>
    </w:p>
    <w:p w14:paraId="7A3354AE" w14:textId="77777777" w:rsidR="007B0A94" w:rsidRDefault="007B0A94" w:rsidP="00A66364">
      <w:pPr>
        <w:pStyle w:val="Code"/>
      </w:pPr>
      <w:r>
        <w:t xml:space="preserve">    for </w:t>
      </w:r>
      <w:proofErr w:type="spellStart"/>
      <w:r>
        <w:t>i</w:t>
      </w:r>
      <w:proofErr w:type="spellEnd"/>
      <w:r>
        <w:t xml:space="preserve"> in </w:t>
      </w:r>
      <w:proofErr w:type="gramStart"/>
      <w:r>
        <w:t>1..</w:t>
      </w:r>
      <w:proofErr w:type="gramEnd"/>
      <w:r>
        <w:t>10 {</w:t>
      </w:r>
    </w:p>
    <w:p w14:paraId="1E449C36" w14:textId="77777777" w:rsidR="007B0A94" w:rsidRDefault="007B0A94" w:rsidP="00A66364">
      <w:pPr>
        <w:pStyle w:val="Code"/>
      </w:pPr>
      <w:r>
        <w:t xml:space="preserve">        </w:t>
      </w:r>
      <w:proofErr w:type="gramStart"/>
      <w:r>
        <w:t>println!(</w:t>
      </w:r>
      <w:proofErr w:type="gramEnd"/>
      <w:r>
        <w:t>"hi number {</w:t>
      </w:r>
      <w:proofErr w:type="spellStart"/>
      <w:r>
        <w:t>i</w:t>
      </w:r>
      <w:proofErr w:type="spellEnd"/>
      <w:r>
        <w:t>} from the first task!");</w:t>
      </w:r>
    </w:p>
    <w:p w14:paraId="492986FA" w14:textId="77777777" w:rsidR="007B0A94" w:rsidRDefault="007B0A94" w:rsidP="00A66364">
      <w:pPr>
        <w:pStyle w:val="Code"/>
      </w:pPr>
      <w:r>
        <w:t xml:space="preserve">        </w:t>
      </w:r>
      <w:proofErr w:type="gramStart"/>
      <w:r>
        <w:t>trpl::</w:t>
      </w:r>
      <w:proofErr w:type="gramEnd"/>
      <w:r>
        <w:t>sleep(Duration::from_millis(500)).await;</w:t>
      </w:r>
    </w:p>
    <w:p w14:paraId="592C09F9" w14:textId="77777777" w:rsidR="007B0A94" w:rsidRDefault="007B0A94" w:rsidP="00A66364">
      <w:pPr>
        <w:pStyle w:val="Code"/>
      </w:pPr>
      <w:r>
        <w:t xml:space="preserve">    }</w:t>
      </w:r>
    </w:p>
    <w:p w14:paraId="0987778B" w14:textId="77777777" w:rsidR="007B0A94" w:rsidRDefault="007B0A94" w:rsidP="00A66364">
      <w:pPr>
        <w:pStyle w:val="Code"/>
      </w:pPr>
      <w:r>
        <w:t>};</w:t>
      </w:r>
    </w:p>
    <w:p w14:paraId="2D01BA0F" w14:textId="77777777" w:rsidR="007B0A94" w:rsidRDefault="007B0A94" w:rsidP="00A66364">
      <w:pPr>
        <w:pStyle w:val="Code"/>
      </w:pPr>
    </w:p>
    <w:p w14:paraId="364B8B85" w14:textId="77777777" w:rsidR="007B0A94" w:rsidRDefault="007B0A94" w:rsidP="00A66364">
      <w:pPr>
        <w:pStyle w:val="Code"/>
      </w:pPr>
      <w:r>
        <w:t>let fut2 = async {</w:t>
      </w:r>
    </w:p>
    <w:p w14:paraId="0B343E64" w14:textId="77777777" w:rsidR="007B0A94" w:rsidRDefault="007B0A94" w:rsidP="00A66364">
      <w:pPr>
        <w:pStyle w:val="Code"/>
      </w:pPr>
      <w:r>
        <w:t xml:space="preserve">    for </w:t>
      </w:r>
      <w:proofErr w:type="spellStart"/>
      <w:r>
        <w:t>i</w:t>
      </w:r>
      <w:proofErr w:type="spellEnd"/>
      <w:r>
        <w:t xml:space="preserve"> in </w:t>
      </w:r>
      <w:proofErr w:type="gramStart"/>
      <w:r>
        <w:t>1..</w:t>
      </w:r>
      <w:proofErr w:type="gramEnd"/>
      <w:r>
        <w:t>5 {</w:t>
      </w:r>
    </w:p>
    <w:p w14:paraId="6E4A4A55" w14:textId="77777777" w:rsidR="007B0A94" w:rsidRDefault="007B0A94" w:rsidP="00A66364">
      <w:pPr>
        <w:pStyle w:val="Code"/>
      </w:pPr>
      <w:r>
        <w:t xml:space="preserve">        </w:t>
      </w:r>
      <w:proofErr w:type="gramStart"/>
      <w:r>
        <w:t>println!(</w:t>
      </w:r>
      <w:proofErr w:type="gramEnd"/>
      <w:r>
        <w:t>"hi number {</w:t>
      </w:r>
      <w:proofErr w:type="spellStart"/>
      <w:r>
        <w:t>i</w:t>
      </w:r>
      <w:proofErr w:type="spellEnd"/>
      <w:r>
        <w:t>} from the second task!");</w:t>
      </w:r>
    </w:p>
    <w:p w14:paraId="33128E13" w14:textId="77777777" w:rsidR="007B0A94" w:rsidRDefault="007B0A94" w:rsidP="00A66364">
      <w:pPr>
        <w:pStyle w:val="Code"/>
      </w:pPr>
      <w:r>
        <w:t xml:space="preserve">        </w:t>
      </w:r>
      <w:proofErr w:type="gramStart"/>
      <w:r>
        <w:t>trpl::</w:t>
      </w:r>
      <w:proofErr w:type="gramEnd"/>
      <w:r>
        <w:t>sleep(Duration::from_millis(500)).await;</w:t>
      </w:r>
    </w:p>
    <w:p w14:paraId="69E137A8" w14:textId="77777777" w:rsidR="007B0A94" w:rsidRDefault="007B0A94" w:rsidP="00A66364">
      <w:pPr>
        <w:pStyle w:val="Code"/>
      </w:pPr>
      <w:r>
        <w:t xml:space="preserve">    }</w:t>
      </w:r>
    </w:p>
    <w:p w14:paraId="00211030" w14:textId="77777777" w:rsidR="007B0A94" w:rsidRDefault="007B0A94" w:rsidP="00A66364">
      <w:pPr>
        <w:pStyle w:val="Code"/>
      </w:pPr>
      <w:r>
        <w:t>};</w:t>
      </w:r>
    </w:p>
    <w:p w14:paraId="0F76A0FC" w14:textId="77777777" w:rsidR="007B0A94" w:rsidRDefault="007B0A94" w:rsidP="00A66364">
      <w:pPr>
        <w:pStyle w:val="Code"/>
      </w:pPr>
    </w:p>
    <w:p w14:paraId="550AA915" w14:textId="77777777" w:rsidR="007B0A94" w:rsidRDefault="007B0A94" w:rsidP="00A66364">
      <w:pPr>
        <w:pStyle w:val="Code"/>
      </w:pPr>
      <w:proofErr w:type="gramStart"/>
      <w:r>
        <w:t>trpl::</w:t>
      </w:r>
      <w:proofErr w:type="gramEnd"/>
      <w:r>
        <w:t>join(fut1, fut2).await;</w:t>
      </w:r>
    </w:p>
    <w:p w14:paraId="1505620E" w14:textId="77777777" w:rsidR="007B0A94" w:rsidRDefault="007B0A94" w:rsidP="007B0A94">
      <w:pPr>
        <w:pStyle w:val="CodeListingCaption"/>
      </w:pPr>
      <w:r>
        <w:t xml:space="preserve">Using </w:t>
      </w:r>
      <w:proofErr w:type="gramStart"/>
      <w:r w:rsidRPr="001633BF">
        <w:rPr>
          <w:rStyle w:val="Literal"/>
        </w:rPr>
        <w:t>trpl::</w:t>
      </w:r>
      <w:proofErr w:type="gramEnd"/>
      <w:r w:rsidRPr="001633BF">
        <w:rPr>
          <w:rStyle w:val="Literal"/>
        </w:rPr>
        <w:t>join</w:t>
      </w:r>
      <w:r>
        <w:t xml:space="preserve"> to await two anonymous futures</w:t>
      </w:r>
    </w:p>
    <w:p w14:paraId="0A8F6D75" w14:textId="77777777" w:rsidR="007B0A94" w:rsidRDefault="007B0A94" w:rsidP="00A66364">
      <w:pPr>
        <w:pStyle w:val="Body"/>
      </w:pPr>
      <w:r>
        <w:t>When we run this, we see both futures run to completion:</w:t>
      </w:r>
    </w:p>
    <w:p w14:paraId="3B66E816" w14:textId="77777777" w:rsidR="007B0A94" w:rsidRDefault="007B0A94" w:rsidP="00A66364">
      <w:pPr>
        <w:pStyle w:val="Code"/>
      </w:pPr>
      <w:r>
        <w:t>hi number 1 from the first task!</w:t>
      </w:r>
    </w:p>
    <w:p w14:paraId="75E271E0" w14:textId="77777777" w:rsidR="007B0A94" w:rsidRDefault="007B0A94" w:rsidP="00A66364">
      <w:pPr>
        <w:pStyle w:val="Code"/>
      </w:pPr>
      <w:r>
        <w:t>hi number 1 from the second task!</w:t>
      </w:r>
    </w:p>
    <w:p w14:paraId="0B378F12" w14:textId="77777777" w:rsidR="007B0A94" w:rsidRDefault="007B0A94" w:rsidP="00A66364">
      <w:pPr>
        <w:pStyle w:val="Code"/>
      </w:pPr>
      <w:r>
        <w:t>hi number 2 from the first task!</w:t>
      </w:r>
    </w:p>
    <w:p w14:paraId="6D786035" w14:textId="77777777" w:rsidR="007B0A94" w:rsidRDefault="007B0A94" w:rsidP="00A66364">
      <w:pPr>
        <w:pStyle w:val="Code"/>
      </w:pPr>
      <w:r>
        <w:t>hi number 2 from the second task!</w:t>
      </w:r>
    </w:p>
    <w:p w14:paraId="3E0FB3B6" w14:textId="77777777" w:rsidR="007B0A94" w:rsidRDefault="007B0A94" w:rsidP="00A66364">
      <w:pPr>
        <w:pStyle w:val="Code"/>
      </w:pPr>
      <w:r>
        <w:t>hi number 3 from the first task!</w:t>
      </w:r>
    </w:p>
    <w:p w14:paraId="7B6E1A84" w14:textId="77777777" w:rsidR="007B0A94" w:rsidRDefault="007B0A94" w:rsidP="00A66364">
      <w:pPr>
        <w:pStyle w:val="Code"/>
      </w:pPr>
      <w:r>
        <w:t>hi number 3 from the second task!</w:t>
      </w:r>
    </w:p>
    <w:p w14:paraId="49FC2C25" w14:textId="77777777" w:rsidR="007B0A94" w:rsidRDefault="007B0A94" w:rsidP="00A66364">
      <w:pPr>
        <w:pStyle w:val="Code"/>
      </w:pPr>
      <w:r>
        <w:t>hi number 4 from the first task!</w:t>
      </w:r>
    </w:p>
    <w:p w14:paraId="6A365A63" w14:textId="77777777" w:rsidR="007B0A94" w:rsidRDefault="007B0A94" w:rsidP="00A66364">
      <w:pPr>
        <w:pStyle w:val="Code"/>
      </w:pPr>
      <w:r>
        <w:t>hi number 4 from the second task!</w:t>
      </w:r>
    </w:p>
    <w:p w14:paraId="423664BA" w14:textId="77777777" w:rsidR="007B0A94" w:rsidRDefault="007B0A94" w:rsidP="00A66364">
      <w:pPr>
        <w:pStyle w:val="Code"/>
      </w:pPr>
      <w:r>
        <w:t>hi number 5 from the first task!</w:t>
      </w:r>
    </w:p>
    <w:p w14:paraId="3BC30877" w14:textId="77777777" w:rsidR="007B0A94" w:rsidRDefault="007B0A94" w:rsidP="00A66364">
      <w:pPr>
        <w:pStyle w:val="Code"/>
      </w:pPr>
      <w:r>
        <w:t>hi number 6 from the first task!</w:t>
      </w:r>
    </w:p>
    <w:p w14:paraId="44288F5A" w14:textId="77777777" w:rsidR="007B0A94" w:rsidRDefault="007B0A94" w:rsidP="00A66364">
      <w:pPr>
        <w:pStyle w:val="Code"/>
      </w:pPr>
      <w:r>
        <w:t>hi number 7 from the first task!</w:t>
      </w:r>
    </w:p>
    <w:p w14:paraId="63104C88" w14:textId="77777777" w:rsidR="007B0A94" w:rsidRDefault="007B0A94" w:rsidP="00A66364">
      <w:pPr>
        <w:pStyle w:val="Code"/>
      </w:pPr>
      <w:r>
        <w:t>hi number 8 from the first task!</w:t>
      </w:r>
    </w:p>
    <w:p w14:paraId="0354D946" w14:textId="77777777" w:rsidR="007B0A94" w:rsidRDefault="007B0A94" w:rsidP="00A66364">
      <w:pPr>
        <w:pStyle w:val="Code"/>
      </w:pPr>
      <w:r>
        <w:t>hi number 9 from the first task!</w:t>
      </w:r>
    </w:p>
    <w:p w14:paraId="691FFA11" w14:textId="21E93EBD" w:rsidR="007B0A94" w:rsidRDefault="002066F0" w:rsidP="00A66364">
      <w:pPr>
        <w:pStyle w:val="Body"/>
      </w:pPr>
      <w:r>
        <w:t>Now,</w:t>
      </w:r>
      <w:r w:rsidR="007B0A94">
        <w:t xml:space="preserve"> you’ll see the exact same order every time, which is very different from</w:t>
      </w:r>
      <w:r w:rsidR="00A66364">
        <w:t xml:space="preserve"> </w:t>
      </w:r>
      <w:r w:rsidR="007B0A94">
        <w:t xml:space="preserve">what we saw with threads. That is because the </w:t>
      </w:r>
      <w:proofErr w:type="gramStart"/>
      <w:r w:rsidR="007B0A94" w:rsidRPr="001633BF">
        <w:rPr>
          <w:rStyle w:val="Literal"/>
        </w:rPr>
        <w:t>trpl::</w:t>
      </w:r>
      <w:proofErr w:type="gramEnd"/>
      <w:r w:rsidR="007B0A94" w:rsidRPr="001633BF">
        <w:rPr>
          <w:rStyle w:val="Literal"/>
        </w:rPr>
        <w:t>join</w:t>
      </w:r>
      <w:r w:rsidR="007B0A94">
        <w:t xml:space="preserve"> function is </w:t>
      </w:r>
      <w:r w:rsidR="007B0A94" w:rsidRPr="001633BF">
        <w:rPr>
          <w:rStyle w:val="Italic"/>
        </w:rPr>
        <w:t>fair</w:t>
      </w:r>
      <w:r w:rsidR="007B0A94">
        <w:t>,</w:t>
      </w:r>
      <w:r w:rsidR="00A66364">
        <w:t xml:space="preserve"> </w:t>
      </w:r>
      <w:r w:rsidR="007B0A94">
        <w:t>meaning it checks each future equally often, alternating between them, and never</w:t>
      </w:r>
      <w:r w:rsidR="00A66364">
        <w:t xml:space="preserve"> </w:t>
      </w:r>
      <w:r w:rsidR="007B0A94">
        <w:t>lets one race ahead if the other is ready. With threads, the operating system</w:t>
      </w:r>
      <w:r w:rsidR="00A66364">
        <w:t xml:space="preserve"> </w:t>
      </w:r>
      <w:r w:rsidR="007B0A94">
        <w:t>decides which thread to check and how long to let it run. With async Rust, the</w:t>
      </w:r>
      <w:r w:rsidR="00A66364">
        <w:t xml:space="preserve"> </w:t>
      </w:r>
      <w:r w:rsidR="007B0A94">
        <w:t>runtime decides which task to check. (In practice, the details get complicated</w:t>
      </w:r>
      <w:r w:rsidR="00A66364">
        <w:t xml:space="preserve"> </w:t>
      </w:r>
      <w:r w:rsidR="007B0A94">
        <w:t>because an async runtime might use operating system threads under the hood as</w:t>
      </w:r>
      <w:r w:rsidR="00A66364">
        <w:t xml:space="preserve"> </w:t>
      </w:r>
      <w:r w:rsidR="007B0A94">
        <w:t>part of how it manages concurrency, so guaranteeing fairness can be more work</w:t>
      </w:r>
      <w:r w:rsidR="00A66364">
        <w:t xml:space="preserve"> </w:t>
      </w:r>
      <w:r w:rsidR="007B0A94">
        <w:t>for a runtime—but it’s still possible!) Runtimes don’t have to guarantee</w:t>
      </w:r>
      <w:r w:rsidR="00A66364">
        <w:t xml:space="preserve"> </w:t>
      </w:r>
      <w:r w:rsidR="007B0A94">
        <w:t xml:space="preserve">fairness for any given operation, and </w:t>
      </w:r>
      <w:r w:rsidR="008C5F09">
        <w:t xml:space="preserve">they </w:t>
      </w:r>
      <w:r w:rsidR="007B0A94">
        <w:t>often offer different APIs to let</w:t>
      </w:r>
      <w:r w:rsidR="00A66364">
        <w:t xml:space="preserve"> </w:t>
      </w:r>
      <w:r w:rsidR="007B0A94">
        <w:t xml:space="preserve">you choose </w:t>
      </w:r>
      <w:proofErr w:type="gramStart"/>
      <w:r w:rsidR="007B0A94">
        <w:t xml:space="preserve">whether </w:t>
      </w:r>
      <w:r w:rsidR="008C5F09">
        <w:t>or not</w:t>
      </w:r>
      <w:proofErr w:type="gramEnd"/>
      <w:r w:rsidR="008C5F09">
        <w:t xml:space="preserve"> </w:t>
      </w:r>
      <w:r w:rsidR="007B0A94">
        <w:t>you want fairness.</w:t>
      </w:r>
    </w:p>
    <w:p w14:paraId="0AC93B64" w14:textId="5DB678F3" w:rsidR="007B0A94" w:rsidRDefault="007B0A94" w:rsidP="00A66364">
      <w:pPr>
        <w:pStyle w:val="Body"/>
      </w:pPr>
      <w:r>
        <w:t>Try some of these variations on awaiting the futures and see what they</w:t>
      </w:r>
      <w:r w:rsidR="00A66364">
        <w:t xml:space="preserve"> </w:t>
      </w:r>
      <w:r>
        <w:t>do:</w:t>
      </w:r>
    </w:p>
    <w:p w14:paraId="64F8344E" w14:textId="77777777" w:rsidR="007B0A94" w:rsidRPr="00A66364" w:rsidRDefault="007B0A94" w:rsidP="00A66364">
      <w:pPr>
        <w:pStyle w:val="ListBullet"/>
      </w:pPr>
      <w:r w:rsidRPr="00A66364">
        <w:t xml:space="preserve">Remove the async block from around either or </w:t>
      </w:r>
      <w:proofErr w:type="gramStart"/>
      <w:r w:rsidRPr="00A66364">
        <w:t>both of the loops</w:t>
      </w:r>
      <w:proofErr w:type="gramEnd"/>
      <w:r w:rsidRPr="00A66364">
        <w:t>.</w:t>
      </w:r>
    </w:p>
    <w:p w14:paraId="20FB9165" w14:textId="77777777" w:rsidR="007B0A94" w:rsidRPr="00A66364" w:rsidRDefault="007B0A94" w:rsidP="00A66364">
      <w:pPr>
        <w:pStyle w:val="ListBullet"/>
      </w:pPr>
      <w:r w:rsidRPr="00A66364">
        <w:t>Await each async block immediately after defining it.</w:t>
      </w:r>
    </w:p>
    <w:p w14:paraId="6E05893C" w14:textId="77777777" w:rsidR="007B0A94" w:rsidRDefault="007B0A94" w:rsidP="007B0A94">
      <w:pPr>
        <w:pStyle w:val="ListBullet"/>
      </w:pPr>
      <w:r w:rsidRPr="00A66364">
        <w:t xml:space="preserve">Wrap only the first loop in an async </w:t>
      </w:r>
      <w:proofErr w:type="gramStart"/>
      <w:r w:rsidRPr="00A66364">
        <w:t>block, and</w:t>
      </w:r>
      <w:proofErr w:type="gramEnd"/>
      <w:r w:rsidRPr="00A66364">
        <w:t xml:space="preserve"> await the resulting future</w:t>
      </w:r>
      <w:r w:rsidR="00A66364">
        <w:t xml:space="preserve"> </w:t>
      </w:r>
      <w:r>
        <w:t>after the body of second loop.</w:t>
      </w:r>
    </w:p>
    <w:p w14:paraId="656EAFD1" w14:textId="77777777" w:rsidR="007B0A94" w:rsidRDefault="007B0A94" w:rsidP="00A66364">
      <w:pPr>
        <w:pStyle w:val="Body"/>
      </w:pPr>
      <w:r>
        <w:t>For an extra challenge, see if you can figure out what the output will be in</w:t>
      </w:r>
      <w:r w:rsidR="00A66364">
        <w:t xml:space="preserve"> </w:t>
      </w:r>
      <w:r>
        <w:t xml:space="preserve">each case </w:t>
      </w:r>
      <w:r w:rsidRPr="001633BF">
        <w:rPr>
          <w:rStyle w:val="Italic"/>
        </w:rPr>
        <w:t>before</w:t>
      </w:r>
      <w:r>
        <w:t xml:space="preserve"> running the code!</w:t>
      </w:r>
    </w:p>
    <w:p w14:paraId="625BC9DA" w14:textId="43D2525A" w:rsidR="007B0A94" w:rsidRDefault="00B469AF" w:rsidP="00B469AF">
      <w:pPr>
        <w:pStyle w:val="HeadB"/>
      </w:pPr>
      <w:bookmarkStart w:id="226" w:name="_Toc187998599"/>
      <w:proofErr w:type="gramStart"/>
      <w:ins w:id="227" w:author="Chris Krycho" w:date="2025-01-14T09:34:00Z" w16du:dateUtc="2025-01-14T16:34:00Z">
        <w:r>
          <w:lastRenderedPageBreak/>
          <w:t>Counting Up</w:t>
        </w:r>
        <w:proofErr w:type="gramEnd"/>
        <w:r>
          <w:t xml:space="preserve"> on Two Tasks </w:t>
        </w:r>
      </w:ins>
      <w:ins w:id="228" w:author="Chris Krycho" w:date="2025-01-14T09:32:00Z" w16du:dateUtc="2025-01-14T16:32:00Z">
        <w:r>
          <w:t xml:space="preserve">Using </w:t>
        </w:r>
      </w:ins>
      <w:commentRangeStart w:id="229"/>
      <w:r w:rsidR="007B0A94">
        <w:t xml:space="preserve">Message </w:t>
      </w:r>
      <w:r w:rsidR="007B0A94" w:rsidRPr="00EC2D84">
        <w:t>Passing</w:t>
      </w:r>
      <w:commentRangeEnd w:id="229"/>
      <w:r w:rsidR="005F13B4">
        <w:rPr>
          <w:rStyle w:val="CommentReference"/>
          <w:rFonts w:ascii="Times New Roman" w:hAnsi="Times New Roman" w:cs="Times New Roman"/>
          <w:b w:val="0"/>
          <w:bCs w:val="0"/>
          <w:i w:val="0"/>
          <w:iCs w:val="0"/>
          <w:color w:val="auto"/>
          <w:lang w:val="en-CA"/>
        </w:rPr>
        <w:commentReference w:id="229"/>
      </w:r>
      <w:bookmarkEnd w:id="226"/>
    </w:p>
    <w:p w14:paraId="765BA3BB" w14:textId="025678C2" w:rsidR="007B0A94" w:rsidRDefault="007B0A94" w:rsidP="00AE67C8">
      <w:pPr>
        <w:pStyle w:val="Body"/>
      </w:pPr>
      <w:r>
        <w:t>Sharing data between futures will also be familiar: we’ll use message passing</w:t>
      </w:r>
      <w:r w:rsidR="00AE67C8">
        <w:t xml:space="preserve"> </w:t>
      </w:r>
      <w:r>
        <w:t xml:space="preserve">again, but this </w:t>
      </w:r>
      <w:r w:rsidR="008C5F09">
        <w:t xml:space="preserve">time </w:t>
      </w:r>
      <w:r>
        <w:t>with async versions of the types and functions. We’ll take a</w:t>
      </w:r>
      <w:r w:rsidR="00AE67C8">
        <w:t xml:space="preserve"> </w:t>
      </w:r>
      <w:r>
        <w:t>slightly different path than we did in “</w:t>
      </w:r>
      <w:r w:rsidRPr="00663531">
        <w:rPr>
          <w:rStyle w:val="Xref"/>
        </w:rPr>
        <w:t>Using Message Passing to Transfer</w:t>
      </w:r>
      <w:r w:rsidR="00AE67C8" w:rsidRPr="00663531">
        <w:rPr>
          <w:rStyle w:val="Xref"/>
        </w:rPr>
        <w:t xml:space="preserve"> </w:t>
      </w:r>
      <w:r w:rsidRPr="00663531">
        <w:rPr>
          <w:rStyle w:val="Xref"/>
        </w:rPr>
        <w:t>Data Between Threads</w:t>
      </w:r>
      <w:r>
        <w:t xml:space="preserve">” on </w:t>
      </w:r>
      <w:r w:rsidRPr="00663531">
        <w:rPr>
          <w:rStyle w:val="Xref"/>
        </w:rPr>
        <w:t>page XX</w:t>
      </w:r>
      <w:r>
        <w:t xml:space="preserve"> to illustrate some of</w:t>
      </w:r>
      <w:r w:rsidR="00AE67C8">
        <w:t xml:space="preserve"> </w:t>
      </w:r>
      <w:r>
        <w:t>the key differences between thread-based and futures-based concurrency. In</w:t>
      </w:r>
      <w:r w:rsidR="00AE67C8">
        <w:t xml:space="preserve"> </w:t>
      </w:r>
      <w:r>
        <w:t>Listing 17-9, we’ll begin with just a single async block—</w:t>
      </w:r>
      <w:r w:rsidRPr="00663531">
        <w:rPr>
          <w:rStyle w:val="Italic"/>
        </w:rPr>
        <w:t>not</w:t>
      </w:r>
      <w:r>
        <w:t xml:space="preserve"> spawning a</w:t>
      </w:r>
      <w:r w:rsidR="00AE67C8">
        <w:t xml:space="preserve"> </w:t>
      </w:r>
      <w:r>
        <w:t>separate task as we spawned a separate thread.</w:t>
      </w:r>
    </w:p>
    <w:p w14:paraId="34A54095" w14:textId="3D860445" w:rsidR="007B0A94" w:rsidRDefault="007B0A94" w:rsidP="00AE67C8">
      <w:pPr>
        <w:pStyle w:val="CodeLabel"/>
      </w:pPr>
      <w:r>
        <w:t>src/main.rs</w:t>
      </w:r>
    </w:p>
    <w:p w14:paraId="42AB7383" w14:textId="77777777" w:rsidR="007B0A94" w:rsidRDefault="007B0A94" w:rsidP="00AE67C8">
      <w:pPr>
        <w:pStyle w:val="Code"/>
      </w:pPr>
      <w:r>
        <w:t xml:space="preserve">let (tx, mut rx) = </w:t>
      </w:r>
      <w:proofErr w:type="gramStart"/>
      <w:r>
        <w:t>trpl::</w:t>
      </w:r>
      <w:proofErr w:type="gramEnd"/>
      <w:r>
        <w:t>channel();</w:t>
      </w:r>
    </w:p>
    <w:p w14:paraId="467B4B32" w14:textId="77777777" w:rsidR="007B0A94" w:rsidRDefault="007B0A94" w:rsidP="00AE67C8">
      <w:pPr>
        <w:pStyle w:val="Code"/>
      </w:pPr>
    </w:p>
    <w:p w14:paraId="03009881" w14:textId="77777777" w:rsidR="007B0A94" w:rsidRDefault="007B0A94" w:rsidP="00AE67C8">
      <w:pPr>
        <w:pStyle w:val="Code"/>
      </w:pPr>
      <w:r>
        <w:t xml:space="preserve">let </w:t>
      </w:r>
      <w:proofErr w:type="spellStart"/>
      <w:r>
        <w:t>val</w:t>
      </w:r>
      <w:proofErr w:type="spellEnd"/>
      <w:r>
        <w:t xml:space="preserve"> = </w:t>
      </w:r>
      <w:proofErr w:type="gramStart"/>
      <w:r>
        <w:t>String::</w:t>
      </w:r>
      <w:proofErr w:type="gramEnd"/>
      <w:r>
        <w:t>from("hi");</w:t>
      </w:r>
    </w:p>
    <w:p w14:paraId="48E75073" w14:textId="77777777" w:rsidR="007B0A94" w:rsidRDefault="007B0A94" w:rsidP="00AE67C8">
      <w:pPr>
        <w:pStyle w:val="Code"/>
      </w:pPr>
      <w:proofErr w:type="spellStart"/>
      <w:proofErr w:type="gramStart"/>
      <w:r>
        <w:t>tx.send</w:t>
      </w:r>
      <w:proofErr w:type="spellEnd"/>
      <w:proofErr w:type="gramEnd"/>
      <w:r>
        <w:t>(</w:t>
      </w:r>
      <w:proofErr w:type="spellStart"/>
      <w:r>
        <w:t>val</w:t>
      </w:r>
      <w:proofErr w:type="spellEnd"/>
      <w:r>
        <w:t>).unwrap();</w:t>
      </w:r>
    </w:p>
    <w:p w14:paraId="6D061F79" w14:textId="77777777" w:rsidR="007B0A94" w:rsidRDefault="007B0A94" w:rsidP="00AE67C8">
      <w:pPr>
        <w:pStyle w:val="Code"/>
      </w:pPr>
    </w:p>
    <w:p w14:paraId="1EF251AE" w14:textId="77777777" w:rsidR="007B0A94" w:rsidRDefault="007B0A94" w:rsidP="00AE67C8">
      <w:pPr>
        <w:pStyle w:val="Code"/>
      </w:pPr>
      <w:r>
        <w:t xml:space="preserve">let received = </w:t>
      </w:r>
      <w:proofErr w:type="spellStart"/>
      <w:proofErr w:type="gramStart"/>
      <w:r>
        <w:t>rx.recv</w:t>
      </w:r>
      <w:proofErr w:type="spellEnd"/>
      <w:proofErr w:type="gramEnd"/>
      <w:r>
        <w:t>().</w:t>
      </w:r>
      <w:proofErr w:type="spellStart"/>
      <w:r>
        <w:t>await.unwrap</w:t>
      </w:r>
      <w:proofErr w:type="spellEnd"/>
      <w:r>
        <w:t>();</w:t>
      </w:r>
    </w:p>
    <w:p w14:paraId="51344944" w14:textId="77777777" w:rsidR="007B0A94" w:rsidRDefault="007B0A94" w:rsidP="00AE67C8">
      <w:pPr>
        <w:pStyle w:val="Code"/>
      </w:pPr>
      <w:proofErr w:type="gramStart"/>
      <w:r>
        <w:t>println!(</w:t>
      </w:r>
      <w:proofErr w:type="gramEnd"/>
      <w:r>
        <w:t>"Got: {received}");</w:t>
      </w:r>
    </w:p>
    <w:p w14:paraId="5DEB935D" w14:textId="77777777" w:rsidR="007B0A94" w:rsidRDefault="007B0A94" w:rsidP="007B0A94">
      <w:pPr>
        <w:pStyle w:val="CodeListingCaption"/>
      </w:pPr>
      <w:r>
        <w:t xml:space="preserve">Creating an async channel and assigning the two halves to </w:t>
      </w:r>
      <w:r w:rsidRPr="00663531">
        <w:rPr>
          <w:rStyle w:val="Literal"/>
        </w:rPr>
        <w:t>tx</w:t>
      </w:r>
      <w:r w:rsidR="00AE67C8">
        <w:t xml:space="preserve"> </w:t>
      </w:r>
      <w:r>
        <w:t xml:space="preserve">and </w:t>
      </w:r>
      <w:r w:rsidRPr="00663531">
        <w:rPr>
          <w:rStyle w:val="Literal"/>
        </w:rPr>
        <w:t>rx</w:t>
      </w:r>
    </w:p>
    <w:p w14:paraId="31813293" w14:textId="0E194FD3" w:rsidR="007B0A94" w:rsidRDefault="007B0A94" w:rsidP="00AE67C8">
      <w:pPr>
        <w:pStyle w:val="Body"/>
      </w:pPr>
      <w:r>
        <w:t xml:space="preserve">Here, we use </w:t>
      </w:r>
      <w:proofErr w:type="gramStart"/>
      <w:r w:rsidRPr="00663531">
        <w:rPr>
          <w:rStyle w:val="Literal"/>
        </w:rPr>
        <w:t>trpl::</w:t>
      </w:r>
      <w:proofErr w:type="gramEnd"/>
      <w:r w:rsidRPr="00663531">
        <w:rPr>
          <w:rStyle w:val="Literal"/>
        </w:rPr>
        <w:t>channel</w:t>
      </w:r>
      <w:r>
        <w:t>, an async version of the multiple-producer,</w:t>
      </w:r>
      <w:r w:rsidR="00AE67C8">
        <w:t xml:space="preserve"> </w:t>
      </w:r>
      <w:r>
        <w:t xml:space="preserve">single-consumer channel API we used with threads back in </w:t>
      </w:r>
      <w:r w:rsidRPr="00663531">
        <w:rPr>
          <w:rStyle w:val="Xref"/>
        </w:rPr>
        <w:t>Chapter 16</w:t>
      </w:r>
      <w:r>
        <w:t>. The</w:t>
      </w:r>
      <w:r w:rsidR="00AE67C8">
        <w:t xml:space="preserve"> </w:t>
      </w:r>
      <w:r>
        <w:t>async version of the API is only a little different from the thread-based</w:t>
      </w:r>
      <w:r w:rsidR="00AE67C8">
        <w:t xml:space="preserve"> </w:t>
      </w:r>
      <w:r>
        <w:t xml:space="preserve">version: it uses a mutable rather than an immutable receiver </w:t>
      </w:r>
      <w:r w:rsidRPr="00163197">
        <w:rPr>
          <w:rStyle w:val="Literal"/>
        </w:rPr>
        <w:t>rx</w:t>
      </w:r>
      <w:r>
        <w:t>, and its</w:t>
      </w:r>
      <w:r w:rsidR="00AE67C8">
        <w:t xml:space="preserve"> </w:t>
      </w:r>
      <w:r w:rsidRPr="00163197">
        <w:rPr>
          <w:rStyle w:val="Literal"/>
        </w:rPr>
        <w:t>recv</w:t>
      </w:r>
      <w:r>
        <w:t xml:space="preserve"> method produces a future we need to await rather than producing the</w:t>
      </w:r>
      <w:r w:rsidR="00AE67C8">
        <w:t xml:space="preserve"> </w:t>
      </w:r>
      <w:r>
        <w:t>value directly. Now we can send messages from the sender to the receiver.</w:t>
      </w:r>
      <w:r w:rsidR="00AE67C8">
        <w:t xml:space="preserve"> </w:t>
      </w:r>
      <w:r>
        <w:t>Notice that we don’t have to spawn a separate thread or even a task; we merely</w:t>
      </w:r>
      <w:r w:rsidR="00AE67C8">
        <w:t xml:space="preserve"> </w:t>
      </w:r>
      <w:r>
        <w:t xml:space="preserve">need to await the </w:t>
      </w:r>
      <w:proofErr w:type="gramStart"/>
      <w:r w:rsidRPr="00163197">
        <w:rPr>
          <w:rStyle w:val="Literal"/>
        </w:rPr>
        <w:t>rx.recv</w:t>
      </w:r>
      <w:proofErr w:type="gramEnd"/>
      <w:r>
        <w:t xml:space="preserve"> call.</w:t>
      </w:r>
    </w:p>
    <w:p w14:paraId="447DF86F" w14:textId="77777777" w:rsidR="007B0A94" w:rsidRDefault="007B0A94" w:rsidP="00AE67C8">
      <w:pPr>
        <w:pStyle w:val="Body"/>
      </w:pPr>
      <w:r>
        <w:t xml:space="preserve">The synchronous </w:t>
      </w:r>
      <w:proofErr w:type="gramStart"/>
      <w:r w:rsidRPr="00163197">
        <w:rPr>
          <w:rStyle w:val="Literal"/>
        </w:rPr>
        <w:t>Receiver::</w:t>
      </w:r>
      <w:proofErr w:type="gramEnd"/>
      <w:r w:rsidRPr="00163197">
        <w:rPr>
          <w:rStyle w:val="Literal"/>
        </w:rPr>
        <w:t>recv</w:t>
      </w:r>
      <w:r>
        <w:t xml:space="preserve"> method in </w:t>
      </w:r>
      <w:r w:rsidRPr="00163197">
        <w:rPr>
          <w:rStyle w:val="Literal"/>
        </w:rPr>
        <w:t>std::mpsc::channel</w:t>
      </w:r>
      <w:r>
        <w:t xml:space="preserve"> blocks until</w:t>
      </w:r>
      <w:r w:rsidR="00AE67C8">
        <w:t xml:space="preserve"> </w:t>
      </w:r>
      <w:r>
        <w:t xml:space="preserve">it receives a message. The </w:t>
      </w:r>
      <w:proofErr w:type="gramStart"/>
      <w:r w:rsidRPr="00163197">
        <w:rPr>
          <w:rStyle w:val="Literal"/>
        </w:rPr>
        <w:t>trpl::</w:t>
      </w:r>
      <w:proofErr w:type="gramEnd"/>
      <w:r w:rsidRPr="00163197">
        <w:rPr>
          <w:rStyle w:val="Literal"/>
        </w:rPr>
        <w:t>Receiver::recv</w:t>
      </w:r>
      <w:r>
        <w:t xml:space="preserve"> method does not, because it</w:t>
      </w:r>
      <w:r w:rsidR="00AE67C8">
        <w:t xml:space="preserve"> </w:t>
      </w:r>
      <w:r>
        <w:t>is async. Instead of blocking, it hands control back to the runtime until either</w:t>
      </w:r>
      <w:r w:rsidR="00AE67C8">
        <w:t xml:space="preserve"> </w:t>
      </w:r>
      <w:r>
        <w:t>a message is received or the send side of the channel closes. By contrast, we</w:t>
      </w:r>
      <w:r w:rsidR="00AE67C8">
        <w:t xml:space="preserve"> </w:t>
      </w:r>
      <w:r>
        <w:t xml:space="preserve">don’t await the </w:t>
      </w:r>
      <w:r w:rsidRPr="00163197">
        <w:rPr>
          <w:rStyle w:val="Literal"/>
        </w:rPr>
        <w:t>send</w:t>
      </w:r>
      <w:r>
        <w:t xml:space="preserve"> call, because it doesn’t block. It doesn’t need to,</w:t>
      </w:r>
      <w:r w:rsidR="00AE67C8">
        <w:t xml:space="preserve"> </w:t>
      </w:r>
      <w:r>
        <w:t>because the channel we’re sending it into is unbounded.</w:t>
      </w:r>
    </w:p>
    <w:p w14:paraId="2FB09BA8" w14:textId="14C1C374" w:rsidR="007B0A94" w:rsidRDefault="007B0A94" w:rsidP="00AE67C8">
      <w:pPr>
        <w:pStyle w:val="Note"/>
      </w:pPr>
      <w:r w:rsidRPr="00AE67C8">
        <w:rPr>
          <w:rStyle w:val="NoteHead"/>
        </w:rPr>
        <w:t>Note</w:t>
      </w:r>
      <w:r w:rsidR="00AE67C8">
        <w:tab/>
      </w:r>
      <w:r>
        <w:t xml:space="preserve">Because all of this async code runs in an async block in a </w:t>
      </w:r>
      <w:proofErr w:type="gramStart"/>
      <w:r w:rsidRPr="00163197">
        <w:rPr>
          <w:rStyle w:val="Literal"/>
        </w:rPr>
        <w:t>trpl::</w:t>
      </w:r>
      <w:proofErr w:type="gramEnd"/>
      <w:r w:rsidRPr="00163197">
        <w:rPr>
          <w:rStyle w:val="Literal"/>
        </w:rPr>
        <w:t>run</w:t>
      </w:r>
      <w:r w:rsidR="00AE67C8">
        <w:t xml:space="preserve"> </w:t>
      </w:r>
      <w:r>
        <w:t xml:space="preserve">call, everything within it can avoid blocking. However, the code </w:t>
      </w:r>
      <w:r w:rsidRPr="00163197">
        <w:rPr>
          <w:rStyle w:val="Italic"/>
        </w:rPr>
        <w:t>outside</w:t>
      </w:r>
      <w:r>
        <w:t xml:space="preserve"> it will block on the </w:t>
      </w:r>
      <w:r w:rsidRPr="00163197">
        <w:rPr>
          <w:rStyle w:val="Literal"/>
        </w:rPr>
        <w:t>run</w:t>
      </w:r>
      <w:r>
        <w:t xml:space="preserve"> function returning. That</w:t>
      </w:r>
      <w:r w:rsidR="00802268">
        <w:t>’</w:t>
      </w:r>
      <w:r>
        <w:t xml:space="preserve">s the whole point of the </w:t>
      </w:r>
      <w:proofErr w:type="gramStart"/>
      <w:r w:rsidRPr="00163197">
        <w:rPr>
          <w:rStyle w:val="Literal"/>
        </w:rPr>
        <w:t>trpl::</w:t>
      </w:r>
      <w:proofErr w:type="gramEnd"/>
      <w:r w:rsidRPr="00163197">
        <w:rPr>
          <w:rStyle w:val="Literal"/>
        </w:rPr>
        <w:t>run</w:t>
      </w:r>
      <w:r>
        <w:t xml:space="preserve"> function: it lets you </w:t>
      </w:r>
      <w:r w:rsidRPr="00163197">
        <w:rPr>
          <w:rStyle w:val="Italic"/>
        </w:rPr>
        <w:t>choose</w:t>
      </w:r>
      <w:r>
        <w:t xml:space="preserve"> where to block on some set of async</w:t>
      </w:r>
      <w:r w:rsidR="00AE67C8">
        <w:t xml:space="preserve"> </w:t>
      </w:r>
      <w:r>
        <w:t xml:space="preserve">code, and thus where to transition between sync and async code. In most async runtimes, </w:t>
      </w:r>
      <w:r w:rsidRPr="00163197">
        <w:rPr>
          <w:rStyle w:val="Literal"/>
        </w:rPr>
        <w:t>run</w:t>
      </w:r>
      <w:r>
        <w:t xml:space="preserve"> is </w:t>
      </w:r>
      <w:proofErr w:type="gramStart"/>
      <w:r>
        <w:t>actually named</w:t>
      </w:r>
      <w:proofErr w:type="gramEnd"/>
      <w:r>
        <w:t xml:space="preserve"> </w:t>
      </w:r>
      <w:r w:rsidRPr="00163197">
        <w:rPr>
          <w:rStyle w:val="Literal"/>
        </w:rPr>
        <w:t>block_on</w:t>
      </w:r>
      <w:r>
        <w:t xml:space="preserve"> for exactly this reason.</w:t>
      </w:r>
    </w:p>
    <w:p w14:paraId="25505400" w14:textId="13679D28" w:rsidR="007B0A94" w:rsidRDefault="007B0A94" w:rsidP="00AE67C8">
      <w:pPr>
        <w:pStyle w:val="Body"/>
      </w:pPr>
      <w:r>
        <w:t>Notice two things about this example</w:t>
      </w:r>
      <w:r w:rsidR="00802268">
        <w:t xml:space="preserve">. </w:t>
      </w:r>
      <w:r>
        <w:t>First, the message will arrive right away</w:t>
      </w:r>
      <w:r w:rsidR="00802268">
        <w:t xml:space="preserve">. </w:t>
      </w:r>
      <w:r>
        <w:t>Second, although we use a future here, there’s no concurrency yet. Everything</w:t>
      </w:r>
      <w:r w:rsidR="00AE67C8">
        <w:t xml:space="preserve"> </w:t>
      </w:r>
      <w:r>
        <w:t>in the listing happens in sequence, just as it would if there were no futures</w:t>
      </w:r>
      <w:r w:rsidR="00AE67C8">
        <w:t xml:space="preserve"> </w:t>
      </w:r>
      <w:r>
        <w:t>involved.</w:t>
      </w:r>
    </w:p>
    <w:p w14:paraId="15B340EB" w14:textId="76085585" w:rsidR="007B0A94" w:rsidRDefault="007B0A94" w:rsidP="00AE67C8">
      <w:pPr>
        <w:pStyle w:val="Body"/>
      </w:pPr>
      <w:r>
        <w:t>Let’s address the first part by sending a series of messages and sleep</w:t>
      </w:r>
      <w:r w:rsidR="00802268">
        <w:t>ing</w:t>
      </w:r>
      <w:r>
        <w:t xml:space="preserve"> in</w:t>
      </w:r>
      <w:r w:rsidR="00AE67C8">
        <w:t xml:space="preserve"> </w:t>
      </w:r>
      <w:r>
        <w:t>between them, as shown in Listing 17-10</w:t>
      </w:r>
      <w:r w:rsidR="00802268">
        <w:t>.</w:t>
      </w:r>
    </w:p>
    <w:p w14:paraId="18CE44B3" w14:textId="6C35DC20" w:rsidR="007B0A94" w:rsidRDefault="007B0A94" w:rsidP="00AE67C8">
      <w:pPr>
        <w:pStyle w:val="CodeLabel"/>
      </w:pPr>
      <w:r>
        <w:t>src/main.rs</w:t>
      </w:r>
    </w:p>
    <w:p w14:paraId="3C2E4BE3" w14:textId="77777777" w:rsidR="007B0A94" w:rsidRDefault="007B0A94" w:rsidP="00AE67C8">
      <w:pPr>
        <w:pStyle w:val="Code"/>
      </w:pPr>
      <w:r>
        <w:t xml:space="preserve">let (tx, mut rx) = </w:t>
      </w:r>
      <w:proofErr w:type="gramStart"/>
      <w:r>
        <w:t>trpl::</w:t>
      </w:r>
      <w:proofErr w:type="gramEnd"/>
      <w:r>
        <w:t>channel();</w:t>
      </w:r>
    </w:p>
    <w:p w14:paraId="57221A88" w14:textId="77777777" w:rsidR="007B0A94" w:rsidRDefault="007B0A94" w:rsidP="00AE67C8">
      <w:pPr>
        <w:pStyle w:val="Code"/>
      </w:pPr>
    </w:p>
    <w:p w14:paraId="5260AFCB" w14:textId="77777777" w:rsidR="007B0A94" w:rsidRDefault="007B0A94" w:rsidP="00AE67C8">
      <w:pPr>
        <w:pStyle w:val="Code"/>
      </w:pPr>
      <w:r>
        <w:t xml:space="preserve">let </w:t>
      </w:r>
      <w:proofErr w:type="spellStart"/>
      <w:r>
        <w:t>vals</w:t>
      </w:r>
      <w:proofErr w:type="spellEnd"/>
      <w:r>
        <w:t xml:space="preserve"> = </w:t>
      </w:r>
      <w:proofErr w:type="spellStart"/>
      <w:proofErr w:type="gramStart"/>
      <w:r>
        <w:t>vec</w:t>
      </w:r>
      <w:proofErr w:type="spellEnd"/>
      <w:r>
        <w:t>![</w:t>
      </w:r>
      <w:proofErr w:type="gramEnd"/>
    </w:p>
    <w:p w14:paraId="6244D729" w14:textId="77777777" w:rsidR="007B0A94" w:rsidRDefault="007B0A94" w:rsidP="00AE67C8">
      <w:pPr>
        <w:pStyle w:val="Code"/>
      </w:pPr>
      <w:r>
        <w:t xml:space="preserve">    </w:t>
      </w:r>
      <w:proofErr w:type="gramStart"/>
      <w:r>
        <w:t>String::</w:t>
      </w:r>
      <w:proofErr w:type="gramEnd"/>
      <w:r>
        <w:t>from("hi"),</w:t>
      </w:r>
    </w:p>
    <w:p w14:paraId="05FF26A0" w14:textId="77777777" w:rsidR="007B0A94" w:rsidRDefault="007B0A94" w:rsidP="00AE67C8">
      <w:pPr>
        <w:pStyle w:val="Code"/>
      </w:pPr>
      <w:r>
        <w:t xml:space="preserve">    </w:t>
      </w:r>
      <w:proofErr w:type="gramStart"/>
      <w:r>
        <w:t>String::</w:t>
      </w:r>
      <w:proofErr w:type="gramEnd"/>
      <w:r>
        <w:t>from("from"),</w:t>
      </w:r>
    </w:p>
    <w:p w14:paraId="28797CBA" w14:textId="77777777" w:rsidR="007B0A94" w:rsidRDefault="007B0A94" w:rsidP="00AE67C8">
      <w:pPr>
        <w:pStyle w:val="Code"/>
      </w:pPr>
      <w:r>
        <w:t xml:space="preserve">    </w:t>
      </w:r>
      <w:proofErr w:type="gramStart"/>
      <w:r>
        <w:t>String::</w:t>
      </w:r>
      <w:proofErr w:type="gramEnd"/>
      <w:r>
        <w:t>from("the"),</w:t>
      </w:r>
    </w:p>
    <w:p w14:paraId="57B2B2AD" w14:textId="77777777" w:rsidR="007B0A94" w:rsidRDefault="007B0A94" w:rsidP="00AE67C8">
      <w:pPr>
        <w:pStyle w:val="Code"/>
      </w:pPr>
      <w:r>
        <w:t xml:space="preserve">    </w:t>
      </w:r>
      <w:proofErr w:type="gramStart"/>
      <w:r>
        <w:t>String::</w:t>
      </w:r>
      <w:proofErr w:type="gramEnd"/>
      <w:r>
        <w:t>from("future"),</w:t>
      </w:r>
    </w:p>
    <w:p w14:paraId="7D7D7F25" w14:textId="77777777" w:rsidR="007B0A94" w:rsidRDefault="007B0A94" w:rsidP="00AE67C8">
      <w:pPr>
        <w:pStyle w:val="Code"/>
      </w:pPr>
      <w:r>
        <w:t>];</w:t>
      </w:r>
    </w:p>
    <w:p w14:paraId="5283A8A6" w14:textId="77777777" w:rsidR="007B0A94" w:rsidRDefault="007B0A94" w:rsidP="00AE67C8">
      <w:pPr>
        <w:pStyle w:val="Code"/>
      </w:pPr>
    </w:p>
    <w:p w14:paraId="1FE9CC09" w14:textId="77777777" w:rsidR="007B0A94" w:rsidRDefault="007B0A94" w:rsidP="00AE67C8">
      <w:pPr>
        <w:pStyle w:val="Code"/>
      </w:pPr>
      <w:r>
        <w:t xml:space="preserve">for </w:t>
      </w:r>
      <w:proofErr w:type="spellStart"/>
      <w:r>
        <w:t>val</w:t>
      </w:r>
      <w:proofErr w:type="spellEnd"/>
      <w:r>
        <w:t xml:space="preserve"> in </w:t>
      </w:r>
      <w:proofErr w:type="spellStart"/>
      <w:r>
        <w:t>vals</w:t>
      </w:r>
      <w:proofErr w:type="spellEnd"/>
      <w:r>
        <w:t xml:space="preserve"> {</w:t>
      </w:r>
    </w:p>
    <w:p w14:paraId="6745460A" w14:textId="77777777" w:rsidR="007B0A94" w:rsidRDefault="007B0A94" w:rsidP="00AE67C8">
      <w:pPr>
        <w:pStyle w:val="Code"/>
      </w:pPr>
      <w:r>
        <w:t xml:space="preserve">    </w:t>
      </w:r>
      <w:proofErr w:type="spellStart"/>
      <w:proofErr w:type="gramStart"/>
      <w:r>
        <w:t>tx.send</w:t>
      </w:r>
      <w:proofErr w:type="spellEnd"/>
      <w:proofErr w:type="gramEnd"/>
      <w:r>
        <w:t>(</w:t>
      </w:r>
      <w:proofErr w:type="spellStart"/>
      <w:r>
        <w:t>val</w:t>
      </w:r>
      <w:proofErr w:type="spellEnd"/>
      <w:r>
        <w:t>).unwrap();</w:t>
      </w:r>
    </w:p>
    <w:p w14:paraId="679CE67D" w14:textId="77777777" w:rsidR="007B0A94" w:rsidRDefault="007B0A94" w:rsidP="00AE67C8">
      <w:pPr>
        <w:pStyle w:val="Code"/>
      </w:pPr>
      <w:r>
        <w:lastRenderedPageBreak/>
        <w:t xml:space="preserve">    </w:t>
      </w:r>
      <w:proofErr w:type="gramStart"/>
      <w:r>
        <w:t>trpl::</w:t>
      </w:r>
      <w:proofErr w:type="gramEnd"/>
      <w:r>
        <w:t>sleep(Duration::from_millis(500)).await;</w:t>
      </w:r>
    </w:p>
    <w:p w14:paraId="09434917" w14:textId="77777777" w:rsidR="007B0A94" w:rsidRDefault="007B0A94" w:rsidP="00AE67C8">
      <w:pPr>
        <w:pStyle w:val="Code"/>
      </w:pPr>
      <w:r>
        <w:t>}</w:t>
      </w:r>
    </w:p>
    <w:p w14:paraId="7557BE9C" w14:textId="77777777" w:rsidR="007B0A94" w:rsidRDefault="007B0A94" w:rsidP="00AE67C8">
      <w:pPr>
        <w:pStyle w:val="Code"/>
      </w:pPr>
    </w:p>
    <w:p w14:paraId="42385CE9" w14:textId="77777777" w:rsidR="007B0A94" w:rsidRDefault="007B0A94" w:rsidP="00AE67C8">
      <w:pPr>
        <w:pStyle w:val="Code"/>
      </w:pPr>
      <w:r>
        <w:t xml:space="preserve">while let Some(value) = </w:t>
      </w:r>
      <w:proofErr w:type="gramStart"/>
      <w:r>
        <w:t>rx.recv</w:t>
      </w:r>
      <w:proofErr w:type="gramEnd"/>
      <w:r>
        <w:t>().await {</w:t>
      </w:r>
    </w:p>
    <w:p w14:paraId="07512240" w14:textId="77777777" w:rsidR="007B0A94" w:rsidRDefault="007B0A94" w:rsidP="00AE67C8">
      <w:pPr>
        <w:pStyle w:val="Code"/>
      </w:pPr>
      <w:r>
        <w:t xml:space="preserve">    </w:t>
      </w:r>
      <w:proofErr w:type="gramStart"/>
      <w:r>
        <w:t>println!(</w:t>
      </w:r>
      <w:proofErr w:type="gramEnd"/>
      <w:r>
        <w:t>"received '{value}'");</w:t>
      </w:r>
    </w:p>
    <w:p w14:paraId="4E9BAF4A" w14:textId="77777777" w:rsidR="007B0A94" w:rsidRDefault="007B0A94" w:rsidP="00AE67C8">
      <w:pPr>
        <w:pStyle w:val="Code"/>
      </w:pPr>
      <w:r>
        <w:t>}</w:t>
      </w:r>
    </w:p>
    <w:p w14:paraId="45A09302" w14:textId="77777777" w:rsidR="007B0A94" w:rsidRDefault="007B0A94" w:rsidP="007B0A94">
      <w:pPr>
        <w:pStyle w:val="CodeListingCaption"/>
      </w:pPr>
      <w:r>
        <w:t>Sending and receiving multiple messages over the async channel</w:t>
      </w:r>
      <w:r w:rsidR="00AE67C8">
        <w:t xml:space="preserve"> </w:t>
      </w:r>
      <w:r>
        <w:t xml:space="preserve">and sleeping with an </w:t>
      </w:r>
      <w:r w:rsidRPr="00163197">
        <w:rPr>
          <w:rStyle w:val="Literal"/>
        </w:rPr>
        <w:t>await</w:t>
      </w:r>
      <w:r>
        <w:t xml:space="preserve"> between each message</w:t>
      </w:r>
    </w:p>
    <w:p w14:paraId="3C34877F" w14:textId="60209C20" w:rsidR="007B0A94" w:rsidRDefault="007B0A94" w:rsidP="00AE67C8">
      <w:pPr>
        <w:pStyle w:val="Body"/>
      </w:pPr>
      <w:r>
        <w:t xml:space="preserve">In addition to sending the messages, we need to receive them. In this case, </w:t>
      </w:r>
      <w:r w:rsidR="00802268">
        <w:t xml:space="preserve">because we know how many messages are coming in, </w:t>
      </w:r>
      <w:r>
        <w:t>we</w:t>
      </w:r>
      <w:r w:rsidR="00AE67C8">
        <w:t xml:space="preserve"> </w:t>
      </w:r>
      <w:r>
        <w:t xml:space="preserve">could do that manually by </w:t>
      </w:r>
      <w:r w:rsidR="00802268">
        <w:t xml:space="preserve">calling </w:t>
      </w:r>
      <w:proofErr w:type="gramStart"/>
      <w:r w:rsidRPr="00163197">
        <w:rPr>
          <w:rStyle w:val="Literal"/>
        </w:rPr>
        <w:t>rx.recv</w:t>
      </w:r>
      <w:proofErr w:type="gramEnd"/>
      <w:r w:rsidRPr="00163197">
        <w:rPr>
          <w:rStyle w:val="Literal"/>
        </w:rPr>
        <w:t>().await</w:t>
      </w:r>
      <w:r>
        <w:t xml:space="preserve"> four times. In the real world, though, we’ll</w:t>
      </w:r>
      <w:r w:rsidR="00AE67C8">
        <w:t xml:space="preserve"> </w:t>
      </w:r>
      <w:r>
        <w:t xml:space="preserve">generally be waiting on some </w:t>
      </w:r>
      <w:r w:rsidRPr="00163197">
        <w:rPr>
          <w:rStyle w:val="Italic"/>
        </w:rPr>
        <w:t>unknown</w:t>
      </w:r>
      <w:r>
        <w:t xml:space="preserve"> number of messages,</w:t>
      </w:r>
      <w:r w:rsidR="00802268">
        <w:t xml:space="preserve"> so</w:t>
      </w:r>
      <w:r>
        <w:t xml:space="preserve"> we need</w:t>
      </w:r>
      <w:r w:rsidR="00AE67C8">
        <w:t xml:space="preserve"> </w:t>
      </w:r>
      <w:r>
        <w:t>to keep waiting until we determine that there are no more messages.</w:t>
      </w:r>
    </w:p>
    <w:p w14:paraId="463EEFD3" w14:textId="24201EC6" w:rsidR="007B0A94" w:rsidRDefault="007B0A94" w:rsidP="00AE67C8">
      <w:pPr>
        <w:pStyle w:val="Body"/>
      </w:pPr>
      <w:r>
        <w:t xml:space="preserve">In Listing 16-10, we used a </w:t>
      </w:r>
      <w:r w:rsidRPr="00163197">
        <w:rPr>
          <w:rStyle w:val="Literal"/>
        </w:rPr>
        <w:t>for</w:t>
      </w:r>
      <w:r>
        <w:t xml:space="preserve"> loop to process all the items received from a</w:t>
      </w:r>
      <w:r w:rsidR="00AE67C8">
        <w:t xml:space="preserve"> </w:t>
      </w:r>
      <w:r>
        <w:t xml:space="preserve">synchronous channel. Rust doesn’t yet have a way to write a </w:t>
      </w:r>
      <w:r w:rsidRPr="00163197">
        <w:rPr>
          <w:rStyle w:val="Literal"/>
        </w:rPr>
        <w:t>for</w:t>
      </w:r>
      <w:r>
        <w:t xml:space="preserve"> loop</w:t>
      </w:r>
      <w:r w:rsidR="00AE67C8">
        <w:t xml:space="preserve"> </w:t>
      </w:r>
      <w:r>
        <w:t xml:space="preserve">over an </w:t>
      </w:r>
      <w:r w:rsidRPr="00163197">
        <w:rPr>
          <w:rStyle w:val="Italic"/>
        </w:rPr>
        <w:t>asynchronous</w:t>
      </w:r>
      <w:r>
        <w:t xml:space="preserve"> series of items,</w:t>
      </w:r>
      <w:r w:rsidR="00802268">
        <w:t xml:space="preserve"> however, so</w:t>
      </w:r>
      <w:r>
        <w:t xml:space="preserve"> we need to use a loop we haven’t seen before</w:t>
      </w:r>
      <w:r w:rsidR="00802268">
        <w:t xml:space="preserve">: </w:t>
      </w:r>
      <w:r>
        <w:t xml:space="preserve">the </w:t>
      </w:r>
      <w:r w:rsidRPr="00163197">
        <w:rPr>
          <w:rStyle w:val="Literal"/>
        </w:rPr>
        <w:t>while let</w:t>
      </w:r>
      <w:r>
        <w:t xml:space="preserve"> conditional loop. </w:t>
      </w:r>
      <w:r w:rsidR="00167C59">
        <w:t>This</w:t>
      </w:r>
      <w:r>
        <w:t xml:space="preserve"> is the loop version of the </w:t>
      </w:r>
      <w:r w:rsidRPr="00163197">
        <w:rPr>
          <w:rStyle w:val="Literal"/>
        </w:rPr>
        <w:t>if let</w:t>
      </w:r>
      <w:r>
        <w:t xml:space="preserve"> construct we saw back in the</w:t>
      </w:r>
      <w:r w:rsidR="00802268" w:rsidRPr="00802268">
        <w:t xml:space="preserve"> </w:t>
      </w:r>
      <w:r w:rsidR="00802268">
        <w:t>section</w:t>
      </w:r>
      <w:r>
        <w:t xml:space="preserve"> “</w:t>
      </w:r>
      <w:r w:rsidRPr="00163197">
        <w:rPr>
          <w:rStyle w:val="Xref"/>
        </w:rPr>
        <w:t>Concise</w:t>
      </w:r>
      <w:r w:rsidR="00AE67C8" w:rsidRPr="00163197">
        <w:rPr>
          <w:rStyle w:val="Xref"/>
        </w:rPr>
        <w:t xml:space="preserve"> </w:t>
      </w:r>
      <w:r w:rsidRPr="00163197">
        <w:rPr>
          <w:rStyle w:val="Xref"/>
        </w:rPr>
        <w:t>Control Flow with if let</w:t>
      </w:r>
      <w:commentRangeStart w:id="230"/>
      <w:ins w:id="231" w:author="Chris Krycho" w:date="2025-01-14T09:52:00Z" w16du:dateUtc="2025-01-14T16:52:00Z">
        <w:r w:rsidR="00EE6D32">
          <w:rPr>
            <w:rStyle w:val="Xref"/>
          </w:rPr>
          <w:t xml:space="preserve"> and let else</w:t>
        </w:r>
      </w:ins>
      <w:commentRangeEnd w:id="230"/>
      <w:ins w:id="232" w:author="Chris Krycho" w:date="2025-01-14T09:53:00Z" w16du:dateUtc="2025-01-14T16:53:00Z">
        <w:r w:rsidR="00EE6D32">
          <w:rPr>
            <w:rStyle w:val="CommentReference"/>
            <w:rFonts w:ascii="Times New Roman" w:hAnsi="Times New Roman" w:cs="Times New Roman"/>
            <w:color w:val="auto"/>
            <w:lang w:val="en-CA"/>
          </w:rPr>
          <w:commentReference w:id="230"/>
        </w:r>
      </w:ins>
      <w:r>
        <w:t xml:space="preserve">” on </w:t>
      </w:r>
      <w:r w:rsidRPr="00163197">
        <w:rPr>
          <w:rStyle w:val="Xref"/>
        </w:rPr>
        <w:t>page XX</w:t>
      </w:r>
      <w:r>
        <w:t>. The loop will</w:t>
      </w:r>
      <w:r w:rsidR="00AE67C8">
        <w:t xml:space="preserve"> </w:t>
      </w:r>
      <w:r>
        <w:t>continue executing as long as the pattern it specifies continues to match the</w:t>
      </w:r>
      <w:r w:rsidR="00AE67C8">
        <w:t xml:space="preserve"> </w:t>
      </w:r>
      <w:r>
        <w:t>value.</w:t>
      </w:r>
    </w:p>
    <w:p w14:paraId="77833F93" w14:textId="15A170AA" w:rsidR="007B0A94" w:rsidRDefault="007B0A94" w:rsidP="00AE67C8">
      <w:pPr>
        <w:pStyle w:val="Body"/>
      </w:pPr>
      <w:r>
        <w:t xml:space="preserve">The </w:t>
      </w:r>
      <w:proofErr w:type="gramStart"/>
      <w:r w:rsidRPr="00163197">
        <w:rPr>
          <w:rStyle w:val="Literal"/>
        </w:rPr>
        <w:t>rx.recv</w:t>
      </w:r>
      <w:proofErr w:type="gramEnd"/>
      <w:r>
        <w:t xml:space="preserve"> call produces </w:t>
      </w:r>
      <w:commentRangeStart w:id="233"/>
      <w:commentRangeStart w:id="234"/>
      <w:r>
        <w:t xml:space="preserve">a </w:t>
      </w:r>
      <w:ins w:id="235" w:author="Chris Krycho" w:date="2025-01-17T09:05:00Z" w16du:dateUtc="2025-01-17T16:05:00Z">
        <w:r w:rsidR="009F436B">
          <w:t>future</w:t>
        </w:r>
      </w:ins>
      <w:del w:id="236" w:author="Chris Krycho" w:date="2025-01-17T09:05:00Z" w16du:dateUtc="2025-01-17T16:05:00Z">
        <w:r w:rsidRPr="00163197" w:rsidDel="009F436B">
          <w:rPr>
            <w:rStyle w:val="Literal"/>
          </w:rPr>
          <w:delText>Future</w:delText>
        </w:r>
      </w:del>
      <w:r>
        <w:t>, which we await. The runtime will pause</w:t>
      </w:r>
      <w:r w:rsidR="00AE67C8">
        <w:t xml:space="preserve"> </w:t>
      </w:r>
      <w:r>
        <w:t>the</w:t>
      </w:r>
      <w:r w:rsidR="00163197">
        <w:t xml:space="preserve"> </w:t>
      </w:r>
      <w:ins w:id="237" w:author="Chris Krycho" w:date="2025-01-17T09:11:00Z" w16du:dateUtc="2025-01-17T16:11:00Z">
        <w:r w:rsidR="00FB51E9">
          <w:t>future</w:t>
        </w:r>
      </w:ins>
      <w:del w:id="238" w:author="Chris Krycho" w:date="2025-01-17T09:11:00Z" w16du:dateUtc="2025-01-17T16:11:00Z">
        <w:r w:rsidRPr="00163197" w:rsidDel="00FB51E9">
          <w:rPr>
            <w:rStyle w:val="Literal"/>
          </w:rPr>
          <w:delText>Future</w:delText>
        </w:r>
      </w:del>
      <w:r>
        <w:t xml:space="preserve"> until it is ready. Once a message arrives, the future will resolve</w:t>
      </w:r>
      <w:r w:rsidR="00AE67C8">
        <w:t xml:space="preserve"> </w:t>
      </w:r>
      <w:r>
        <w:t xml:space="preserve">to </w:t>
      </w:r>
      <w:r w:rsidRPr="00163197">
        <w:rPr>
          <w:rStyle w:val="Literal"/>
        </w:rPr>
        <w:t>Some(message)</w:t>
      </w:r>
      <w:r>
        <w:t xml:space="preserve"> as many times as a message arrives. When the channel closes,</w:t>
      </w:r>
      <w:r w:rsidR="00AE67C8">
        <w:t xml:space="preserve"> </w:t>
      </w:r>
      <w:r>
        <w:t xml:space="preserve">regardless of whether </w:t>
      </w:r>
      <w:r w:rsidRPr="00163197">
        <w:rPr>
          <w:rStyle w:val="Italic"/>
        </w:rPr>
        <w:t>any</w:t>
      </w:r>
      <w:r>
        <w:t xml:space="preserve"> messages have arrived, the future</w:t>
      </w:r>
      <w:commentRangeEnd w:id="233"/>
      <w:r w:rsidR="004369DC">
        <w:rPr>
          <w:rStyle w:val="CommentReference"/>
          <w:rFonts w:ascii="Times New Roman" w:hAnsi="Times New Roman" w:cs="Times New Roman"/>
          <w:color w:val="auto"/>
          <w:lang w:val="en-CA"/>
        </w:rPr>
        <w:commentReference w:id="233"/>
      </w:r>
      <w:commentRangeEnd w:id="234"/>
      <w:r w:rsidR="00223BA0">
        <w:rPr>
          <w:rStyle w:val="CommentReference"/>
          <w:rFonts w:ascii="Times New Roman" w:hAnsi="Times New Roman" w:cs="Times New Roman"/>
          <w:color w:val="auto"/>
          <w:lang w:val="en-CA"/>
        </w:rPr>
        <w:commentReference w:id="234"/>
      </w:r>
      <w:r>
        <w:t xml:space="preserve"> will instead</w:t>
      </w:r>
      <w:r w:rsidR="00AE67C8">
        <w:t xml:space="preserve"> </w:t>
      </w:r>
      <w:r>
        <w:t xml:space="preserve">resolve to </w:t>
      </w:r>
      <w:r w:rsidRPr="00163197">
        <w:rPr>
          <w:rStyle w:val="Literal"/>
        </w:rPr>
        <w:t>None</w:t>
      </w:r>
      <w:r>
        <w:t xml:space="preserve"> to indicate that there are no more values and </w:t>
      </w:r>
      <w:r w:rsidR="00167C59">
        <w:t xml:space="preserve">thus </w:t>
      </w:r>
      <w:r>
        <w:t>we should stop</w:t>
      </w:r>
      <w:r w:rsidR="00AE67C8">
        <w:t xml:space="preserve"> </w:t>
      </w:r>
      <w:r>
        <w:t>polling—that is, stop awaiting.</w:t>
      </w:r>
    </w:p>
    <w:p w14:paraId="012AE703" w14:textId="77777777" w:rsidR="007B0A94" w:rsidRDefault="007B0A94" w:rsidP="00AE67C8">
      <w:pPr>
        <w:pStyle w:val="Body"/>
      </w:pPr>
      <w:r>
        <w:t xml:space="preserve">The </w:t>
      </w:r>
      <w:r w:rsidRPr="00163197">
        <w:rPr>
          <w:rStyle w:val="Literal"/>
        </w:rPr>
        <w:t>while let</w:t>
      </w:r>
      <w:r>
        <w:t xml:space="preserve"> loop pulls all of this together. If the result of calling</w:t>
      </w:r>
      <w:r w:rsidR="00163197">
        <w:t xml:space="preserve"> </w:t>
      </w:r>
      <w:proofErr w:type="gramStart"/>
      <w:r w:rsidRPr="00163197">
        <w:rPr>
          <w:rStyle w:val="Literal"/>
        </w:rPr>
        <w:t>rx.recv</w:t>
      </w:r>
      <w:proofErr w:type="gramEnd"/>
      <w:r w:rsidRPr="00163197">
        <w:rPr>
          <w:rStyle w:val="Literal"/>
        </w:rPr>
        <w:t>().await</w:t>
      </w:r>
      <w:r>
        <w:t xml:space="preserve"> is </w:t>
      </w:r>
      <w:r w:rsidRPr="00163197">
        <w:rPr>
          <w:rStyle w:val="Literal"/>
        </w:rPr>
        <w:t>Some(message)</w:t>
      </w:r>
      <w:r>
        <w:t>, we get access to the message and we can</w:t>
      </w:r>
      <w:r w:rsidR="00AE67C8">
        <w:t xml:space="preserve"> </w:t>
      </w:r>
      <w:r>
        <w:t xml:space="preserve">use it in the loop body, just as we could with </w:t>
      </w:r>
      <w:r w:rsidRPr="00163197">
        <w:rPr>
          <w:rStyle w:val="Literal"/>
        </w:rPr>
        <w:t>if let</w:t>
      </w:r>
      <w:r>
        <w:t>. If the result is</w:t>
      </w:r>
      <w:r w:rsidR="00AE67C8">
        <w:t xml:space="preserve"> </w:t>
      </w:r>
      <w:r w:rsidRPr="00163197">
        <w:rPr>
          <w:rStyle w:val="Literal"/>
        </w:rPr>
        <w:t>None</w:t>
      </w:r>
      <w:r>
        <w:t>, the loop ends. Every time the loop completes, it hits the await point</w:t>
      </w:r>
      <w:r w:rsidR="00AE67C8">
        <w:t xml:space="preserve"> </w:t>
      </w:r>
      <w:r>
        <w:t>again, so the runtime pauses it again until another message arrives.</w:t>
      </w:r>
    </w:p>
    <w:p w14:paraId="65ED1443" w14:textId="1E52B1F5" w:rsidR="007B0A94" w:rsidRDefault="007B0A94" w:rsidP="00986FAE">
      <w:pPr>
        <w:pStyle w:val="Body"/>
      </w:pPr>
      <w:r>
        <w:t xml:space="preserve">The code now successfully sends and receives </w:t>
      </w:r>
      <w:proofErr w:type="gramStart"/>
      <w:r>
        <w:t>all of</w:t>
      </w:r>
      <w:proofErr w:type="gramEnd"/>
      <w:r>
        <w:t xml:space="preserve"> the messages. Unfortunately,</w:t>
      </w:r>
      <w:r w:rsidR="00AE67C8">
        <w:t xml:space="preserve"> </w:t>
      </w:r>
      <w:r>
        <w:t xml:space="preserve">there are still a couple </w:t>
      </w:r>
      <w:r w:rsidR="00167C59">
        <w:t xml:space="preserve">of </w:t>
      </w:r>
      <w:r>
        <w:t>problems. For one thing, the messages do not arrive at</w:t>
      </w:r>
      <w:r w:rsidR="00AE67C8">
        <w:t xml:space="preserve"> </w:t>
      </w:r>
      <w:r>
        <w:t xml:space="preserve">half-second intervals. They arrive all at once, </w:t>
      </w:r>
      <w:r w:rsidR="00167C59">
        <w:t xml:space="preserve">2 </w:t>
      </w:r>
      <w:r>
        <w:t>seconds (2,000 milliseconds)</w:t>
      </w:r>
      <w:r w:rsidR="00AE67C8">
        <w:t xml:space="preserve"> </w:t>
      </w:r>
      <w:r>
        <w:t>after we start the program. For another, this program also never exits! Instead,</w:t>
      </w:r>
      <w:r w:rsidR="00163197">
        <w:t xml:space="preserve"> </w:t>
      </w:r>
      <w:r>
        <w:t xml:space="preserve">it waits forever for new messages. You will need to shut it down using </w:t>
      </w:r>
      <w:commentRangeStart w:id="239"/>
      <w:r w:rsidRPr="00163197">
        <w:rPr>
          <w:rStyle w:val="Literal"/>
        </w:rPr>
        <w:t>&lt;span</w:t>
      </w:r>
      <w:ins w:id="240" w:author="Chris Krycho" w:date="2025-01-14T10:05:00Z" w16du:dateUtc="2025-01-14T17:05:00Z">
        <w:r w:rsidR="00223BA0">
          <w:rPr>
            <w:rStyle w:val="Literal"/>
          </w:rPr>
          <w:t xml:space="preserve"> </w:t>
        </w:r>
      </w:ins>
      <w:r w:rsidRPr="00163197">
        <w:rPr>
          <w:rStyle w:val="Literal"/>
        </w:rPr>
        <w:t>class="keystroke"&gt;ctrl-c&lt;/span&gt;</w:t>
      </w:r>
      <w:commentRangeEnd w:id="239"/>
      <w:r w:rsidR="00223BA0">
        <w:rPr>
          <w:rStyle w:val="CommentReference"/>
          <w:rFonts w:ascii="Times New Roman" w:hAnsi="Times New Roman" w:cs="Times New Roman"/>
          <w:color w:val="auto"/>
          <w:lang w:val="en-CA"/>
        </w:rPr>
        <w:commentReference w:id="239"/>
      </w:r>
      <w:r>
        <w:t>.</w:t>
      </w:r>
    </w:p>
    <w:p w14:paraId="532F34B1" w14:textId="46BB04C6" w:rsidR="007B0A94" w:rsidRDefault="007B0A94" w:rsidP="00986FAE">
      <w:pPr>
        <w:pStyle w:val="Body"/>
      </w:pPr>
      <w:r>
        <w:t xml:space="preserve">Let’s start by </w:t>
      </w:r>
      <w:r w:rsidR="00167C59">
        <w:t xml:space="preserve">examining </w:t>
      </w:r>
      <w:r>
        <w:t xml:space="preserve">why the messages come in </w:t>
      </w:r>
      <w:r w:rsidR="00167C59">
        <w:t xml:space="preserve">all </w:t>
      </w:r>
      <w:r>
        <w:t>at once after the full</w:t>
      </w:r>
      <w:r w:rsidR="00986FAE">
        <w:t xml:space="preserve"> </w:t>
      </w:r>
      <w:r>
        <w:t>delay, rather than coming in with delays between each one. Within a given</w:t>
      </w:r>
      <w:r w:rsidR="00986FAE">
        <w:t xml:space="preserve"> </w:t>
      </w:r>
      <w:r>
        <w:t xml:space="preserve">async block, the order </w:t>
      </w:r>
      <w:r w:rsidR="00167C59">
        <w:t xml:space="preserve">in which </w:t>
      </w:r>
      <w:r w:rsidRPr="00163197">
        <w:rPr>
          <w:rStyle w:val="Literal"/>
        </w:rPr>
        <w:t>await</w:t>
      </w:r>
      <w:r>
        <w:t xml:space="preserve"> keywords appear in the code is also the</w:t>
      </w:r>
      <w:r w:rsidR="00986FAE">
        <w:t xml:space="preserve"> </w:t>
      </w:r>
      <w:r>
        <w:t>order</w:t>
      </w:r>
      <w:r w:rsidR="00167C59">
        <w:t xml:space="preserve"> in which</w:t>
      </w:r>
      <w:r>
        <w:t xml:space="preserve"> </w:t>
      </w:r>
      <w:r w:rsidR="00167C59">
        <w:t>they’re executed</w:t>
      </w:r>
      <w:r>
        <w:t xml:space="preserve"> when the program</w:t>
      </w:r>
      <w:r w:rsidR="00167C59">
        <w:t xml:space="preserve"> runs</w:t>
      </w:r>
      <w:r>
        <w:t>.</w:t>
      </w:r>
      <w:r w:rsidR="00986FAE">
        <w:t xml:space="preserve"> </w:t>
      </w:r>
    </w:p>
    <w:p w14:paraId="55055440" w14:textId="57F021F8" w:rsidR="007B0A94" w:rsidRDefault="007B0A94" w:rsidP="00986FAE">
      <w:pPr>
        <w:pStyle w:val="Body"/>
      </w:pPr>
      <w:r>
        <w:t>There’s only one async block in Listing 17-10, so everything in it runs</w:t>
      </w:r>
      <w:r w:rsidR="00986FAE">
        <w:t xml:space="preserve"> </w:t>
      </w:r>
      <w:r>
        <w:t xml:space="preserve">linearly. There’s still no concurrency. All the </w:t>
      </w:r>
      <w:proofErr w:type="gramStart"/>
      <w:r w:rsidRPr="00163197">
        <w:rPr>
          <w:rStyle w:val="Literal"/>
        </w:rPr>
        <w:t>tx.send</w:t>
      </w:r>
      <w:proofErr w:type="gramEnd"/>
      <w:r>
        <w:t xml:space="preserve"> calls happen,</w:t>
      </w:r>
      <w:r w:rsidR="00986FAE">
        <w:t xml:space="preserve"> </w:t>
      </w:r>
      <w:r>
        <w:t xml:space="preserve">interspersed with all of the </w:t>
      </w:r>
      <w:r w:rsidRPr="00163197">
        <w:rPr>
          <w:rStyle w:val="Literal"/>
        </w:rPr>
        <w:t>trpl::sleep</w:t>
      </w:r>
      <w:r>
        <w:t xml:space="preserve"> calls and their associated await</w:t>
      </w:r>
      <w:r w:rsidR="00986FAE">
        <w:t xml:space="preserve"> </w:t>
      </w:r>
      <w:r>
        <w:t xml:space="preserve">points. Only then does the </w:t>
      </w:r>
      <w:r w:rsidRPr="00163197">
        <w:rPr>
          <w:rStyle w:val="Literal"/>
        </w:rPr>
        <w:t>while let</w:t>
      </w:r>
      <w:r>
        <w:t xml:space="preserve"> loop get to go through any of the </w:t>
      </w:r>
      <w:del w:id="241" w:author="Chris Krycho" w:date="2025-01-13T17:19:00Z" w16du:dateUtc="2025-01-14T00:19:00Z">
        <w:r w:rsidRPr="00163197" w:rsidDel="00C53D6E">
          <w:rPr>
            <w:rStyle w:val="Literal"/>
          </w:rPr>
          <w:delText>await</w:delText>
        </w:r>
        <w:r w:rsidR="00986FAE" w:rsidDel="00C53D6E">
          <w:delText xml:space="preserve"> </w:delText>
        </w:r>
      </w:del>
      <w:ins w:id="242" w:author="Chris Krycho" w:date="2025-01-13T17:19:00Z" w16du:dateUtc="2025-01-14T00:19:00Z">
        <w:r w:rsidR="00C53D6E">
          <w:t xml:space="preserve">await </w:t>
        </w:r>
      </w:ins>
      <w:r>
        <w:t xml:space="preserve">points on the </w:t>
      </w:r>
      <w:r w:rsidRPr="00163197">
        <w:rPr>
          <w:rStyle w:val="Literal"/>
        </w:rPr>
        <w:t>recv</w:t>
      </w:r>
      <w:r>
        <w:t xml:space="preserve"> calls.</w:t>
      </w:r>
    </w:p>
    <w:p w14:paraId="487DEEF2" w14:textId="07CB4814" w:rsidR="007B0A94" w:rsidRDefault="007B0A94" w:rsidP="00986FAE">
      <w:pPr>
        <w:pStyle w:val="Body"/>
      </w:pPr>
      <w:r>
        <w:t xml:space="preserve">To get the behavior we want, where the sleep delay happens between each message, we need to put the </w:t>
      </w:r>
      <w:r w:rsidRPr="00163197">
        <w:rPr>
          <w:rStyle w:val="Literal"/>
        </w:rPr>
        <w:t>tx</w:t>
      </w:r>
      <w:r>
        <w:t xml:space="preserve"> and </w:t>
      </w:r>
      <w:r w:rsidRPr="00163197">
        <w:rPr>
          <w:rStyle w:val="Literal"/>
        </w:rPr>
        <w:t>rx</w:t>
      </w:r>
      <w:r>
        <w:t xml:space="preserve"> operations in their own async</w:t>
      </w:r>
      <w:r w:rsidR="00986FAE">
        <w:t xml:space="preserve"> </w:t>
      </w:r>
      <w:r>
        <w:t>blocks</w:t>
      </w:r>
      <w:r w:rsidR="007B0635">
        <w:t>, as shown in Listing 17-11</w:t>
      </w:r>
      <w:r>
        <w:t xml:space="preserve">. Then the runtime can execute each of them separately using </w:t>
      </w:r>
      <w:proofErr w:type="gramStart"/>
      <w:r w:rsidRPr="00163197">
        <w:rPr>
          <w:rStyle w:val="Literal"/>
        </w:rPr>
        <w:t>trpl::</w:t>
      </w:r>
      <w:proofErr w:type="gramEnd"/>
      <w:r w:rsidRPr="00163197">
        <w:rPr>
          <w:rStyle w:val="Literal"/>
        </w:rPr>
        <w:t>join</w:t>
      </w:r>
      <w:r>
        <w:t>,</w:t>
      </w:r>
      <w:r w:rsidR="00986FAE">
        <w:t xml:space="preserve"> </w:t>
      </w:r>
      <w:r>
        <w:t>just as in the counting example. Once again, we await the result of calling</w:t>
      </w:r>
      <w:r w:rsidR="00986FAE">
        <w:t xml:space="preserve"> </w:t>
      </w:r>
      <w:proofErr w:type="gramStart"/>
      <w:r w:rsidRPr="00163197">
        <w:rPr>
          <w:rStyle w:val="Literal"/>
        </w:rPr>
        <w:t>trpl::</w:t>
      </w:r>
      <w:proofErr w:type="gramEnd"/>
      <w:r w:rsidRPr="00163197">
        <w:rPr>
          <w:rStyle w:val="Literal"/>
        </w:rPr>
        <w:t>join</w:t>
      </w:r>
      <w:r>
        <w:t>, not the individual futures. If we awaited the individual futures</w:t>
      </w:r>
      <w:r w:rsidR="00986FAE">
        <w:t xml:space="preserve"> </w:t>
      </w:r>
      <w:r>
        <w:t>in sequence, we would just end up back in a sequential flow—exactly what we’re</w:t>
      </w:r>
      <w:r w:rsidR="00986FAE">
        <w:t xml:space="preserve"> </w:t>
      </w:r>
      <w:r>
        <w:t xml:space="preserve">trying </w:t>
      </w:r>
      <w:r w:rsidRPr="00163197">
        <w:rPr>
          <w:rStyle w:val="Italic"/>
        </w:rPr>
        <w:t>not</w:t>
      </w:r>
      <w:r>
        <w:t xml:space="preserve"> to do.</w:t>
      </w:r>
    </w:p>
    <w:p w14:paraId="22448FA2" w14:textId="7C9E9DBB" w:rsidR="007B0A94" w:rsidRDefault="007B0A94" w:rsidP="00986FAE">
      <w:pPr>
        <w:pStyle w:val="CodeLabel"/>
      </w:pPr>
      <w:r>
        <w:t>src/main.rs</w:t>
      </w:r>
    </w:p>
    <w:p w14:paraId="3B470BE6" w14:textId="77777777" w:rsidR="007B0A94" w:rsidRDefault="007B0A94" w:rsidP="00986FAE">
      <w:pPr>
        <w:pStyle w:val="Code"/>
      </w:pPr>
      <w:r>
        <w:t>let tx_fut = async {</w:t>
      </w:r>
    </w:p>
    <w:p w14:paraId="2FA04C6D" w14:textId="77777777" w:rsidR="007B0A94" w:rsidRDefault="007B0A94" w:rsidP="00986FAE">
      <w:pPr>
        <w:pStyle w:val="Code"/>
      </w:pPr>
      <w:r>
        <w:t xml:space="preserve">    let </w:t>
      </w:r>
      <w:proofErr w:type="spellStart"/>
      <w:r>
        <w:t>vals</w:t>
      </w:r>
      <w:proofErr w:type="spellEnd"/>
      <w:r>
        <w:t xml:space="preserve"> = </w:t>
      </w:r>
      <w:proofErr w:type="spellStart"/>
      <w:proofErr w:type="gramStart"/>
      <w:r>
        <w:t>vec</w:t>
      </w:r>
      <w:proofErr w:type="spellEnd"/>
      <w:r>
        <w:t>![</w:t>
      </w:r>
      <w:proofErr w:type="gramEnd"/>
    </w:p>
    <w:p w14:paraId="33A0AB38" w14:textId="77777777" w:rsidR="007B0A94" w:rsidRDefault="007B0A94" w:rsidP="00986FAE">
      <w:pPr>
        <w:pStyle w:val="Code"/>
      </w:pPr>
      <w:r>
        <w:lastRenderedPageBreak/>
        <w:t xml:space="preserve">        </w:t>
      </w:r>
      <w:proofErr w:type="gramStart"/>
      <w:r>
        <w:t>String::</w:t>
      </w:r>
      <w:proofErr w:type="gramEnd"/>
      <w:r>
        <w:t>from("hi"),</w:t>
      </w:r>
    </w:p>
    <w:p w14:paraId="35D550F8" w14:textId="77777777" w:rsidR="007B0A94" w:rsidRDefault="007B0A94" w:rsidP="00986FAE">
      <w:pPr>
        <w:pStyle w:val="Code"/>
      </w:pPr>
      <w:r>
        <w:t xml:space="preserve">        </w:t>
      </w:r>
      <w:proofErr w:type="gramStart"/>
      <w:r>
        <w:t>String::</w:t>
      </w:r>
      <w:proofErr w:type="gramEnd"/>
      <w:r>
        <w:t>from("from"),</w:t>
      </w:r>
    </w:p>
    <w:p w14:paraId="53901AD3" w14:textId="77777777" w:rsidR="007B0A94" w:rsidRDefault="007B0A94" w:rsidP="00986FAE">
      <w:pPr>
        <w:pStyle w:val="Code"/>
      </w:pPr>
      <w:r>
        <w:t xml:space="preserve">        </w:t>
      </w:r>
      <w:proofErr w:type="gramStart"/>
      <w:r>
        <w:t>String::</w:t>
      </w:r>
      <w:proofErr w:type="gramEnd"/>
      <w:r>
        <w:t>from("the"),</w:t>
      </w:r>
    </w:p>
    <w:p w14:paraId="5A61FD99" w14:textId="77777777" w:rsidR="007B0A94" w:rsidRDefault="007B0A94" w:rsidP="00986FAE">
      <w:pPr>
        <w:pStyle w:val="Code"/>
      </w:pPr>
      <w:r>
        <w:t xml:space="preserve">        </w:t>
      </w:r>
      <w:proofErr w:type="gramStart"/>
      <w:r>
        <w:t>String::</w:t>
      </w:r>
      <w:proofErr w:type="gramEnd"/>
      <w:r>
        <w:t>from("future"),</w:t>
      </w:r>
    </w:p>
    <w:p w14:paraId="7C4AB477" w14:textId="77777777" w:rsidR="007B0A94" w:rsidRDefault="007B0A94" w:rsidP="00986FAE">
      <w:pPr>
        <w:pStyle w:val="Code"/>
      </w:pPr>
      <w:r>
        <w:t xml:space="preserve">    ];</w:t>
      </w:r>
    </w:p>
    <w:p w14:paraId="58FA29EC" w14:textId="77777777" w:rsidR="007B0A94" w:rsidRDefault="007B0A94" w:rsidP="00986FAE">
      <w:pPr>
        <w:pStyle w:val="Code"/>
      </w:pPr>
    </w:p>
    <w:p w14:paraId="102723C5" w14:textId="77777777" w:rsidR="007B0A94" w:rsidRDefault="007B0A94" w:rsidP="00986FAE">
      <w:pPr>
        <w:pStyle w:val="Code"/>
      </w:pPr>
      <w:r>
        <w:t xml:space="preserve">    for </w:t>
      </w:r>
      <w:proofErr w:type="spellStart"/>
      <w:r>
        <w:t>val</w:t>
      </w:r>
      <w:proofErr w:type="spellEnd"/>
      <w:r>
        <w:t xml:space="preserve"> in </w:t>
      </w:r>
      <w:proofErr w:type="spellStart"/>
      <w:r>
        <w:t>vals</w:t>
      </w:r>
      <w:proofErr w:type="spellEnd"/>
      <w:r>
        <w:t xml:space="preserve"> {</w:t>
      </w:r>
    </w:p>
    <w:p w14:paraId="4893F8A9" w14:textId="77777777" w:rsidR="007B0A94" w:rsidRDefault="007B0A94" w:rsidP="00986FAE">
      <w:pPr>
        <w:pStyle w:val="Code"/>
      </w:pPr>
      <w:r>
        <w:t xml:space="preserve">        </w:t>
      </w:r>
      <w:proofErr w:type="spellStart"/>
      <w:proofErr w:type="gramStart"/>
      <w:r>
        <w:t>tx.send</w:t>
      </w:r>
      <w:proofErr w:type="spellEnd"/>
      <w:proofErr w:type="gramEnd"/>
      <w:r>
        <w:t>(</w:t>
      </w:r>
      <w:proofErr w:type="spellStart"/>
      <w:r>
        <w:t>val</w:t>
      </w:r>
      <w:proofErr w:type="spellEnd"/>
      <w:r>
        <w:t>).unwrap();</w:t>
      </w:r>
    </w:p>
    <w:p w14:paraId="6FB738CB" w14:textId="77777777" w:rsidR="007B0A94" w:rsidRDefault="007B0A94" w:rsidP="00986FAE">
      <w:pPr>
        <w:pStyle w:val="Code"/>
      </w:pPr>
      <w:r>
        <w:t xml:space="preserve">        </w:t>
      </w:r>
      <w:proofErr w:type="gramStart"/>
      <w:r>
        <w:t>trpl::</w:t>
      </w:r>
      <w:proofErr w:type="gramEnd"/>
      <w:r>
        <w:t>sleep(Duration::from_millis(500)).await;</w:t>
      </w:r>
    </w:p>
    <w:p w14:paraId="630AB5EF" w14:textId="77777777" w:rsidR="007B0A94" w:rsidRDefault="007B0A94" w:rsidP="00986FAE">
      <w:pPr>
        <w:pStyle w:val="Code"/>
      </w:pPr>
      <w:r>
        <w:t xml:space="preserve">    }</w:t>
      </w:r>
    </w:p>
    <w:p w14:paraId="2CF28B22" w14:textId="77777777" w:rsidR="007B0A94" w:rsidRDefault="007B0A94" w:rsidP="00986FAE">
      <w:pPr>
        <w:pStyle w:val="Code"/>
      </w:pPr>
      <w:r>
        <w:t>};</w:t>
      </w:r>
    </w:p>
    <w:p w14:paraId="6FD0741C" w14:textId="77777777" w:rsidR="007B0A94" w:rsidRDefault="007B0A94" w:rsidP="00986FAE">
      <w:pPr>
        <w:pStyle w:val="Code"/>
      </w:pPr>
    </w:p>
    <w:p w14:paraId="2B03516E" w14:textId="77777777" w:rsidR="007B0A94" w:rsidRDefault="007B0A94" w:rsidP="00986FAE">
      <w:pPr>
        <w:pStyle w:val="Code"/>
      </w:pPr>
      <w:r>
        <w:t>let rx_fut = async {</w:t>
      </w:r>
    </w:p>
    <w:p w14:paraId="3957BB28" w14:textId="77777777" w:rsidR="007B0A94" w:rsidRDefault="007B0A94" w:rsidP="00986FAE">
      <w:pPr>
        <w:pStyle w:val="Code"/>
      </w:pPr>
      <w:r>
        <w:t xml:space="preserve">    while let Some(value) = </w:t>
      </w:r>
      <w:proofErr w:type="gramStart"/>
      <w:r>
        <w:t>rx.recv</w:t>
      </w:r>
      <w:proofErr w:type="gramEnd"/>
      <w:r>
        <w:t>().await {</w:t>
      </w:r>
    </w:p>
    <w:p w14:paraId="75B3D155" w14:textId="77777777" w:rsidR="007B0A94" w:rsidRDefault="007B0A94" w:rsidP="00986FAE">
      <w:pPr>
        <w:pStyle w:val="Code"/>
      </w:pPr>
      <w:r>
        <w:t xml:space="preserve">        </w:t>
      </w:r>
      <w:proofErr w:type="gramStart"/>
      <w:r>
        <w:t>println!(</w:t>
      </w:r>
      <w:proofErr w:type="gramEnd"/>
      <w:r>
        <w:t>"received '{value}'");</w:t>
      </w:r>
    </w:p>
    <w:p w14:paraId="0E72A7FD" w14:textId="77777777" w:rsidR="007B0A94" w:rsidRDefault="007B0A94" w:rsidP="00986FAE">
      <w:pPr>
        <w:pStyle w:val="Code"/>
      </w:pPr>
      <w:r>
        <w:t xml:space="preserve">    }</w:t>
      </w:r>
    </w:p>
    <w:p w14:paraId="5FA33CFF" w14:textId="77777777" w:rsidR="007B0A94" w:rsidRDefault="007B0A94" w:rsidP="00986FAE">
      <w:pPr>
        <w:pStyle w:val="Code"/>
      </w:pPr>
      <w:r>
        <w:t>};</w:t>
      </w:r>
    </w:p>
    <w:p w14:paraId="1467E34C" w14:textId="77777777" w:rsidR="007B0A94" w:rsidRDefault="007B0A94" w:rsidP="00986FAE">
      <w:pPr>
        <w:pStyle w:val="Code"/>
      </w:pPr>
    </w:p>
    <w:p w14:paraId="70879A39" w14:textId="77777777" w:rsidR="007B0A94" w:rsidRDefault="007B0A94" w:rsidP="00986FAE">
      <w:pPr>
        <w:pStyle w:val="Code"/>
      </w:pPr>
      <w:proofErr w:type="gramStart"/>
      <w:r>
        <w:t>trpl::</w:t>
      </w:r>
      <w:proofErr w:type="gramEnd"/>
      <w:r>
        <w:t>join(tx_fut, rx_fut).await;</w:t>
      </w:r>
    </w:p>
    <w:p w14:paraId="1D345EB7" w14:textId="77777777" w:rsidR="007B0A94" w:rsidRDefault="007B0A94" w:rsidP="007B0A94">
      <w:pPr>
        <w:pStyle w:val="CodeListingCaption"/>
      </w:pPr>
      <w:r>
        <w:t xml:space="preserve">Separating </w:t>
      </w:r>
      <w:r w:rsidRPr="00163197">
        <w:rPr>
          <w:rStyle w:val="Literal"/>
        </w:rPr>
        <w:t>send</w:t>
      </w:r>
      <w:r>
        <w:t xml:space="preserve"> and </w:t>
      </w:r>
      <w:r w:rsidRPr="00163197">
        <w:rPr>
          <w:rStyle w:val="Literal"/>
        </w:rPr>
        <w:t>recv</w:t>
      </w:r>
      <w:r>
        <w:t xml:space="preserve"> into their own </w:t>
      </w:r>
      <w:r w:rsidRPr="00163197">
        <w:rPr>
          <w:rStyle w:val="Literal"/>
        </w:rPr>
        <w:t>async</w:t>
      </w:r>
      <w:r>
        <w:t xml:space="preserve"> blocks and</w:t>
      </w:r>
      <w:r w:rsidR="00986FAE">
        <w:t xml:space="preserve"> </w:t>
      </w:r>
      <w:r>
        <w:t>awaiting the futures for those blocks</w:t>
      </w:r>
    </w:p>
    <w:p w14:paraId="7D225C6E" w14:textId="630C140A" w:rsidR="007B0A94" w:rsidRDefault="007B0A94" w:rsidP="00986FAE">
      <w:pPr>
        <w:pStyle w:val="Body"/>
      </w:pPr>
      <w:r>
        <w:t>With the updated code in Listing 17-11, the messages get printed at</w:t>
      </w:r>
      <w:r w:rsidR="00986FAE">
        <w:t xml:space="preserve"> </w:t>
      </w:r>
      <w:r>
        <w:t xml:space="preserve">500-millisecond intervals, rather than all in a rush after </w:t>
      </w:r>
      <w:r w:rsidR="004C1B99">
        <w:t xml:space="preserve">2 </w:t>
      </w:r>
      <w:r>
        <w:t>seconds.</w:t>
      </w:r>
    </w:p>
    <w:p w14:paraId="2A40F2E1" w14:textId="77777777" w:rsidR="007B0A94" w:rsidRDefault="007B0A94" w:rsidP="00986FAE">
      <w:pPr>
        <w:pStyle w:val="Body"/>
      </w:pPr>
      <w:r>
        <w:t xml:space="preserve">The program still never exits, though, because of the way </w:t>
      </w:r>
      <w:r w:rsidRPr="00163197">
        <w:rPr>
          <w:rStyle w:val="Literal"/>
        </w:rPr>
        <w:t>while let</w:t>
      </w:r>
      <w:r>
        <w:t xml:space="preserve"> loop</w:t>
      </w:r>
      <w:r w:rsidR="00986FAE">
        <w:t xml:space="preserve"> </w:t>
      </w:r>
      <w:r>
        <w:t xml:space="preserve">interacts with </w:t>
      </w:r>
      <w:proofErr w:type="gramStart"/>
      <w:r w:rsidRPr="00163197">
        <w:rPr>
          <w:rStyle w:val="Literal"/>
        </w:rPr>
        <w:t>trpl::</w:t>
      </w:r>
      <w:proofErr w:type="gramEnd"/>
      <w:r w:rsidRPr="00163197">
        <w:rPr>
          <w:rStyle w:val="Literal"/>
        </w:rPr>
        <w:t>join</w:t>
      </w:r>
      <w:r>
        <w:t>:</w:t>
      </w:r>
    </w:p>
    <w:p w14:paraId="18B27270" w14:textId="14E1AC4C" w:rsidR="007B0A94" w:rsidRPr="00986FAE" w:rsidRDefault="007B0A94" w:rsidP="00986FAE">
      <w:pPr>
        <w:pStyle w:val="ListBullet"/>
      </w:pPr>
      <w:r w:rsidRPr="00986FAE">
        <w:t xml:space="preserve">The future returned from </w:t>
      </w:r>
      <w:proofErr w:type="gramStart"/>
      <w:r w:rsidRPr="00163197">
        <w:rPr>
          <w:rStyle w:val="Literal"/>
        </w:rPr>
        <w:t>trpl::</w:t>
      </w:r>
      <w:proofErr w:type="gramEnd"/>
      <w:r w:rsidRPr="00163197">
        <w:rPr>
          <w:rStyle w:val="Literal"/>
        </w:rPr>
        <w:t>join</w:t>
      </w:r>
      <w:r w:rsidRPr="00986FAE">
        <w:t xml:space="preserve"> completes</w:t>
      </w:r>
      <w:r w:rsidR="004C1B99" w:rsidRPr="004C1B99">
        <w:t xml:space="preserve"> </w:t>
      </w:r>
      <w:r w:rsidR="004C1B99" w:rsidRPr="00986FAE">
        <w:t>only</w:t>
      </w:r>
      <w:r w:rsidRPr="00986FAE">
        <w:t xml:space="preserve"> once </w:t>
      </w:r>
      <w:r w:rsidRPr="00163197">
        <w:rPr>
          <w:rStyle w:val="Italic"/>
        </w:rPr>
        <w:t>both</w:t>
      </w:r>
      <w:r w:rsidRPr="00986FAE">
        <w:t xml:space="preserve"> futures passed to it have completed.</w:t>
      </w:r>
    </w:p>
    <w:p w14:paraId="10DCFE38" w14:textId="77777777" w:rsidR="007B0A94" w:rsidRPr="00986FAE" w:rsidRDefault="007B0A94" w:rsidP="00986FAE">
      <w:pPr>
        <w:pStyle w:val="ListBullet"/>
      </w:pPr>
      <w:r w:rsidRPr="00986FAE">
        <w:t xml:space="preserve">The </w:t>
      </w:r>
      <w:r w:rsidRPr="00163197">
        <w:rPr>
          <w:rStyle w:val="Literal"/>
        </w:rPr>
        <w:t>tx</w:t>
      </w:r>
      <w:r w:rsidRPr="00986FAE">
        <w:t xml:space="preserve"> future completes once it finishes sleeping after sending the last message in </w:t>
      </w:r>
      <w:proofErr w:type="spellStart"/>
      <w:r w:rsidRPr="00163197">
        <w:rPr>
          <w:rStyle w:val="Literal"/>
        </w:rPr>
        <w:t>vals</w:t>
      </w:r>
      <w:proofErr w:type="spellEnd"/>
      <w:r w:rsidRPr="00986FAE">
        <w:t>.</w:t>
      </w:r>
    </w:p>
    <w:p w14:paraId="0911616B" w14:textId="77777777" w:rsidR="007B0A94" w:rsidRPr="00986FAE" w:rsidRDefault="007B0A94" w:rsidP="00986FAE">
      <w:pPr>
        <w:pStyle w:val="ListBullet"/>
      </w:pPr>
      <w:r w:rsidRPr="00986FAE">
        <w:t xml:space="preserve">The </w:t>
      </w:r>
      <w:r w:rsidRPr="00163197">
        <w:rPr>
          <w:rStyle w:val="Literal"/>
        </w:rPr>
        <w:t>rx</w:t>
      </w:r>
      <w:r w:rsidRPr="00986FAE">
        <w:t xml:space="preserve"> future won’t complete until the </w:t>
      </w:r>
      <w:r w:rsidRPr="00163197">
        <w:rPr>
          <w:rStyle w:val="Literal"/>
        </w:rPr>
        <w:t>while let</w:t>
      </w:r>
      <w:r w:rsidRPr="00986FAE">
        <w:t xml:space="preserve"> loop ends.</w:t>
      </w:r>
    </w:p>
    <w:p w14:paraId="7AD30CC0" w14:textId="77777777" w:rsidR="007B0A94" w:rsidRPr="00986FAE" w:rsidRDefault="007B0A94" w:rsidP="00986FAE">
      <w:pPr>
        <w:pStyle w:val="ListBullet"/>
      </w:pPr>
      <w:r w:rsidRPr="00986FAE">
        <w:t xml:space="preserve">The </w:t>
      </w:r>
      <w:r w:rsidRPr="00163197">
        <w:rPr>
          <w:rStyle w:val="Literal"/>
        </w:rPr>
        <w:t>while let</w:t>
      </w:r>
      <w:r w:rsidRPr="00986FAE">
        <w:t xml:space="preserve"> loop won’t end until awaiting </w:t>
      </w:r>
      <w:proofErr w:type="gramStart"/>
      <w:r w:rsidRPr="00163197">
        <w:rPr>
          <w:rStyle w:val="Literal"/>
        </w:rPr>
        <w:t>rx.recv</w:t>
      </w:r>
      <w:proofErr w:type="gramEnd"/>
      <w:r w:rsidRPr="00986FAE">
        <w:t xml:space="preserve"> produces </w:t>
      </w:r>
      <w:r w:rsidRPr="00163197">
        <w:rPr>
          <w:rStyle w:val="Literal"/>
        </w:rPr>
        <w:t>None</w:t>
      </w:r>
      <w:r w:rsidRPr="00986FAE">
        <w:t>.</w:t>
      </w:r>
    </w:p>
    <w:p w14:paraId="0D9D1B83" w14:textId="13861DC4" w:rsidR="007B0A94" w:rsidRPr="00986FAE" w:rsidRDefault="007B0A94" w:rsidP="00986FAE">
      <w:pPr>
        <w:pStyle w:val="ListBullet"/>
      </w:pPr>
      <w:r w:rsidRPr="00986FAE">
        <w:t xml:space="preserve">Awaiting </w:t>
      </w:r>
      <w:proofErr w:type="gramStart"/>
      <w:r w:rsidRPr="00163197">
        <w:rPr>
          <w:rStyle w:val="Literal"/>
        </w:rPr>
        <w:t>rx.recv</w:t>
      </w:r>
      <w:proofErr w:type="gramEnd"/>
      <w:r w:rsidRPr="00986FAE">
        <w:t xml:space="preserve"> will return </w:t>
      </w:r>
      <w:r w:rsidRPr="00163197">
        <w:rPr>
          <w:rStyle w:val="Literal"/>
        </w:rPr>
        <w:t>None</w:t>
      </w:r>
      <w:r w:rsidRPr="00986FAE">
        <w:t xml:space="preserve"> </w:t>
      </w:r>
      <w:r w:rsidR="004C1B99" w:rsidRPr="00986FAE">
        <w:t xml:space="preserve">only </w:t>
      </w:r>
      <w:r w:rsidRPr="00986FAE">
        <w:t>once the other end of the channel is closed.</w:t>
      </w:r>
    </w:p>
    <w:p w14:paraId="5F352A82" w14:textId="760612C4" w:rsidR="007B0A94" w:rsidRPr="00986FAE" w:rsidRDefault="007B0A94" w:rsidP="00986FAE">
      <w:pPr>
        <w:pStyle w:val="ListBullet"/>
      </w:pPr>
      <w:r w:rsidRPr="00986FAE">
        <w:t xml:space="preserve">The channel will close </w:t>
      </w:r>
      <w:r w:rsidR="004C1B99" w:rsidRPr="00986FAE">
        <w:t xml:space="preserve">only </w:t>
      </w:r>
      <w:r w:rsidRPr="00986FAE">
        <w:t xml:space="preserve">if we call </w:t>
      </w:r>
      <w:proofErr w:type="gramStart"/>
      <w:r w:rsidRPr="00163197">
        <w:rPr>
          <w:rStyle w:val="Literal"/>
        </w:rPr>
        <w:t>rx.close</w:t>
      </w:r>
      <w:proofErr w:type="gramEnd"/>
      <w:r w:rsidRPr="00986FAE">
        <w:t xml:space="preserve"> or when the sender side, </w:t>
      </w:r>
      <w:r w:rsidRPr="00163197">
        <w:rPr>
          <w:rStyle w:val="Literal"/>
        </w:rPr>
        <w:t>tx</w:t>
      </w:r>
      <w:r w:rsidRPr="00986FAE">
        <w:t>, is dropped.</w:t>
      </w:r>
    </w:p>
    <w:p w14:paraId="15ACA6BA" w14:textId="77777777" w:rsidR="007B0A94" w:rsidRPr="00986FAE" w:rsidRDefault="007B0A94" w:rsidP="00986FAE">
      <w:pPr>
        <w:pStyle w:val="ListBullet"/>
      </w:pPr>
      <w:r w:rsidRPr="00986FAE">
        <w:t xml:space="preserve">We don’t call </w:t>
      </w:r>
      <w:proofErr w:type="gramStart"/>
      <w:r w:rsidRPr="00163197">
        <w:rPr>
          <w:rStyle w:val="Literal"/>
        </w:rPr>
        <w:t>rx.close</w:t>
      </w:r>
      <w:proofErr w:type="gramEnd"/>
      <w:r w:rsidRPr="00986FAE">
        <w:t xml:space="preserve"> anywhere, and </w:t>
      </w:r>
      <w:r w:rsidRPr="00163197">
        <w:rPr>
          <w:rStyle w:val="Literal"/>
        </w:rPr>
        <w:t>tx</w:t>
      </w:r>
      <w:r w:rsidRPr="00986FAE">
        <w:t xml:space="preserve"> won’t be dropped until the outermost async block passed to </w:t>
      </w:r>
      <w:r w:rsidRPr="00163197">
        <w:rPr>
          <w:rStyle w:val="Literal"/>
        </w:rPr>
        <w:t>trpl::run</w:t>
      </w:r>
      <w:r w:rsidRPr="00986FAE">
        <w:t xml:space="preserve"> ends.</w:t>
      </w:r>
    </w:p>
    <w:p w14:paraId="1B84FDD2" w14:textId="0E55D5B5" w:rsidR="007B0A94" w:rsidRDefault="007B0A94" w:rsidP="007B0A94">
      <w:pPr>
        <w:pStyle w:val="ListBullet"/>
      </w:pPr>
      <w:r w:rsidRPr="00986FAE">
        <w:t xml:space="preserve">The block can’t end because it is blocked on </w:t>
      </w:r>
      <w:proofErr w:type="gramStart"/>
      <w:r w:rsidRPr="00163197">
        <w:rPr>
          <w:rStyle w:val="Literal"/>
        </w:rPr>
        <w:t>trpl::</w:t>
      </w:r>
      <w:proofErr w:type="gramEnd"/>
      <w:r w:rsidRPr="00163197">
        <w:rPr>
          <w:rStyle w:val="Literal"/>
        </w:rPr>
        <w:t>join</w:t>
      </w:r>
      <w:r w:rsidRPr="00986FAE">
        <w:t xml:space="preserve"> completing, which takes us back to the top of this list</w:t>
      </w:r>
      <w:r w:rsidR="00F556E5">
        <w:t>.</w:t>
      </w:r>
    </w:p>
    <w:p w14:paraId="580A295E" w14:textId="77777777" w:rsidR="007B0A94" w:rsidRDefault="007B0A94" w:rsidP="00986FAE">
      <w:pPr>
        <w:pStyle w:val="Body"/>
      </w:pPr>
      <w:r>
        <w:t xml:space="preserve">We could manually close </w:t>
      </w:r>
      <w:r w:rsidRPr="00625E7D">
        <w:rPr>
          <w:rStyle w:val="Literal"/>
        </w:rPr>
        <w:t>rx</w:t>
      </w:r>
      <w:r>
        <w:t xml:space="preserve"> by calling </w:t>
      </w:r>
      <w:proofErr w:type="gramStart"/>
      <w:r w:rsidRPr="00625E7D">
        <w:rPr>
          <w:rStyle w:val="Literal"/>
        </w:rPr>
        <w:t>rx.close</w:t>
      </w:r>
      <w:proofErr w:type="gramEnd"/>
      <w:r>
        <w:t xml:space="preserve"> somewhere, but that doesn’t</w:t>
      </w:r>
      <w:r w:rsidR="00986FAE">
        <w:t xml:space="preserve"> </w:t>
      </w:r>
      <w:r>
        <w:t>make much sense. Stopping after handling some arbitrary number of messages would</w:t>
      </w:r>
      <w:r w:rsidR="00986FAE">
        <w:t xml:space="preserve"> </w:t>
      </w:r>
      <w:r>
        <w:t>make the program shut down, but we could miss messages. We need some other way</w:t>
      </w:r>
      <w:r w:rsidR="00986FAE">
        <w:t xml:space="preserve"> </w:t>
      </w:r>
      <w:r>
        <w:t xml:space="preserve">to make sure that </w:t>
      </w:r>
      <w:r w:rsidRPr="00625E7D">
        <w:rPr>
          <w:rStyle w:val="Literal"/>
        </w:rPr>
        <w:t>tx</w:t>
      </w:r>
      <w:r>
        <w:t xml:space="preserve"> gets dropped </w:t>
      </w:r>
      <w:r w:rsidRPr="00625E7D">
        <w:rPr>
          <w:rStyle w:val="Italic"/>
        </w:rPr>
        <w:t>before</w:t>
      </w:r>
      <w:r>
        <w:t xml:space="preserve"> the end of the function.</w:t>
      </w:r>
    </w:p>
    <w:p w14:paraId="18E1F150" w14:textId="5348B1BE" w:rsidR="007B0A94" w:rsidRDefault="007B0A94" w:rsidP="00986FAE">
      <w:pPr>
        <w:pStyle w:val="Body"/>
      </w:pPr>
      <w:r>
        <w:t xml:space="preserve">Right now, the async block where we send the messages only borrows </w:t>
      </w:r>
      <w:r w:rsidRPr="00625E7D">
        <w:rPr>
          <w:rStyle w:val="Literal"/>
        </w:rPr>
        <w:t>tx</w:t>
      </w:r>
      <w:r>
        <w:t xml:space="preserve"> because</w:t>
      </w:r>
      <w:r w:rsidR="00986FAE">
        <w:t xml:space="preserve"> </w:t>
      </w:r>
      <w:r>
        <w:t xml:space="preserve">sending a message doesn’t require ownership, but if we could move </w:t>
      </w:r>
      <w:r w:rsidRPr="00625E7D">
        <w:rPr>
          <w:rStyle w:val="Literal"/>
        </w:rPr>
        <w:t>tx</w:t>
      </w:r>
      <w:r>
        <w:t xml:space="preserve"> into</w:t>
      </w:r>
      <w:r w:rsidR="00986FAE">
        <w:t xml:space="preserve"> </w:t>
      </w:r>
      <w:r>
        <w:t>that async block, it would be dropped once that block ends. In the</w:t>
      </w:r>
      <w:r w:rsidR="00F556E5" w:rsidRPr="00F556E5">
        <w:rPr>
          <w:rStyle w:val="Xref"/>
        </w:rPr>
        <w:t xml:space="preserve"> </w:t>
      </w:r>
      <w:r w:rsidR="00F556E5" w:rsidRPr="00625E7D">
        <w:rPr>
          <w:rStyle w:val="Xref"/>
        </w:rPr>
        <w:t>Chapter 1</w:t>
      </w:r>
      <w:r w:rsidR="00F556E5">
        <w:rPr>
          <w:rStyle w:val="Xref"/>
        </w:rPr>
        <w:t>3</w:t>
      </w:r>
      <w:r>
        <w:t xml:space="preserve"> </w:t>
      </w:r>
      <w:r w:rsidR="00F556E5">
        <w:t xml:space="preserve">section </w:t>
      </w:r>
      <w:r>
        <w:t>“</w:t>
      </w:r>
      <w:r w:rsidRPr="00625E7D">
        <w:rPr>
          <w:rStyle w:val="Xref"/>
        </w:rPr>
        <w:t>Capturing</w:t>
      </w:r>
      <w:r w:rsidR="00986FAE" w:rsidRPr="00625E7D">
        <w:rPr>
          <w:rStyle w:val="Xref"/>
        </w:rPr>
        <w:t xml:space="preserve"> </w:t>
      </w:r>
      <w:r w:rsidRPr="00625E7D">
        <w:rPr>
          <w:rStyle w:val="Xref"/>
        </w:rPr>
        <w:t>References or Moving Ownership</w:t>
      </w:r>
      <w:r>
        <w:t xml:space="preserve">” on </w:t>
      </w:r>
      <w:r w:rsidRPr="00625E7D">
        <w:rPr>
          <w:rStyle w:val="Xref"/>
        </w:rPr>
        <w:t>page XX</w:t>
      </w:r>
      <w:r>
        <w:t xml:space="preserve">, </w:t>
      </w:r>
      <w:r w:rsidR="00F556E5">
        <w:t xml:space="preserve">you </w:t>
      </w:r>
      <w:r>
        <w:t>learned</w:t>
      </w:r>
      <w:r w:rsidR="00986FAE">
        <w:t xml:space="preserve"> </w:t>
      </w:r>
      <w:r>
        <w:t xml:space="preserve">how to use the </w:t>
      </w:r>
      <w:r w:rsidRPr="00625E7D">
        <w:rPr>
          <w:rStyle w:val="Literal"/>
        </w:rPr>
        <w:t>move</w:t>
      </w:r>
      <w:r>
        <w:t xml:space="preserve"> keyword with closures, and</w:t>
      </w:r>
      <w:commentRangeStart w:id="243"/>
      <w:commentRangeStart w:id="244"/>
      <w:r w:rsidR="00F556E5">
        <w:t>, as discussed</w:t>
      </w:r>
      <w:r>
        <w:t xml:space="preserve"> in the</w:t>
      </w:r>
      <w:r w:rsidR="00F556E5" w:rsidRPr="00F556E5">
        <w:rPr>
          <w:rStyle w:val="Xref"/>
        </w:rPr>
        <w:t xml:space="preserve"> </w:t>
      </w:r>
      <w:r w:rsidR="00F556E5" w:rsidRPr="00625E7D">
        <w:rPr>
          <w:rStyle w:val="Xref"/>
        </w:rPr>
        <w:t>Chapter 16</w:t>
      </w:r>
      <w:r w:rsidR="00F556E5">
        <w:t xml:space="preserve"> section </w:t>
      </w:r>
      <w:r>
        <w:t>“</w:t>
      </w:r>
      <w:r w:rsidRPr="00625E7D">
        <w:rPr>
          <w:rStyle w:val="Xref"/>
        </w:rPr>
        <w:t>Using move Closures</w:t>
      </w:r>
      <w:r w:rsidR="00986FAE" w:rsidRPr="00625E7D">
        <w:rPr>
          <w:rStyle w:val="Xref"/>
        </w:rPr>
        <w:t xml:space="preserve"> </w:t>
      </w:r>
      <w:r w:rsidRPr="00625E7D">
        <w:rPr>
          <w:rStyle w:val="Xref"/>
        </w:rPr>
        <w:t>with Threads</w:t>
      </w:r>
      <w:r>
        <w:t xml:space="preserve">” on </w:t>
      </w:r>
      <w:r w:rsidRPr="00625E7D">
        <w:rPr>
          <w:rStyle w:val="Xref"/>
        </w:rPr>
        <w:t>page XX</w:t>
      </w:r>
      <w:r>
        <w:t>,</w:t>
      </w:r>
      <w:commentRangeEnd w:id="243"/>
      <w:r w:rsidR="002D75B0">
        <w:rPr>
          <w:rStyle w:val="CommentReference"/>
          <w:rFonts w:ascii="Times New Roman" w:hAnsi="Times New Roman" w:cs="Times New Roman"/>
          <w:color w:val="auto"/>
          <w:lang w:val="en-CA"/>
        </w:rPr>
        <w:commentReference w:id="243"/>
      </w:r>
      <w:commentRangeEnd w:id="244"/>
      <w:r w:rsidR="00025E0B">
        <w:rPr>
          <w:rStyle w:val="CommentReference"/>
          <w:rFonts w:ascii="Times New Roman" w:hAnsi="Times New Roman" w:cs="Times New Roman"/>
          <w:color w:val="auto"/>
          <w:lang w:val="en-CA"/>
        </w:rPr>
        <w:commentReference w:id="244"/>
      </w:r>
      <w:r>
        <w:t xml:space="preserve"> we often need to</w:t>
      </w:r>
      <w:r w:rsidR="00986FAE">
        <w:t xml:space="preserve"> </w:t>
      </w:r>
      <w:r>
        <w:t>move data into closures when working with threads. The same basic dynamics</w:t>
      </w:r>
      <w:r w:rsidR="00986FAE">
        <w:t xml:space="preserve"> </w:t>
      </w:r>
      <w:r>
        <w:t xml:space="preserve">apply to async blocks, so the </w:t>
      </w:r>
      <w:r w:rsidRPr="00625E7D">
        <w:rPr>
          <w:rStyle w:val="Literal"/>
        </w:rPr>
        <w:t>move</w:t>
      </w:r>
      <w:r>
        <w:t xml:space="preserve"> keyword works with async blocks just as it</w:t>
      </w:r>
      <w:r w:rsidR="00986FAE">
        <w:t xml:space="preserve"> </w:t>
      </w:r>
      <w:r>
        <w:t>does with closures.</w:t>
      </w:r>
    </w:p>
    <w:p w14:paraId="2EF34EB3" w14:textId="66018725" w:rsidR="007B0A94" w:rsidRDefault="007B0A94" w:rsidP="00025E0B">
      <w:pPr>
        <w:pStyle w:val="Body"/>
      </w:pPr>
      <w:r>
        <w:lastRenderedPageBreak/>
        <w:t>In Listing 17-12, we change the</w:t>
      </w:r>
      <w:ins w:id="245" w:author="Chris Krycho" w:date="2025-01-14T10:34:00Z" w16du:dateUtc="2025-01-14T17:34:00Z">
        <w:r w:rsidR="00025E0B">
          <w:t xml:space="preserve"> block</w:t>
        </w:r>
      </w:ins>
      <w:r>
        <w:t xml:space="preserve"> </w:t>
      </w:r>
      <w:ins w:id="246" w:author="Chris Krycho" w:date="2025-01-14T10:35:00Z">
        <w:r w:rsidR="00025E0B" w:rsidRPr="00025E0B">
          <w:rPr>
            <w:lang w:val="en-CA"/>
          </w:rPr>
          <w:t xml:space="preserve">used to send messages </w:t>
        </w:r>
      </w:ins>
      <w:del w:id="247" w:author="Chris Krycho" w:date="2025-01-14T10:37:00Z" w16du:dateUtc="2025-01-14T17:37:00Z">
        <w:r w:rsidDel="00025E0B">
          <w:delText>plain</w:delText>
        </w:r>
        <w:r w:rsidR="00986FAE" w:rsidDel="00025E0B">
          <w:delText xml:space="preserve"> </w:delText>
        </w:r>
      </w:del>
      <w:ins w:id="248" w:author="Chris Krycho" w:date="2025-01-14T10:37:00Z" w16du:dateUtc="2025-01-14T17:37:00Z">
        <w:r w:rsidR="00025E0B">
          <w:t xml:space="preserve">from </w:t>
        </w:r>
      </w:ins>
      <w:commentRangeStart w:id="249"/>
      <w:commentRangeStart w:id="250"/>
      <w:r w:rsidRPr="00625E7D">
        <w:rPr>
          <w:rStyle w:val="Literal"/>
        </w:rPr>
        <w:t>async</w:t>
      </w:r>
      <w:r>
        <w:t xml:space="preserve"> </w:t>
      </w:r>
      <w:del w:id="251" w:author="Chris Krycho" w:date="2025-01-14T10:36:00Z" w16du:dateUtc="2025-01-14T17:36:00Z">
        <w:r w:rsidDel="00025E0B">
          <w:delText>block</w:delText>
        </w:r>
        <w:commentRangeEnd w:id="249"/>
        <w:r w:rsidR="00F556E5" w:rsidDel="00025E0B">
          <w:rPr>
            <w:rStyle w:val="CommentReference"/>
            <w:rFonts w:ascii="Times New Roman" w:hAnsi="Times New Roman" w:cs="Times New Roman"/>
            <w:color w:val="auto"/>
            <w:lang w:val="en-CA"/>
          </w:rPr>
          <w:commentReference w:id="249"/>
        </w:r>
        <w:commentRangeEnd w:id="250"/>
        <w:r w:rsidR="00025E0B" w:rsidDel="00025E0B">
          <w:rPr>
            <w:rStyle w:val="CommentReference"/>
            <w:rFonts w:ascii="Times New Roman" w:hAnsi="Times New Roman" w:cs="Times New Roman"/>
            <w:color w:val="auto"/>
            <w:lang w:val="en-CA"/>
          </w:rPr>
          <w:commentReference w:id="250"/>
        </w:r>
        <w:r w:rsidDel="00025E0B">
          <w:delText xml:space="preserve"> </w:delText>
        </w:r>
      </w:del>
      <w:ins w:id="252" w:author="Rachel Monaghan" w:date="2025-01-09T15:20:00Z">
        <w:del w:id="253" w:author="Chris Krycho" w:date="2025-01-14T10:34:00Z" w16du:dateUtc="2025-01-14T17:34:00Z">
          <w:r w:rsidR="00F556E5" w:rsidDel="00025E0B">
            <w:delText xml:space="preserve">used to send messages </w:delText>
          </w:r>
        </w:del>
      </w:ins>
      <w:r>
        <w:t>to</w:t>
      </w:r>
      <w:del w:id="254" w:author="Chris Krycho" w:date="2025-01-14T10:36:00Z" w16du:dateUtc="2025-01-14T17:36:00Z">
        <w:r w:rsidDel="00025E0B">
          <w:delText xml:space="preserve"> an</w:delText>
        </w:r>
      </w:del>
      <w:r>
        <w:t xml:space="preserve"> </w:t>
      </w:r>
      <w:r w:rsidRPr="00625E7D">
        <w:rPr>
          <w:rStyle w:val="Literal"/>
        </w:rPr>
        <w:t>async move</w:t>
      </w:r>
      <w:del w:id="255" w:author="Chris Krycho" w:date="2025-01-14T10:36:00Z" w16du:dateUtc="2025-01-14T17:36:00Z">
        <w:r w:rsidDel="00025E0B">
          <w:delText xml:space="preserve"> block</w:delText>
        </w:r>
      </w:del>
      <w:r>
        <w:t xml:space="preserve">. When we run </w:t>
      </w:r>
      <w:r w:rsidRPr="00625E7D">
        <w:rPr>
          <w:rStyle w:val="Italic"/>
        </w:rPr>
        <w:t>this</w:t>
      </w:r>
      <w:r>
        <w:t xml:space="preserve"> version of the code,</w:t>
      </w:r>
      <w:r w:rsidR="00986FAE">
        <w:t xml:space="preserve"> </w:t>
      </w:r>
      <w:r>
        <w:t>it shuts down gracefully after the last message is sent and received.</w:t>
      </w:r>
    </w:p>
    <w:p w14:paraId="471EEB30" w14:textId="5BDCE777" w:rsidR="007B0A94" w:rsidRDefault="007B0A94" w:rsidP="00986FAE">
      <w:pPr>
        <w:pStyle w:val="CodeLabel"/>
      </w:pPr>
      <w:r>
        <w:t>src/main.rs</w:t>
      </w:r>
    </w:p>
    <w:p w14:paraId="08317931" w14:textId="77777777" w:rsidR="007B0A94" w:rsidRDefault="007B0A94" w:rsidP="00986FAE">
      <w:pPr>
        <w:pStyle w:val="Code"/>
      </w:pPr>
      <w:r>
        <w:t xml:space="preserve">let (tx, mut rx) = </w:t>
      </w:r>
      <w:proofErr w:type="gramStart"/>
      <w:r>
        <w:t>trpl::</w:t>
      </w:r>
      <w:proofErr w:type="gramEnd"/>
      <w:r>
        <w:t>channel();</w:t>
      </w:r>
    </w:p>
    <w:p w14:paraId="6D02FDBA" w14:textId="77777777" w:rsidR="007B0A94" w:rsidRDefault="007B0A94" w:rsidP="00986FAE">
      <w:pPr>
        <w:pStyle w:val="Code"/>
      </w:pPr>
    </w:p>
    <w:p w14:paraId="26CCB9DD" w14:textId="77777777" w:rsidR="007B0A94" w:rsidRDefault="007B0A94" w:rsidP="00986FAE">
      <w:pPr>
        <w:pStyle w:val="Code"/>
      </w:pPr>
      <w:r>
        <w:t>let tx_fut = async move {</w:t>
      </w:r>
    </w:p>
    <w:p w14:paraId="17031F57" w14:textId="77777777" w:rsidR="007B0A94" w:rsidRDefault="007B0A94" w:rsidP="00986FAE">
      <w:pPr>
        <w:pStyle w:val="Code"/>
      </w:pPr>
      <w:r>
        <w:t xml:space="preserve">    let </w:t>
      </w:r>
      <w:proofErr w:type="spellStart"/>
      <w:r>
        <w:t>vals</w:t>
      </w:r>
      <w:proofErr w:type="spellEnd"/>
      <w:r>
        <w:t xml:space="preserve"> = </w:t>
      </w:r>
      <w:proofErr w:type="spellStart"/>
      <w:proofErr w:type="gramStart"/>
      <w:r>
        <w:t>vec</w:t>
      </w:r>
      <w:proofErr w:type="spellEnd"/>
      <w:r>
        <w:t>![</w:t>
      </w:r>
      <w:proofErr w:type="gramEnd"/>
    </w:p>
    <w:p w14:paraId="6DD60E17" w14:textId="77777777" w:rsidR="007B0A94" w:rsidRDefault="007B0A94" w:rsidP="00986FAE">
      <w:pPr>
        <w:pStyle w:val="Code"/>
      </w:pPr>
      <w:r>
        <w:t xml:space="preserve">        </w:t>
      </w:r>
      <w:proofErr w:type="gramStart"/>
      <w:r>
        <w:t>String::</w:t>
      </w:r>
      <w:proofErr w:type="gramEnd"/>
      <w:r>
        <w:t>from("hi"),</w:t>
      </w:r>
    </w:p>
    <w:p w14:paraId="47E77F1E" w14:textId="77777777" w:rsidR="007B0A94" w:rsidRDefault="007B0A94" w:rsidP="00986FAE">
      <w:pPr>
        <w:pStyle w:val="Code"/>
      </w:pPr>
      <w:r>
        <w:t xml:space="preserve">        </w:t>
      </w:r>
      <w:proofErr w:type="gramStart"/>
      <w:r>
        <w:t>String::</w:t>
      </w:r>
      <w:proofErr w:type="gramEnd"/>
      <w:r>
        <w:t>from("from"),</w:t>
      </w:r>
    </w:p>
    <w:p w14:paraId="170477FE" w14:textId="77777777" w:rsidR="007B0A94" w:rsidRDefault="007B0A94" w:rsidP="00986FAE">
      <w:pPr>
        <w:pStyle w:val="Code"/>
      </w:pPr>
      <w:r>
        <w:t xml:space="preserve">        </w:t>
      </w:r>
      <w:proofErr w:type="gramStart"/>
      <w:r>
        <w:t>String::</w:t>
      </w:r>
      <w:proofErr w:type="gramEnd"/>
      <w:r>
        <w:t>from("the"),</w:t>
      </w:r>
    </w:p>
    <w:p w14:paraId="217C19CD" w14:textId="77777777" w:rsidR="007B0A94" w:rsidRDefault="007B0A94" w:rsidP="00986FAE">
      <w:pPr>
        <w:pStyle w:val="Code"/>
      </w:pPr>
      <w:r>
        <w:t xml:space="preserve">        </w:t>
      </w:r>
      <w:proofErr w:type="gramStart"/>
      <w:r>
        <w:t>String::</w:t>
      </w:r>
      <w:proofErr w:type="gramEnd"/>
      <w:r>
        <w:t>from("future"),</w:t>
      </w:r>
    </w:p>
    <w:p w14:paraId="30F68EBD" w14:textId="77777777" w:rsidR="007B0A94" w:rsidRDefault="007B0A94" w:rsidP="00986FAE">
      <w:pPr>
        <w:pStyle w:val="Code"/>
      </w:pPr>
      <w:r>
        <w:t xml:space="preserve">    ];</w:t>
      </w:r>
    </w:p>
    <w:p w14:paraId="7DCEA426" w14:textId="77777777" w:rsidR="007B0A94" w:rsidRDefault="007B0A94" w:rsidP="00986FAE">
      <w:pPr>
        <w:pStyle w:val="Code"/>
      </w:pPr>
    </w:p>
    <w:p w14:paraId="7B7C4E8C" w14:textId="77777777" w:rsidR="007B0A94" w:rsidRDefault="007B0A94" w:rsidP="00986FAE">
      <w:pPr>
        <w:pStyle w:val="Code"/>
      </w:pPr>
      <w:r>
        <w:t xml:space="preserve">    for </w:t>
      </w:r>
      <w:proofErr w:type="spellStart"/>
      <w:r>
        <w:t>val</w:t>
      </w:r>
      <w:proofErr w:type="spellEnd"/>
      <w:r>
        <w:t xml:space="preserve"> in </w:t>
      </w:r>
      <w:proofErr w:type="spellStart"/>
      <w:r>
        <w:t>vals</w:t>
      </w:r>
      <w:proofErr w:type="spellEnd"/>
      <w:r>
        <w:t xml:space="preserve"> {</w:t>
      </w:r>
    </w:p>
    <w:p w14:paraId="6ADE3DBA" w14:textId="77777777" w:rsidR="007B0A94" w:rsidRDefault="007B0A94" w:rsidP="00986FAE">
      <w:pPr>
        <w:pStyle w:val="Code"/>
      </w:pPr>
      <w:r>
        <w:t xml:space="preserve">        </w:t>
      </w:r>
      <w:proofErr w:type="spellStart"/>
      <w:proofErr w:type="gramStart"/>
      <w:r>
        <w:t>tx.send</w:t>
      </w:r>
      <w:proofErr w:type="spellEnd"/>
      <w:proofErr w:type="gramEnd"/>
      <w:r>
        <w:t>(</w:t>
      </w:r>
      <w:proofErr w:type="spellStart"/>
      <w:r>
        <w:t>val</w:t>
      </w:r>
      <w:proofErr w:type="spellEnd"/>
      <w:r>
        <w:t>).unwrap();</w:t>
      </w:r>
    </w:p>
    <w:p w14:paraId="6AF305EC" w14:textId="77777777" w:rsidR="007B0A94" w:rsidRDefault="007B0A94" w:rsidP="00986FAE">
      <w:pPr>
        <w:pStyle w:val="Code"/>
      </w:pPr>
      <w:r>
        <w:t xml:space="preserve">        </w:t>
      </w:r>
      <w:proofErr w:type="gramStart"/>
      <w:r>
        <w:t>trpl::</w:t>
      </w:r>
      <w:proofErr w:type="gramEnd"/>
      <w:r>
        <w:t>sleep(Duration::from_millis(500)).await;</w:t>
      </w:r>
    </w:p>
    <w:p w14:paraId="08372A98" w14:textId="77777777" w:rsidR="007B0A94" w:rsidRDefault="007B0A94" w:rsidP="00986FAE">
      <w:pPr>
        <w:pStyle w:val="Code"/>
      </w:pPr>
      <w:r>
        <w:t xml:space="preserve">    }</w:t>
      </w:r>
    </w:p>
    <w:p w14:paraId="4769C66F" w14:textId="77777777" w:rsidR="007B0A94" w:rsidRDefault="007B0A94" w:rsidP="00986FAE">
      <w:pPr>
        <w:pStyle w:val="Code"/>
      </w:pPr>
      <w:r>
        <w:t>};</w:t>
      </w:r>
    </w:p>
    <w:p w14:paraId="3FEE7986" w14:textId="77777777" w:rsidR="007B0A94" w:rsidRDefault="007B0A94" w:rsidP="00986FAE">
      <w:pPr>
        <w:pStyle w:val="Code"/>
      </w:pPr>
    </w:p>
    <w:p w14:paraId="3AB8E46B" w14:textId="77777777" w:rsidR="007B0A94" w:rsidRDefault="007B0A94" w:rsidP="00986FAE">
      <w:pPr>
        <w:pStyle w:val="Code"/>
      </w:pPr>
      <w:r>
        <w:t>let rx_fut = async {</w:t>
      </w:r>
    </w:p>
    <w:p w14:paraId="621FB56F" w14:textId="77777777" w:rsidR="007B0A94" w:rsidRDefault="007B0A94" w:rsidP="00986FAE">
      <w:pPr>
        <w:pStyle w:val="Code"/>
      </w:pPr>
      <w:r>
        <w:t xml:space="preserve">    while let Some(value) = </w:t>
      </w:r>
      <w:proofErr w:type="gramStart"/>
      <w:r>
        <w:t>rx.recv</w:t>
      </w:r>
      <w:proofErr w:type="gramEnd"/>
      <w:r>
        <w:t>().await {</w:t>
      </w:r>
    </w:p>
    <w:p w14:paraId="758057FC" w14:textId="77777777" w:rsidR="007B0A94" w:rsidRDefault="007B0A94" w:rsidP="00986FAE">
      <w:pPr>
        <w:pStyle w:val="Code"/>
      </w:pPr>
      <w:r>
        <w:t xml:space="preserve">        </w:t>
      </w:r>
      <w:proofErr w:type="spellStart"/>
      <w:proofErr w:type="gramStart"/>
      <w:r>
        <w:t>eprintln</w:t>
      </w:r>
      <w:proofErr w:type="spellEnd"/>
      <w:r>
        <w:t>!(</w:t>
      </w:r>
      <w:proofErr w:type="gramEnd"/>
      <w:r>
        <w:t>"received '{value}'");</w:t>
      </w:r>
    </w:p>
    <w:p w14:paraId="57BC57A1" w14:textId="77777777" w:rsidR="007B0A94" w:rsidRDefault="007B0A94" w:rsidP="00986FAE">
      <w:pPr>
        <w:pStyle w:val="Code"/>
      </w:pPr>
      <w:r>
        <w:t xml:space="preserve">    }</w:t>
      </w:r>
    </w:p>
    <w:p w14:paraId="6F7AA9B5" w14:textId="77777777" w:rsidR="007B0A94" w:rsidRDefault="007B0A94" w:rsidP="00986FAE">
      <w:pPr>
        <w:pStyle w:val="Code"/>
      </w:pPr>
      <w:r>
        <w:t>};</w:t>
      </w:r>
    </w:p>
    <w:p w14:paraId="4FCD6603" w14:textId="77777777" w:rsidR="007B0A94" w:rsidRDefault="007B0A94" w:rsidP="00986FAE">
      <w:pPr>
        <w:pStyle w:val="Code"/>
      </w:pPr>
    </w:p>
    <w:p w14:paraId="15CF5217" w14:textId="77777777" w:rsidR="007B0A94" w:rsidRDefault="007B0A94" w:rsidP="00986FAE">
      <w:pPr>
        <w:pStyle w:val="Code"/>
      </w:pPr>
      <w:proofErr w:type="gramStart"/>
      <w:r>
        <w:t>trpl::</w:t>
      </w:r>
      <w:proofErr w:type="gramEnd"/>
      <w:r>
        <w:t>join(tx_fut, rx_fut).await;</w:t>
      </w:r>
    </w:p>
    <w:p w14:paraId="4D8CFD65" w14:textId="6C547D94" w:rsidR="007B0A94" w:rsidRDefault="007B0A94" w:rsidP="007B0A94">
      <w:pPr>
        <w:pStyle w:val="CodeListingCaption"/>
      </w:pPr>
      <w:r>
        <w:t xml:space="preserve">A </w:t>
      </w:r>
      <w:r w:rsidR="007B0635">
        <w:t>revision of the code from Listing 17-11 that</w:t>
      </w:r>
      <w:r>
        <w:t xml:space="preserve"> correctly shuts down when complete</w:t>
      </w:r>
    </w:p>
    <w:p w14:paraId="5740FA52" w14:textId="2AF574C3" w:rsidR="007B0A94" w:rsidRDefault="007B0A94" w:rsidP="007B0635">
      <w:pPr>
        <w:pStyle w:val="Body"/>
      </w:pPr>
      <w:r>
        <w:t xml:space="preserve">This async channel is also a multiple-producer channel, so we can call </w:t>
      </w:r>
      <w:r w:rsidRPr="00625E7D">
        <w:rPr>
          <w:rStyle w:val="Literal"/>
        </w:rPr>
        <w:t>clone</w:t>
      </w:r>
      <w:r w:rsidR="00986FAE">
        <w:t xml:space="preserve"> </w:t>
      </w:r>
      <w:r>
        <w:t xml:space="preserve">on </w:t>
      </w:r>
      <w:r w:rsidRPr="00625E7D">
        <w:rPr>
          <w:rStyle w:val="Literal"/>
        </w:rPr>
        <w:t>tx</w:t>
      </w:r>
      <w:r>
        <w:t xml:space="preserve"> if we want to send messages from multiple futures</w:t>
      </w:r>
      <w:r w:rsidR="007B0635">
        <w:t>, as shown in</w:t>
      </w:r>
      <w:r>
        <w:t xml:space="preserve"> </w:t>
      </w:r>
      <w:commentRangeStart w:id="256"/>
      <w:r>
        <w:t>Listing 17-13</w:t>
      </w:r>
      <w:commentRangeEnd w:id="256"/>
      <w:r w:rsidR="007B0635">
        <w:rPr>
          <w:rStyle w:val="CommentReference"/>
          <w:rFonts w:ascii="Times New Roman" w:hAnsi="Times New Roman" w:cs="Times New Roman"/>
          <w:color w:val="auto"/>
          <w:lang w:val="en-CA"/>
        </w:rPr>
        <w:commentReference w:id="256"/>
      </w:r>
      <w:r w:rsidR="007B0635">
        <w:t>.</w:t>
      </w:r>
      <w:r>
        <w:t xml:space="preserve"> </w:t>
      </w:r>
    </w:p>
    <w:p w14:paraId="72D00775" w14:textId="34223099" w:rsidR="007B0A94" w:rsidRPr="00986FAE" w:rsidRDefault="007B0A94" w:rsidP="00986FAE">
      <w:pPr>
        <w:pStyle w:val="CodeLabel"/>
      </w:pPr>
      <w:r>
        <w:t>src/main.rs</w:t>
      </w:r>
    </w:p>
    <w:p w14:paraId="31BB1462" w14:textId="77777777" w:rsidR="007B0A94" w:rsidRDefault="007B0A94" w:rsidP="00986FAE">
      <w:pPr>
        <w:pStyle w:val="Code"/>
      </w:pPr>
      <w:r>
        <w:t xml:space="preserve">let (tx, mut rx) = </w:t>
      </w:r>
      <w:proofErr w:type="gramStart"/>
      <w:r>
        <w:t>trpl::</w:t>
      </w:r>
      <w:proofErr w:type="gramEnd"/>
      <w:r>
        <w:t>channel();</w:t>
      </w:r>
    </w:p>
    <w:p w14:paraId="7109B742" w14:textId="77777777" w:rsidR="007B0A94" w:rsidRDefault="007B0A94" w:rsidP="00986FAE">
      <w:pPr>
        <w:pStyle w:val="Code"/>
      </w:pPr>
    </w:p>
    <w:p w14:paraId="1CC86001" w14:textId="77777777" w:rsidR="007B0A94" w:rsidRDefault="007B0A94" w:rsidP="00986FAE">
      <w:pPr>
        <w:pStyle w:val="Code"/>
      </w:pPr>
      <w:r>
        <w:t xml:space="preserve">let tx1 = </w:t>
      </w:r>
      <w:proofErr w:type="spellStart"/>
      <w:proofErr w:type="gramStart"/>
      <w:r>
        <w:t>tx.clone</w:t>
      </w:r>
      <w:proofErr w:type="spellEnd"/>
      <w:proofErr w:type="gramEnd"/>
      <w:r>
        <w:t>();</w:t>
      </w:r>
    </w:p>
    <w:p w14:paraId="4E17D7F6" w14:textId="77777777" w:rsidR="007B0A94" w:rsidRDefault="007B0A94" w:rsidP="00986FAE">
      <w:pPr>
        <w:pStyle w:val="Code"/>
      </w:pPr>
      <w:r>
        <w:t>let tx1_fut = async move {</w:t>
      </w:r>
    </w:p>
    <w:p w14:paraId="03C4CACB" w14:textId="77777777" w:rsidR="007B0A94" w:rsidRDefault="007B0A94" w:rsidP="00986FAE">
      <w:pPr>
        <w:pStyle w:val="Code"/>
      </w:pPr>
      <w:r>
        <w:t xml:space="preserve">    let </w:t>
      </w:r>
      <w:proofErr w:type="spellStart"/>
      <w:r>
        <w:t>vals</w:t>
      </w:r>
      <w:proofErr w:type="spellEnd"/>
      <w:r>
        <w:t xml:space="preserve"> = </w:t>
      </w:r>
      <w:proofErr w:type="spellStart"/>
      <w:proofErr w:type="gramStart"/>
      <w:r>
        <w:t>vec</w:t>
      </w:r>
      <w:proofErr w:type="spellEnd"/>
      <w:r>
        <w:t>![</w:t>
      </w:r>
      <w:proofErr w:type="gramEnd"/>
    </w:p>
    <w:p w14:paraId="2FA479BB" w14:textId="77777777" w:rsidR="007B0A94" w:rsidRDefault="007B0A94" w:rsidP="00986FAE">
      <w:pPr>
        <w:pStyle w:val="Code"/>
      </w:pPr>
      <w:r>
        <w:t xml:space="preserve">        </w:t>
      </w:r>
      <w:proofErr w:type="gramStart"/>
      <w:r>
        <w:t>String::</w:t>
      </w:r>
      <w:proofErr w:type="gramEnd"/>
      <w:r>
        <w:t>from("hi"),</w:t>
      </w:r>
    </w:p>
    <w:p w14:paraId="53DEC650" w14:textId="77777777" w:rsidR="007B0A94" w:rsidRDefault="007B0A94" w:rsidP="00986FAE">
      <w:pPr>
        <w:pStyle w:val="Code"/>
      </w:pPr>
      <w:r>
        <w:t xml:space="preserve">        </w:t>
      </w:r>
      <w:proofErr w:type="gramStart"/>
      <w:r>
        <w:t>String::</w:t>
      </w:r>
      <w:proofErr w:type="gramEnd"/>
      <w:r>
        <w:t>from("from"),</w:t>
      </w:r>
    </w:p>
    <w:p w14:paraId="246ABA90" w14:textId="77777777" w:rsidR="007B0A94" w:rsidRDefault="007B0A94" w:rsidP="00986FAE">
      <w:pPr>
        <w:pStyle w:val="Code"/>
      </w:pPr>
      <w:r>
        <w:t xml:space="preserve">        </w:t>
      </w:r>
      <w:proofErr w:type="gramStart"/>
      <w:r>
        <w:t>String::</w:t>
      </w:r>
      <w:proofErr w:type="gramEnd"/>
      <w:r>
        <w:t>from("the"),</w:t>
      </w:r>
    </w:p>
    <w:p w14:paraId="2D83F570" w14:textId="77777777" w:rsidR="007B0A94" w:rsidRDefault="007B0A94" w:rsidP="00986FAE">
      <w:pPr>
        <w:pStyle w:val="Code"/>
      </w:pPr>
      <w:r>
        <w:t xml:space="preserve">        </w:t>
      </w:r>
      <w:proofErr w:type="gramStart"/>
      <w:r>
        <w:t>String::</w:t>
      </w:r>
      <w:proofErr w:type="gramEnd"/>
      <w:r>
        <w:t>from("future"),</w:t>
      </w:r>
    </w:p>
    <w:p w14:paraId="3A6B9C56" w14:textId="77777777" w:rsidR="007B0A94" w:rsidRDefault="007B0A94" w:rsidP="00986FAE">
      <w:pPr>
        <w:pStyle w:val="Code"/>
      </w:pPr>
      <w:r>
        <w:t xml:space="preserve">    ];</w:t>
      </w:r>
    </w:p>
    <w:p w14:paraId="4D595021" w14:textId="77777777" w:rsidR="007B0A94" w:rsidRDefault="007B0A94" w:rsidP="00986FAE">
      <w:pPr>
        <w:pStyle w:val="Code"/>
      </w:pPr>
    </w:p>
    <w:p w14:paraId="7663E75D" w14:textId="77777777" w:rsidR="007B0A94" w:rsidRDefault="007B0A94" w:rsidP="00986FAE">
      <w:pPr>
        <w:pStyle w:val="Code"/>
      </w:pPr>
      <w:r>
        <w:t xml:space="preserve">    for </w:t>
      </w:r>
      <w:proofErr w:type="spellStart"/>
      <w:r>
        <w:t>val</w:t>
      </w:r>
      <w:proofErr w:type="spellEnd"/>
      <w:r>
        <w:t xml:space="preserve"> in </w:t>
      </w:r>
      <w:proofErr w:type="spellStart"/>
      <w:r>
        <w:t>vals</w:t>
      </w:r>
      <w:proofErr w:type="spellEnd"/>
      <w:r>
        <w:t xml:space="preserve"> {</w:t>
      </w:r>
    </w:p>
    <w:p w14:paraId="71AFD1C5" w14:textId="77777777" w:rsidR="007B0A94" w:rsidRDefault="007B0A94" w:rsidP="00986FAE">
      <w:pPr>
        <w:pStyle w:val="Code"/>
      </w:pPr>
      <w:r>
        <w:t xml:space="preserve">        tx1.send(</w:t>
      </w:r>
      <w:proofErr w:type="spellStart"/>
      <w:r>
        <w:t>val</w:t>
      </w:r>
      <w:proofErr w:type="spellEnd"/>
      <w:proofErr w:type="gramStart"/>
      <w:r>
        <w:t>).unwrap</w:t>
      </w:r>
      <w:proofErr w:type="gramEnd"/>
      <w:r>
        <w:t>();</w:t>
      </w:r>
    </w:p>
    <w:p w14:paraId="010F5D7E" w14:textId="77777777" w:rsidR="007B0A94" w:rsidRDefault="007B0A94" w:rsidP="00986FAE">
      <w:pPr>
        <w:pStyle w:val="Code"/>
      </w:pPr>
      <w:r>
        <w:t xml:space="preserve">        </w:t>
      </w:r>
      <w:proofErr w:type="gramStart"/>
      <w:r>
        <w:t>trpl::</w:t>
      </w:r>
      <w:proofErr w:type="gramEnd"/>
      <w:r>
        <w:t>sleep(Duration::from_millis(500)).await;</w:t>
      </w:r>
    </w:p>
    <w:p w14:paraId="4582660B" w14:textId="77777777" w:rsidR="007B0A94" w:rsidRDefault="007B0A94" w:rsidP="00986FAE">
      <w:pPr>
        <w:pStyle w:val="Code"/>
      </w:pPr>
      <w:r>
        <w:t xml:space="preserve">    }</w:t>
      </w:r>
    </w:p>
    <w:p w14:paraId="36918179" w14:textId="77777777" w:rsidR="007B0A94" w:rsidRDefault="007B0A94" w:rsidP="00986FAE">
      <w:pPr>
        <w:pStyle w:val="Code"/>
      </w:pPr>
      <w:r>
        <w:t>};</w:t>
      </w:r>
    </w:p>
    <w:p w14:paraId="0720DD38" w14:textId="77777777" w:rsidR="007B0A94" w:rsidRDefault="007B0A94" w:rsidP="00986FAE">
      <w:pPr>
        <w:pStyle w:val="Code"/>
      </w:pPr>
    </w:p>
    <w:p w14:paraId="12D37427" w14:textId="77777777" w:rsidR="007B0A94" w:rsidRDefault="007B0A94" w:rsidP="00986FAE">
      <w:pPr>
        <w:pStyle w:val="Code"/>
      </w:pPr>
      <w:r>
        <w:t>let rx_fut = async {</w:t>
      </w:r>
    </w:p>
    <w:p w14:paraId="551BC898" w14:textId="77777777" w:rsidR="007B0A94" w:rsidRDefault="007B0A94" w:rsidP="00986FAE">
      <w:pPr>
        <w:pStyle w:val="Code"/>
      </w:pPr>
      <w:r>
        <w:t xml:space="preserve">    while let Some(value) = </w:t>
      </w:r>
      <w:proofErr w:type="gramStart"/>
      <w:r>
        <w:t>rx.recv</w:t>
      </w:r>
      <w:proofErr w:type="gramEnd"/>
      <w:r>
        <w:t>().await {</w:t>
      </w:r>
    </w:p>
    <w:p w14:paraId="25EB538D" w14:textId="77777777" w:rsidR="007B0A94" w:rsidRDefault="007B0A94" w:rsidP="00986FAE">
      <w:pPr>
        <w:pStyle w:val="Code"/>
      </w:pPr>
      <w:r>
        <w:t xml:space="preserve">        </w:t>
      </w:r>
      <w:proofErr w:type="gramStart"/>
      <w:r>
        <w:t>println!(</w:t>
      </w:r>
      <w:proofErr w:type="gramEnd"/>
      <w:r>
        <w:t>"received '{value}'");</w:t>
      </w:r>
    </w:p>
    <w:p w14:paraId="4FF10404" w14:textId="77777777" w:rsidR="007B0A94" w:rsidRDefault="007B0A94" w:rsidP="00986FAE">
      <w:pPr>
        <w:pStyle w:val="Code"/>
      </w:pPr>
      <w:r>
        <w:t xml:space="preserve">    }</w:t>
      </w:r>
    </w:p>
    <w:p w14:paraId="6C33E557" w14:textId="77777777" w:rsidR="007B0A94" w:rsidRDefault="007B0A94" w:rsidP="00986FAE">
      <w:pPr>
        <w:pStyle w:val="Code"/>
      </w:pPr>
      <w:r>
        <w:t>};</w:t>
      </w:r>
    </w:p>
    <w:p w14:paraId="1DF23D48" w14:textId="77777777" w:rsidR="007B0A94" w:rsidRDefault="007B0A94" w:rsidP="00986FAE">
      <w:pPr>
        <w:pStyle w:val="Code"/>
      </w:pPr>
    </w:p>
    <w:p w14:paraId="7125C49A" w14:textId="77777777" w:rsidR="007B0A94" w:rsidRDefault="007B0A94" w:rsidP="00986FAE">
      <w:pPr>
        <w:pStyle w:val="Code"/>
      </w:pPr>
      <w:r>
        <w:t>let tx_fut = async move {</w:t>
      </w:r>
    </w:p>
    <w:p w14:paraId="50F432CB" w14:textId="77777777" w:rsidR="007B0A94" w:rsidRDefault="007B0A94" w:rsidP="00986FAE">
      <w:pPr>
        <w:pStyle w:val="Code"/>
      </w:pPr>
      <w:r>
        <w:t xml:space="preserve">    let </w:t>
      </w:r>
      <w:proofErr w:type="spellStart"/>
      <w:r>
        <w:t>vals</w:t>
      </w:r>
      <w:proofErr w:type="spellEnd"/>
      <w:r>
        <w:t xml:space="preserve"> = </w:t>
      </w:r>
      <w:proofErr w:type="spellStart"/>
      <w:proofErr w:type="gramStart"/>
      <w:r>
        <w:t>vec</w:t>
      </w:r>
      <w:proofErr w:type="spellEnd"/>
      <w:r>
        <w:t>![</w:t>
      </w:r>
      <w:proofErr w:type="gramEnd"/>
    </w:p>
    <w:p w14:paraId="434D7056" w14:textId="77777777" w:rsidR="007B0A94" w:rsidRDefault="007B0A94" w:rsidP="00986FAE">
      <w:pPr>
        <w:pStyle w:val="Code"/>
      </w:pPr>
      <w:r>
        <w:lastRenderedPageBreak/>
        <w:t xml:space="preserve">        </w:t>
      </w:r>
      <w:proofErr w:type="gramStart"/>
      <w:r>
        <w:t>String::</w:t>
      </w:r>
      <w:proofErr w:type="gramEnd"/>
      <w:r>
        <w:t>from("more"),</w:t>
      </w:r>
    </w:p>
    <w:p w14:paraId="0CDB5DE0" w14:textId="77777777" w:rsidR="007B0A94" w:rsidRDefault="007B0A94" w:rsidP="00986FAE">
      <w:pPr>
        <w:pStyle w:val="Code"/>
      </w:pPr>
      <w:r>
        <w:t xml:space="preserve">        </w:t>
      </w:r>
      <w:proofErr w:type="gramStart"/>
      <w:r>
        <w:t>String::</w:t>
      </w:r>
      <w:proofErr w:type="gramEnd"/>
      <w:r>
        <w:t>from("messages"),</w:t>
      </w:r>
    </w:p>
    <w:p w14:paraId="56AD0A8E" w14:textId="77777777" w:rsidR="007B0A94" w:rsidRDefault="007B0A94" w:rsidP="00986FAE">
      <w:pPr>
        <w:pStyle w:val="Code"/>
      </w:pPr>
      <w:r>
        <w:t xml:space="preserve">        </w:t>
      </w:r>
      <w:proofErr w:type="gramStart"/>
      <w:r>
        <w:t>String::</w:t>
      </w:r>
      <w:proofErr w:type="gramEnd"/>
      <w:r>
        <w:t>from("for"),</w:t>
      </w:r>
    </w:p>
    <w:p w14:paraId="477ABB8F" w14:textId="77777777" w:rsidR="007B0A94" w:rsidRDefault="007B0A94" w:rsidP="00986FAE">
      <w:pPr>
        <w:pStyle w:val="Code"/>
      </w:pPr>
      <w:r>
        <w:t xml:space="preserve">        </w:t>
      </w:r>
      <w:proofErr w:type="gramStart"/>
      <w:r>
        <w:t>String::</w:t>
      </w:r>
      <w:proofErr w:type="gramEnd"/>
      <w:r>
        <w:t>from("you"),</w:t>
      </w:r>
    </w:p>
    <w:p w14:paraId="4A7A2BD9" w14:textId="77777777" w:rsidR="007B0A94" w:rsidRDefault="007B0A94" w:rsidP="00986FAE">
      <w:pPr>
        <w:pStyle w:val="Code"/>
      </w:pPr>
      <w:r>
        <w:t xml:space="preserve">    ];</w:t>
      </w:r>
    </w:p>
    <w:p w14:paraId="4BF107F0" w14:textId="77777777" w:rsidR="007B0A94" w:rsidRDefault="007B0A94" w:rsidP="00986FAE">
      <w:pPr>
        <w:pStyle w:val="Code"/>
      </w:pPr>
    </w:p>
    <w:p w14:paraId="78CA4F6F" w14:textId="77777777" w:rsidR="007B0A94" w:rsidRDefault="007B0A94" w:rsidP="00986FAE">
      <w:pPr>
        <w:pStyle w:val="Code"/>
      </w:pPr>
      <w:r>
        <w:t xml:space="preserve">    for </w:t>
      </w:r>
      <w:proofErr w:type="spellStart"/>
      <w:r>
        <w:t>val</w:t>
      </w:r>
      <w:proofErr w:type="spellEnd"/>
      <w:r>
        <w:t xml:space="preserve"> in </w:t>
      </w:r>
      <w:proofErr w:type="spellStart"/>
      <w:r>
        <w:t>vals</w:t>
      </w:r>
      <w:proofErr w:type="spellEnd"/>
      <w:r>
        <w:t xml:space="preserve"> {</w:t>
      </w:r>
    </w:p>
    <w:p w14:paraId="04565FF2" w14:textId="77777777" w:rsidR="007B0A94" w:rsidRDefault="007B0A94" w:rsidP="00986FAE">
      <w:pPr>
        <w:pStyle w:val="Code"/>
      </w:pPr>
      <w:r>
        <w:t xml:space="preserve">        </w:t>
      </w:r>
      <w:proofErr w:type="spellStart"/>
      <w:proofErr w:type="gramStart"/>
      <w:r>
        <w:t>tx.send</w:t>
      </w:r>
      <w:proofErr w:type="spellEnd"/>
      <w:proofErr w:type="gramEnd"/>
      <w:r>
        <w:t>(</w:t>
      </w:r>
      <w:proofErr w:type="spellStart"/>
      <w:r>
        <w:t>val</w:t>
      </w:r>
      <w:proofErr w:type="spellEnd"/>
      <w:r>
        <w:t>).unwrap();</w:t>
      </w:r>
    </w:p>
    <w:p w14:paraId="00AB7BBE" w14:textId="77777777" w:rsidR="007B0A94" w:rsidRDefault="007B0A94" w:rsidP="00986FAE">
      <w:pPr>
        <w:pStyle w:val="Code"/>
      </w:pPr>
      <w:r>
        <w:t xml:space="preserve">        </w:t>
      </w:r>
      <w:proofErr w:type="gramStart"/>
      <w:r>
        <w:t>trpl::</w:t>
      </w:r>
      <w:proofErr w:type="gramEnd"/>
      <w:r>
        <w:t>sleep(Duration::from_millis(1500)).await;</w:t>
      </w:r>
    </w:p>
    <w:p w14:paraId="4DB6DDAC" w14:textId="77777777" w:rsidR="007B0A94" w:rsidRDefault="007B0A94" w:rsidP="00986FAE">
      <w:pPr>
        <w:pStyle w:val="Code"/>
      </w:pPr>
      <w:r>
        <w:t xml:space="preserve">    }</w:t>
      </w:r>
    </w:p>
    <w:p w14:paraId="7B62EB6B" w14:textId="77777777" w:rsidR="007B0A94" w:rsidRDefault="007B0A94" w:rsidP="00986FAE">
      <w:pPr>
        <w:pStyle w:val="Code"/>
      </w:pPr>
      <w:r>
        <w:t>};</w:t>
      </w:r>
    </w:p>
    <w:p w14:paraId="1CEE6EAB" w14:textId="77777777" w:rsidR="007B0A94" w:rsidRDefault="007B0A94" w:rsidP="00986FAE">
      <w:pPr>
        <w:pStyle w:val="Code"/>
      </w:pPr>
    </w:p>
    <w:p w14:paraId="02186746" w14:textId="77777777" w:rsidR="007B0A94" w:rsidRDefault="007B0A94" w:rsidP="00986FAE">
      <w:pPr>
        <w:pStyle w:val="Code"/>
      </w:pPr>
      <w:proofErr w:type="gramStart"/>
      <w:r>
        <w:t>trpl::</w:t>
      </w:r>
      <w:proofErr w:type="gramEnd"/>
      <w:r>
        <w:t>join3(tx1_fut, tx_fut, rx_fut).await;</w:t>
      </w:r>
    </w:p>
    <w:p w14:paraId="7D3E910A" w14:textId="77777777" w:rsidR="007B0A94" w:rsidRDefault="007B0A94" w:rsidP="007B0A94">
      <w:pPr>
        <w:pStyle w:val="CodeListingCaption"/>
      </w:pPr>
      <w:r>
        <w:t>Using multiple producers with async blocks</w:t>
      </w:r>
    </w:p>
    <w:p w14:paraId="6AA57E3A" w14:textId="28A9CC35" w:rsidR="007B0635" w:rsidRDefault="007B0635" w:rsidP="008F069C">
      <w:pPr>
        <w:pStyle w:val="Body"/>
      </w:pPr>
      <w:r>
        <w:t xml:space="preserve">First, we clone </w:t>
      </w:r>
      <w:r w:rsidRPr="00625E7D">
        <w:rPr>
          <w:rStyle w:val="Literal"/>
        </w:rPr>
        <w:t>tx</w:t>
      </w:r>
      <w:r>
        <w:t xml:space="preserve">, creating </w:t>
      </w:r>
      <w:r w:rsidRPr="00625E7D">
        <w:rPr>
          <w:rStyle w:val="Literal"/>
        </w:rPr>
        <w:t>tx1</w:t>
      </w:r>
      <w:r>
        <w:t xml:space="preserve"> outside the first async block. We move </w:t>
      </w:r>
      <w:r w:rsidRPr="00625E7D">
        <w:rPr>
          <w:rStyle w:val="Literal"/>
        </w:rPr>
        <w:t>tx1</w:t>
      </w:r>
      <w:r>
        <w:t xml:space="preserve"> into that block just as we did before with </w:t>
      </w:r>
      <w:r w:rsidRPr="00625E7D">
        <w:rPr>
          <w:rStyle w:val="Literal"/>
        </w:rPr>
        <w:t>tx</w:t>
      </w:r>
      <w:r>
        <w:t xml:space="preserve">. Then, later, we move the original </w:t>
      </w:r>
      <w:r w:rsidRPr="00625E7D">
        <w:rPr>
          <w:rStyle w:val="Literal"/>
        </w:rPr>
        <w:t>tx</w:t>
      </w:r>
      <w:r>
        <w:t xml:space="preserve"> into a </w:t>
      </w:r>
      <w:r w:rsidRPr="00625E7D">
        <w:rPr>
          <w:rStyle w:val="Italic"/>
        </w:rPr>
        <w:t>new</w:t>
      </w:r>
      <w:r>
        <w:t xml:space="preserve"> async block, where we send more messages on a slightly slower delay. We happen to put this new async block after the async block for receiving messages, but it could go before it just as well. The key is the order </w:t>
      </w:r>
      <w:r w:rsidR="00FB52E1">
        <w:t>in which</w:t>
      </w:r>
      <w:r>
        <w:t xml:space="preserve"> the futures are awaited, not </w:t>
      </w:r>
      <w:r w:rsidR="00FB52E1">
        <w:t>in which they’re</w:t>
      </w:r>
      <w:r>
        <w:t xml:space="preserve"> created.</w:t>
      </w:r>
    </w:p>
    <w:p w14:paraId="3B230496" w14:textId="4B3588DB" w:rsidR="007B0635" w:rsidRDefault="007B0635" w:rsidP="007B0635">
      <w:pPr>
        <w:pStyle w:val="Body"/>
      </w:pPr>
      <w:proofErr w:type="gramStart"/>
      <w:r>
        <w:t>Both of the async</w:t>
      </w:r>
      <w:proofErr w:type="gramEnd"/>
      <w:r>
        <w:t xml:space="preserve"> blocks for sending messages need to be </w:t>
      </w:r>
      <w:r w:rsidRPr="00625E7D">
        <w:rPr>
          <w:rStyle w:val="Literal"/>
        </w:rPr>
        <w:t>async move</w:t>
      </w:r>
      <w:r>
        <w:t xml:space="preserve"> blocks so that both </w:t>
      </w:r>
      <w:r w:rsidRPr="00625E7D">
        <w:rPr>
          <w:rStyle w:val="Literal"/>
        </w:rPr>
        <w:t>tx</w:t>
      </w:r>
      <w:r>
        <w:t xml:space="preserve"> and </w:t>
      </w:r>
      <w:r w:rsidRPr="00625E7D">
        <w:rPr>
          <w:rStyle w:val="Literal"/>
        </w:rPr>
        <w:t>tx1</w:t>
      </w:r>
      <w:r>
        <w:t xml:space="preserve"> get dropped when those blocks finish. Otherwise</w:t>
      </w:r>
      <w:r w:rsidR="00FB52E1">
        <w:t>,</w:t>
      </w:r>
      <w:r>
        <w:t xml:space="preserve"> we’ll end up back in the same infinite loop we started out in. Finally, we switch from </w:t>
      </w:r>
      <w:proofErr w:type="gramStart"/>
      <w:r w:rsidRPr="00625E7D">
        <w:rPr>
          <w:rStyle w:val="Literal"/>
        </w:rPr>
        <w:t>trpl::</w:t>
      </w:r>
      <w:proofErr w:type="gramEnd"/>
      <w:r w:rsidRPr="00625E7D">
        <w:rPr>
          <w:rStyle w:val="Literal"/>
        </w:rPr>
        <w:t>join</w:t>
      </w:r>
      <w:r>
        <w:t xml:space="preserve"> to </w:t>
      </w:r>
      <w:r w:rsidRPr="00625E7D">
        <w:rPr>
          <w:rStyle w:val="Literal"/>
        </w:rPr>
        <w:t>trpl::join3</w:t>
      </w:r>
      <w:r>
        <w:t xml:space="preserve"> to handle the additional future.</w:t>
      </w:r>
    </w:p>
    <w:p w14:paraId="644F17B5" w14:textId="05E4C0AC" w:rsidR="007B0A94" w:rsidRDefault="007B0A94" w:rsidP="00986FAE">
      <w:pPr>
        <w:pStyle w:val="Body"/>
      </w:pPr>
      <w:r>
        <w:t>Now we see all the messages from both sending futures</w:t>
      </w:r>
      <w:r w:rsidR="00FB52E1">
        <w:t>, and b</w:t>
      </w:r>
      <w:r>
        <w:t>ecause the sending</w:t>
      </w:r>
      <w:r w:rsidR="00986FAE">
        <w:t xml:space="preserve"> </w:t>
      </w:r>
      <w:r>
        <w:t>futures use slightly different delays after sending, the messages are also</w:t>
      </w:r>
      <w:r w:rsidR="00986FAE">
        <w:t xml:space="preserve"> </w:t>
      </w:r>
      <w:r>
        <w:t>received at those different intervals</w:t>
      </w:r>
      <w:r w:rsidR="00FB52E1">
        <w:t>:</w:t>
      </w:r>
    </w:p>
    <w:p w14:paraId="494D5AE3" w14:textId="77777777" w:rsidR="007B0A94" w:rsidRDefault="007B0A94" w:rsidP="00986FAE">
      <w:pPr>
        <w:pStyle w:val="Code"/>
      </w:pPr>
      <w:r>
        <w:t>received 'hi'</w:t>
      </w:r>
    </w:p>
    <w:p w14:paraId="37A49207" w14:textId="77777777" w:rsidR="007B0A94" w:rsidRDefault="007B0A94" w:rsidP="00986FAE">
      <w:pPr>
        <w:pStyle w:val="Code"/>
      </w:pPr>
      <w:r>
        <w:t>received 'more'</w:t>
      </w:r>
    </w:p>
    <w:p w14:paraId="3F82EF09" w14:textId="77777777" w:rsidR="007B0A94" w:rsidRDefault="007B0A94" w:rsidP="00986FAE">
      <w:pPr>
        <w:pStyle w:val="Code"/>
      </w:pPr>
      <w:r>
        <w:t>received 'from'</w:t>
      </w:r>
    </w:p>
    <w:p w14:paraId="1D18F39B" w14:textId="77777777" w:rsidR="007B0A94" w:rsidRDefault="007B0A94" w:rsidP="00986FAE">
      <w:pPr>
        <w:pStyle w:val="Code"/>
      </w:pPr>
      <w:r>
        <w:t>received 'the'</w:t>
      </w:r>
    </w:p>
    <w:p w14:paraId="614631C9" w14:textId="77777777" w:rsidR="007B0A94" w:rsidRDefault="007B0A94" w:rsidP="00986FAE">
      <w:pPr>
        <w:pStyle w:val="Code"/>
      </w:pPr>
      <w:r>
        <w:t>received 'messages'</w:t>
      </w:r>
    </w:p>
    <w:p w14:paraId="5CF0D9DD" w14:textId="77777777" w:rsidR="007B0A94" w:rsidRDefault="007B0A94" w:rsidP="00986FAE">
      <w:pPr>
        <w:pStyle w:val="Code"/>
      </w:pPr>
      <w:r>
        <w:t>received 'future'</w:t>
      </w:r>
    </w:p>
    <w:p w14:paraId="1EE2D811" w14:textId="77777777" w:rsidR="007B0A94" w:rsidRDefault="007B0A94" w:rsidP="00986FAE">
      <w:pPr>
        <w:pStyle w:val="Code"/>
      </w:pPr>
      <w:r>
        <w:t>received 'for'</w:t>
      </w:r>
    </w:p>
    <w:p w14:paraId="7F87C369" w14:textId="77777777" w:rsidR="007B0A94" w:rsidRDefault="007B0A94" w:rsidP="00986FAE">
      <w:pPr>
        <w:pStyle w:val="Code"/>
      </w:pPr>
      <w:r>
        <w:t>received 'you'</w:t>
      </w:r>
    </w:p>
    <w:p w14:paraId="16609F0A" w14:textId="77777777" w:rsidR="007B0A94" w:rsidRDefault="007B0A94" w:rsidP="00986FAE">
      <w:pPr>
        <w:pStyle w:val="Body"/>
      </w:pPr>
      <w:r>
        <w:t>This is a good start, but it limits us to just a handful of futures: two with</w:t>
      </w:r>
      <w:r w:rsidR="00986FAE">
        <w:t xml:space="preserve"> </w:t>
      </w:r>
      <w:r w:rsidRPr="00625E7D">
        <w:rPr>
          <w:rStyle w:val="Literal"/>
        </w:rPr>
        <w:t>join</w:t>
      </w:r>
      <w:r>
        <w:t xml:space="preserve">, or three with </w:t>
      </w:r>
      <w:r w:rsidRPr="00625E7D">
        <w:rPr>
          <w:rStyle w:val="Literal"/>
        </w:rPr>
        <w:t>join3</w:t>
      </w:r>
      <w:r>
        <w:t>. Let’s see how we might work with more futures.</w:t>
      </w:r>
    </w:p>
    <w:p w14:paraId="13C1FAE8" w14:textId="166549F9" w:rsidR="007B0A94" w:rsidRDefault="007B0A94" w:rsidP="00EC2D84">
      <w:pPr>
        <w:pStyle w:val="HeadA"/>
      </w:pPr>
      <w:bookmarkStart w:id="257" w:name="_Toc187998600"/>
      <w:commentRangeStart w:id="258"/>
      <w:commentRangeStart w:id="259"/>
      <w:r>
        <w:t xml:space="preserve">Working </w:t>
      </w:r>
      <w:r w:rsidR="005F13B4">
        <w:t>w</w:t>
      </w:r>
      <w:r>
        <w:t>ith Any Number of Futures</w:t>
      </w:r>
      <w:commentRangeEnd w:id="258"/>
      <w:r w:rsidR="00BA1C4A">
        <w:rPr>
          <w:rStyle w:val="CommentReference"/>
          <w:rFonts w:ascii="Times New Roman" w:hAnsi="Times New Roman" w:cs="Times New Roman"/>
          <w:b w:val="0"/>
          <w:bCs w:val="0"/>
          <w:color w:val="auto"/>
          <w:lang w:val="en-CA"/>
        </w:rPr>
        <w:commentReference w:id="258"/>
      </w:r>
      <w:commentRangeEnd w:id="259"/>
      <w:r w:rsidR="00A26B15">
        <w:rPr>
          <w:rStyle w:val="CommentReference"/>
          <w:rFonts w:ascii="Times New Roman" w:hAnsi="Times New Roman" w:cs="Times New Roman"/>
          <w:b w:val="0"/>
          <w:bCs w:val="0"/>
          <w:color w:val="auto"/>
          <w:lang w:val="en-CA"/>
        </w:rPr>
        <w:commentReference w:id="259"/>
      </w:r>
      <w:bookmarkEnd w:id="257"/>
    </w:p>
    <w:p w14:paraId="13C35992" w14:textId="3C74F2D8" w:rsidR="007B0A94" w:rsidRDefault="007B0A94" w:rsidP="00986FAE">
      <w:pPr>
        <w:pStyle w:val="Body"/>
      </w:pPr>
      <w:r>
        <w:t>When we switched from using two futures to three in the previous section, we</w:t>
      </w:r>
      <w:r w:rsidR="00986FAE">
        <w:t xml:space="preserve"> </w:t>
      </w:r>
      <w:r>
        <w:t xml:space="preserve">also had to switch from using </w:t>
      </w:r>
      <w:r w:rsidRPr="00625E7D">
        <w:rPr>
          <w:rStyle w:val="Literal"/>
        </w:rPr>
        <w:t>join</w:t>
      </w:r>
      <w:r>
        <w:t xml:space="preserve"> to using </w:t>
      </w:r>
      <w:r w:rsidRPr="00625E7D">
        <w:rPr>
          <w:rStyle w:val="Literal"/>
        </w:rPr>
        <w:t>join3</w:t>
      </w:r>
      <w:r>
        <w:t>. It would be annoying to</w:t>
      </w:r>
      <w:r w:rsidR="00986FAE">
        <w:t xml:space="preserve"> </w:t>
      </w:r>
      <w:r>
        <w:t>have to call a different function every time we changed the number of futures we</w:t>
      </w:r>
      <w:r w:rsidR="00986FAE">
        <w:t xml:space="preserve"> </w:t>
      </w:r>
      <w:r>
        <w:t xml:space="preserve">wanted to join. Happily, we have a macro form of </w:t>
      </w:r>
      <w:r w:rsidRPr="00625E7D">
        <w:rPr>
          <w:rStyle w:val="Literal"/>
        </w:rPr>
        <w:t>join</w:t>
      </w:r>
      <w:r>
        <w:t xml:space="preserve"> to which we can pass an</w:t>
      </w:r>
      <w:r w:rsidR="00986FAE">
        <w:t xml:space="preserve"> </w:t>
      </w:r>
      <w:r>
        <w:t>arbitrary number of arguments. It also handles awaiting the futures itself.</w:t>
      </w:r>
      <w:r w:rsidR="00986FAE">
        <w:t xml:space="preserve"> </w:t>
      </w:r>
      <w:r>
        <w:t xml:space="preserve">Thus, we could rewrite the code from Listing 17-13 to use </w:t>
      </w:r>
      <w:r w:rsidRPr="00625E7D">
        <w:rPr>
          <w:rStyle w:val="Literal"/>
        </w:rPr>
        <w:t>join!</w:t>
      </w:r>
      <w:r>
        <w:t xml:space="preserve"> instead of</w:t>
      </w:r>
      <w:r w:rsidR="00986FAE">
        <w:t xml:space="preserve"> </w:t>
      </w:r>
      <w:r w:rsidRPr="00625E7D">
        <w:rPr>
          <w:rStyle w:val="Literal"/>
        </w:rPr>
        <w:t>join3</w:t>
      </w:r>
      <w:r>
        <w:t>, as in Listing 17-14</w:t>
      </w:r>
      <w:r w:rsidR="00FB52E1">
        <w:t>.</w:t>
      </w:r>
    </w:p>
    <w:p w14:paraId="484FEDDC" w14:textId="6B323526" w:rsidR="007B0A94" w:rsidRDefault="007B0A94" w:rsidP="00986FAE">
      <w:pPr>
        <w:pStyle w:val="CodeLabel"/>
      </w:pPr>
      <w:r>
        <w:t>src/main.rs</w:t>
      </w:r>
    </w:p>
    <w:p w14:paraId="3D64F720" w14:textId="77777777" w:rsidR="007B0A94" w:rsidRDefault="007B0A94" w:rsidP="00986FAE">
      <w:pPr>
        <w:pStyle w:val="Code"/>
      </w:pPr>
      <w:proofErr w:type="gramStart"/>
      <w:r>
        <w:t>trpl::</w:t>
      </w:r>
      <w:proofErr w:type="gramEnd"/>
      <w:r>
        <w:t>join!(tx1_fut, tx_fut, rx_fut);</w:t>
      </w:r>
    </w:p>
    <w:p w14:paraId="6569572C" w14:textId="77777777" w:rsidR="007B0A94" w:rsidRDefault="007B0A94" w:rsidP="007B0A94">
      <w:pPr>
        <w:pStyle w:val="CodeListingCaption"/>
      </w:pPr>
      <w:r>
        <w:t xml:space="preserve">Using </w:t>
      </w:r>
      <w:r w:rsidRPr="00625E7D">
        <w:rPr>
          <w:rStyle w:val="Literal"/>
        </w:rPr>
        <w:t>join!</w:t>
      </w:r>
      <w:r>
        <w:t xml:space="preserve"> to wait for </w:t>
      </w:r>
      <w:r w:rsidRPr="00986FAE">
        <w:t>multiple</w:t>
      </w:r>
      <w:r>
        <w:t xml:space="preserve"> futures</w:t>
      </w:r>
    </w:p>
    <w:p w14:paraId="154216F1" w14:textId="78DF14A0" w:rsidR="007B0A94" w:rsidRDefault="007B0A94" w:rsidP="00986FAE">
      <w:pPr>
        <w:pStyle w:val="Body"/>
      </w:pPr>
      <w:r>
        <w:t xml:space="preserve">This is </w:t>
      </w:r>
      <w:proofErr w:type="gramStart"/>
      <w:r>
        <w:t xml:space="preserve">definitely </w:t>
      </w:r>
      <w:r w:rsidR="00FB52E1">
        <w:t>an</w:t>
      </w:r>
      <w:proofErr w:type="gramEnd"/>
      <w:r>
        <w:t xml:space="preserve"> improvement over </w:t>
      </w:r>
      <w:r w:rsidR="00FB52E1">
        <w:t>swapping</w:t>
      </w:r>
      <w:r>
        <w:t xml:space="preserve"> between </w:t>
      </w:r>
      <w:r w:rsidRPr="00625E7D">
        <w:rPr>
          <w:rStyle w:val="Literal"/>
        </w:rPr>
        <w:t>join</w:t>
      </w:r>
      <w:r>
        <w:t xml:space="preserve"> and</w:t>
      </w:r>
      <w:r w:rsidR="00986FAE">
        <w:t xml:space="preserve"> </w:t>
      </w:r>
      <w:r w:rsidRPr="00625E7D">
        <w:rPr>
          <w:rStyle w:val="Literal"/>
        </w:rPr>
        <w:t>join3</w:t>
      </w:r>
      <w:r>
        <w:t xml:space="preserve"> and </w:t>
      </w:r>
      <w:r w:rsidRPr="00625E7D">
        <w:rPr>
          <w:rStyle w:val="Literal"/>
        </w:rPr>
        <w:t>join4</w:t>
      </w:r>
      <w:r>
        <w:t xml:space="preserve"> and so on! However, even this macro form only works when we</w:t>
      </w:r>
      <w:r w:rsidR="00986FAE">
        <w:t xml:space="preserve"> </w:t>
      </w:r>
      <w:r>
        <w:t xml:space="preserve">know the number of futures ahead of </w:t>
      </w:r>
      <w:r>
        <w:lastRenderedPageBreak/>
        <w:t>time. In real-world Rust, though, pushing</w:t>
      </w:r>
      <w:r w:rsidR="00986FAE">
        <w:t xml:space="preserve"> </w:t>
      </w:r>
      <w:r>
        <w:t xml:space="preserve">futures into a collection and then waiting on some or all </w:t>
      </w:r>
      <w:r w:rsidR="00FB52E1">
        <w:t>of them</w:t>
      </w:r>
      <w:r>
        <w:t xml:space="preserve"> to complete is a common pattern.</w:t>
      </w:r>
    </w:p>
    <w:p w14:paraId="2376DADE" w14:textId="249B08E0" w:rsidR="007B0A94" w:rsidRDefault="007B0A94" w:rsidP="00986FAE">
      <w:pPr>
        <w:pStyle w:val="Body"/>
      </w:pPr>
      <w:r>
        <w:t>To check all the futures in some collection, we’ll need to iterate over and</w:t>
      </w:r>
      <w:r w:rsidR="00986FAE">
        <w:t xml:space="preserve"> </w:t>
      </w:r>
      <w:r>
        <w:t xml:space="preserve">join on </w:t>
      </w:r>
      <w:r w:rsidRPr="00625E7D">
        <w:rPr>
          <w:rStyle w:val="Italic"/>
        </w:rPr>
        <w:t>all</w:t>
      </w:r>
      <w:r>
        <w:t xml:space="preserve"> of them. The </w:t>
      </w:r>
      <w:proofErr w:type="gramStart"/>
      <w:r w:rsidRPr="00625E7D">
        <w:rPr>
          <w:rStyle w:val="Literal"/>
        </w:rPr>
        <w:t>trpl::</w:t>
      </w:r>
      <w:proofErr w:type="gramEnd"/>
      <w:r w:rsidRPr="00625E7D">
        <w:rPr>
          <w:rStyle w:val="Literal"/>
        </w:rPr>
        <w:t>join_all</w:t>
      </w:r>
      <w:r>
        <w:t xml:space="preserve"> function accepts any type </w:t>
      </w:r>
      <w:r w:rsidR="00FB52E1">
        <w:t xml:space="preserve">that </w:t>
      </w:r>
      <w:r>
        <w:t xml:space="preserve">implements the </w:t>
      </w:r>
      <w:r w:rsidRPr="00625E7D">
        <w:rPr>
          <w:rStyle w:val="Literal"/>
        </w:rPr>
        <w:t>Iterator</w:t>
      </w:r>
      <w:r>
        <w:t xml:space="preserve"> trait, which </w:t>
      </w:r>
      <w:r w:rsidR="00FB52E1">
        <w:t xml:space="preserve">you </w:t>
      </w:r>
      <w:r>
        <w:t>learned about back in “</w:t>
      </w:r>
      <w:r w:rsidRPr="00625E7D">
        <w:rPr>
          <w:rStyle w:val="Xref"/>
        </w:rPr>
        <w:t>The Iterator</w:t>
      </w:r>
      <w:r w:rsidR="00986FAE" w:rsidRPr="00625E7D">
        <w:rPr>
          <w:rStyle w:val="Xref"/>
        </w:rPr>
        <w:t xml:space="preserve"> </w:t>
      </w:r>
      <w:r w:rsidRPr="00625E7D">
        <w:rPr>
          <w:rStyle w:val="Xref"/>
        </w:rPr>
        <w:t>Trait and the next Method</w:t>
      </w:r>
      <w:r>
        <w:t xml:space="preserve">” on </w:t>
      </w:r>
      <w:r w:rsidRPr="00625E7D">
        <w:rPr>
          <w:rStyle w:val="Xref"/>
        </w:rPr>
        <w:t>page XX</w:t>
      </w:r>
      <w:r>
        <w:t>, so it seems like</w:t>
      </w:r>
      <w:r w:rsidR="00986FAE">
        <w:t xml:space="preserve"> </w:t>
      </w:r>
      <w:r>
        <w:t xml:space="preserve">just the ticket. Let’s try putting our futures in a vector and </w:t>
      </w:r>
      <w:r w:rsidR="00FB52E1">
        <w:t xml:space="preserve">replacing </w:t>
      </w:r>
      <w:r w:rsidRPr="00625E7D">
        <w:rPr>
          <w:rStyle w:val="Literal"/>
        </w:rPr>
        <w:t>join!</w:t>
      </w:r>
      <w:r w:rsidR="00986FAE">
        <w:t xml:space="preserve"> </w:t>
      </w:r>
      <w:r>
        <w:t xml:space="preserve">with </w:t>
      </w:r>
      <w:r w:rsidRPr="00625E7D">
        <w:rPr>
          <w:rStyle w:val="Literal"/>
        </w:rPr>
        <w:t>join_all</w:t>
      </w:r>
      <w:r w:rsidR="00FB52E1">
        <w:t xml:space="preserve"> as shown in Listing 17-15.</w:t>
      </w:r>
    </w:p>
    <w:p w14:paraId="21B73CC9" w14:textId="77777777" w:rsidR="007B0A94" w:rsidRDefault="007B0A94" w:rsidP="00986FAE">
      <w:pPr>
        <w:pStyle w:val="Code"/>
      </w:pPr>
      <w:r>
        <w:t xml:space="preserve">let futures = </w:t>
      </w:r>
      <w:proofErr w:type="gramStart"/>
      <w:r>
        <w:t>vec![</w:t>
      </w:r>
      <w:proofErr w:type="gramEnd"/>
      <w:r>
        <w:t>tx1_fut, rx_fut, tx_fut];</w:t>
      </w:r>
    </w:p>
    <w:p w14:paraId="0DA39F19" w14:textId="77777777" w:rsidR="007B0A94" w:rsidRDefault="007B0A94" w:rsidP="00986FAE">
      <w:pPr>
        <w:pStyle w:val="Code"/>
      </w:pPr>
    </w:p>
    <w:p w14:paraId="591B3EC6" w14:textId="77777777" w:rsidR="007B0A94" w:rsidRDefault="007B0A94" w:rsidP="00986FAE">
      <w:pPr>
        <w:pStyle w:val="Code"/>
      </w:pPr>
      <w:proofErr w:type="gramStart"/>
      <w:r>
        <w:t>trpl::</w:t>
      </w:r>
      <w:proofErr w:type="gramEnd"/>
      <w:r>
        <w:t>join_all(futures).await;</w:t>
      </w:r>
    </w:p>
    <w:p w14:paraId="054410B8" w14:textId="77777777" w:rsidR="007B0A94" w:rsidRDefault="007B0A94" w:rsidP="007B0A94">
      <w:pPr>
        <w:pStyle w:val="CodeListingCaption"/>
      </w:pPr>
      <w:r>
        <w:t xml:space="preserve">Storing anonymous </w:t>
      </w:r>
      <w:r w:rsidRPr="00986FAE">
        <w:t>futures</w:t>
      </w:r>
      <w:r>
        <w:t xml:space="preserve"> in a vector and calling </w:t>
      </w:r>
      <w:r w:rsidRPr="00625E7D">
        <w:rPr>
          <w:rStyle w:val="Literal"/>
        </w:rPr>
        <w:t>join_all</w:t>
      </w:r>
    </w:p>
    <w:p w14:paraId="1F420DB4" w14:textId="5A403A0A" w:rsidR="007B0A94" w:rsidRDefault="007B0A94" w:rsidP="00986FAE">
      <w:pPr>
        <w:pStyle w:val="Body"/>
      </w:pPr>
      <w:r>
        <w:t xml:space="preserve">Unfortunately, this </w:t>
      </w:r>
      <w:r w:rsidR="00FB52E1">
        <w:t xml:space="preserve">code </w:t>
      </w:r>
      <w:r>
        <w:t>doesn’t compile. Instead, we get this error:</w:t>
      </w:r>
    </w:p>
    <w:p w14:paraId="44148855" w14:textId="77777777" w:rsidR="007B0A94" w:rsidRDefault="007B0A94" w:rsidP="00625E7D">
      <w:pPr>
        <w:pStyle w:val="CodeWide"/>
      </w:pPr>
      <w:r>
        <w:t>error[E0308]: mismatched types</w:t>
      </w:r>
    </w:p>
    <w:p w14:paraId="62BF0BD4" w14:textId="77777777" w:rsidR="007B0A94" w:rsidRDefault="007B0A94" w:rsidP="00625E7D">
      <w:pPr>
        <w:pStyle w:val="CodeWide"/>
      </w:pPr>
      <w:r>
        <w:t xml:space="preserve">  --&gt; src/main.rs:43:37</w:t>
      </w:r>
    </w:p>
    <w:p w14:paraId="5635B3E2" w14:textId="77777777" w:rsidR="007B0A94" w:rsidRDefault="007B0A94" w:rsidP="00625E7D">
      <w:pPr>
        <w:pStyle w:val="CodeWide"/>
      </w:pPr>
      <w:r>
        <w:t xml:space="preserve">   |</w:t>
      </w:r>
    </w:p>
    <w:p w14:paraId="6542C635" w14:textId="77777777" w:rsidR="007B0A94" w:rsidRDefault="007B0A94" w:rsidP="00625E7D">
      <w:pPr>
        <w:pStyle w:val="CodeWide"/>
      </w:pPr>
      <w:proofErr w:type="gramStart"/>
      <w:r>
        <w:t>8  |</w:t>
      </w:r>
      <w:proofErr w:type="gramEnd"/>
      <w:r>
        <w:t xml:space="preserve">           let tx1_fut = async move {</w:t>
      </w:r>
    </w:p>
    <w:p w14:paraId="4DBAC8AD" w14:textId="77777777" w:rsidR="007B0A94" w:rsidRDefault="007B0A94" w:rsidP="00625E7D">
      <w:pPr>
        <w:pStyle w:val="CodeWide"/>
      </w:pPr>
      <w:r>
        <w:t xml:space="preserve">   |  _______________________-</w:t>
      </w:r>
    </w:p>
    <w:p w14:paraId="11B1847E" w14:textId="77777777" w:rsidR="007B0A94" w:rsidRDefault="007B0A94" w:rsidP="00625E7D">
      <w:pPr>
        <w:pStyle w:val="CodeWide"/>
      </w:pPr>
      <w:proofErr w:type="gramStart"/>
      <w:r>
        <w:t>9  |</w:t>
      </w:r>
      <w:proofErr w:type="gramEnd"/>
      <w:r>
        <w:t xml:space="preserve"> |             let </w:t>
      </w:r>
      <w:proofErr w:type="spellStart"/>
      <w:r>
        <w:t>vals</w:t>
      </w:r>
      <w:proofErr w:type="spellEnd"/>
      <w:r>
        <w:t xml:space="preserve"> = </w:t>
      </w:r>
      <w:proofErr w:type="spellStart"/>
      <w:r>
        <w:t>vec</w:t>
      </w:r>
      <w:proofErr w:type="spellEnd"/>
      <w:r>
        <w:t>![</w:t>
      </w:r>
    </w:p>
    <w:p w14:paraId="6234A1F9" w14:textId="77777777" w:rsidR="007B0A94" w:rsidRDefault="007B0A94" w:rsidP="00625E7D">
      <w:pPr>
        <w:pStyle w:val="CodeWide"/>
      </w:pPr>
      <w:r>
        <w:t xml:space="preserve">10 | |                 </w:t>
      </w:r>
      <w:proofErr w:type="gramStart"/>
      <w:r>
        <w:t>String::</w:t>
      </w:r>
      <w:proofErr w:type="gramEnd"/>
      <w:r>
        <w:t>from("hi"),</w:t>
      </w:r>
    </w:p>
    <w:p w14:paraId="1836C33F" w14:textId="77777777" w:rsidR="007B0A94" w:rsidRDefault="007B0A94" w:rsidP="00625E7D">
      <w:pPr>
        <w:pStyle w:val="CodeWide"/>
      </w:pPr>
      <w:r>
        <w:t xml:space="preserve">11 | |                 </w:t>
      </w:r>
      <w:proofErr w:type="gramStart"/>
      <w:r>
        <w:t>String::</w:t>
      </w:r>
      <w:proofErr w:type="gramEnd"/>
      <w:r>
        <w:t>from("from"),</w:t>
      </w:r>
    </w:p>
    <w:p w14:paraId="07ED100C" w14:textId="77777777" w:rsidR="007B0A94" w:rsidRDefault="007B0A94" w:rsidP="00625E7D">
      <w:pPr>
        <w:pStyle w:val="CodeWide"/>
      </w:pPr>
      <w:r>
        <w:t>...  |</w:t>
      </w:r>
    </w:p>
    <w:p w14:paraId="2C8D4CC4" w14:textId="77777777" w:rsidR="007B0A94" w:rsidRDefault="007B0A94" w:rsidP="00625E7D">
      <w:pPr>
        <w:pStyle w:val="CodeWide"/>
      </w:pPr>
      <w:r>
        <w:t xml:space="preserve">19 | |           </w:t>
      </w:r>
      <w:proofErr w:type="gramStart"/>
      <w:r>
        <w:t xml:space="preserve">  }</w:t>
      </w:r>
      <w:proofErr w:type="gramEnd"/>
    </w:p>
    <w:p w14:paraId="43C6BBB7" w14:textId="77777777" w:rsidR="007B0A94" w:rsidRDefault="007B0A94" w:rsidP="00625E7D">
      <w:pPr>
        <w:pStyle w:val="CodeWide"/>
      </w:pPr>
      <w:r>
        <w:t xml:space="preserve">20 | |       </w:t>
      </w:r>
      <w:proofErr w:type="gramStart"/>
      <w:r>
        <w:t xml:space="preserve">  }</w:t>
      </w:r>
      <w:proofErr w:type="gramEnd"/>
      <w:r>
        <w:t>;</w:t>
      </w:r>
    </w:p>
    <w:p w14:paraId="3A1C4461" w14:textId="77777777" w:rsidR="007B0A94" w:rsidRDefault="007B0A94" w:rsidP="00625E7D">
      <w:pPr>
        <w:pStyle w:val="CodeWide"/>
      </w:pPr>
      <w:r>
        <w:t xml:space="preserve">   | |_________- the expected `async` block</w:t>
      </w:r>
    </w:p>
    <w:p w14:paraId="69782277" w14:textId="77777777" w:rsidR="007B0A94" w:rsidRDefault="007B0A94" w:rsidP="00625E7D">
      <w:pPr>
        <w:pStyle w:val="CodeWide"/>
      </w:pPr>
      <w:r>
        <w:t>21 |</w:t>
      </w:r>
    </w:p>
    <w:p w14:paraId="40CF1848" w14:textId="77777777" w:rsidR="007B0A94" w:rsidRDefault="007B0A94" w:rsidP="00625E7D">
      <w:pPr>
        <w:pStyle w:val="CodeWide"/>
      </w:pPr>
      <w:r>
        <w:t>22 |           let rx_fut = async {</w:t>
      </w:r>
    </w:p>
    <w:p w14:paraId="63E34EF5" w14:textId="77777777" w:rsidR="007B0A94" w:rsidRDefault="007B0A94" w:rsidP="00625E7D">
      <w:pPr>
        <w:pStyle w:val="CodeWide"/>
      </w:pPr>
      <w:r>
        <w:t xml:space="preserve">   |  ______________________-</w:t>
      </w:r>
    </w:p>
    <w:p w14:paraId="2258EDD0" w14:textId="77777777" w:rsidR="007B0A94" w:rsidRDefault="007B0A94" w:rsidP="00625E7D">
      <w:pPr>
        <w:pStyle w:val="CodeWide"/>
      </w:pPr>
      <w:r>
        <w:t xml:space="preserve">23 | |             while let Some(value) = </w:t>
      </w:r>
      <w:proofErr w:type="gramStart"/>
      <w:r>
        <w:t>rx.recv</w:t>
      </w:r>
      <w:proofErr w:type="gramEnd"/>
      <w:r>
        <w:t>().await {</w:t>
      </w:r>
    </w:p>
    <w:p w14:paraId="48A8121D" w14:textId="77777777" w:rsidR="007B0A94" w:rsidRDefault="007B0A94" w:rsidP="00625E7D">
      <w:pPr>
        <w:pStyle w:val="CodeWide"/>
      </w:pPr>
      <w:r>
        <w:t xml:space="preserve">24 | |                 </w:t>
      </w:r>
      <w:proofErr w:type="gramStart"/>
      <w:r>
        <w:t>println!(</w:t>
      </w:r>
      <w:proofErr w:type="gramEnd"/>
      <w:r>
        <w:t>"received '{value}'");</w:t>
      </w:r>
    </w:p>
    <w:p w14:paraId="72CBBC4C" w14:textId="77777777" w:rsidR="007B0A94" w:rsidRDefault="007B0A94" w:rsidP="00625E7D">
      <w:pPr>
        <w:pStyle w:val="CodeWide"/>
      </w:pPr>
      <w:r>
        <w:t xml:space="preserve">25 | |           </w:t>
      </w:r>
      <w:proofErr w:type="gramStart"/>
      <w:r>
        <w:t xml:space="preserve">  }</w:t>
      </w:r>
      <w:proofErr w:type="gramEnd"/>
    </w:p>
    <w:p w14:paraId="0D03A0AE" w14:textId="77777777" w:rsidR="007B0A94" w:rsidRDefault="007B0A94" w:rsidP="00625E7D">
      <w:pPr>
        <w:pStyle w:val="CodeWide"/>
      </w:pPr>
      <w:r>
        <w:t xml:space="preserve">26 | |       </w:t>
      </w:r>
      <w:proofErr w:type="gramStart"/>
      <w:r>
        <w:t xml:space="preserve">  }</w:t>
      </w:r>
      <w:proofErr w:type="gramEnd"/>
      <w:r>
        <w:t>;</w:t>
      </w:r>
    </w:p>
    <w:p w14:paraId="5F37EA6E" w14:textId="77777777" w:rsidR="007B0A94" w:rsidRDefault="007B0A94" w:rsidP="00625E7D">
      <w:pPr>
        <w:pStyle w:val="CodeWide"/>
      </w:pPr>
      <w:r>
        <w:t xml:space="preserve">   | |_________- the found `async` block</w:t>
      </w:r>
    </w:p>
    <w:p w14:paraId="7F297924" w14:textId="77777777" w:rsidR="007B0A94" w:rsidRDefault="007B0A94" w:rsidP="00625E7D">
      <w:pPr>
        <w:pStyle w:val="CodeWide"/>
      </w:pPr>
      <w:r>
        <w:t>...</w:t>
      </w:r>
    </w:p>
    <w:p w14:paraId="75194B97" w14:textId="77777777" w:rsidR="007B0A94" w:rsidRDefault="007B0A94" w:rsidP="00625E7D">
      <w:pPr>
        <w:pStyle w:val="CodeWide"/>
      </w:pPr>
      <w:r>
        <w:t xml:space="preserve">43 |           let futures = </w:t>
      </w:r>
      <w:proofErr w:type="gramStart"/>
      <w:r>
        <w:t>vec![</w:t>
      </w:r>
      <w:proofErr w:type="gramEnd"/>
      <w:r>
        <w:t>tx1_fut, rx_fut, tx_fut];</w:t>
      </w:r>
    </w:p>
    <w:p w14:paraId="49B2F595" w14:textId="77777777" w:rsidR="001137D4" w:rsidRDefault="007B0A94" w:rsidP="00625E7D">
      <w:pPr>
        <w:pStyle w:val="CodeWide"/>
        <w:rPr>
          <w:ins w:id="260" w:author="Chris Krycho" w:date="2025-01-14T16:17:00Z" w16du:dateUtc="2025-01-14T23:17:00Z"/>
        </w:rPr>
      </w:pPr>
      <w:commentRangeStart w:id="261"/>
      <w:commentRangeStart w:id="262"/>
      <w:r>
        <w:t xml:space="preserve">   |                                       ^^^^^^ expected `async` block, found a</w:t>
      </w:r>
    </w:p>
    <w:p w14:paraId="6675E740" w14:textId="03ED8278" w:rsidR="007B0A94" w:rsidRDefault="007B0A94" w:rsidP="00625E7D">
      <w:pPr>
        <w:pStyle w:val="CodeWide"/>
      </w:pPr>
      <w:del w:id="263" w:author="Chris Krycho" w:date="2025-01-14T16:17:00Z" w16du:dateUtc="2025-01-14T23:17:00Z">
        <w:r w:rsidDel="001137D4">
          <w:delText xml:space="preserve"> </w:delText>
        </w:r>
      </w:del>
      <w:r>
        <w:t>different `async` block</w:t>
      </w:r>
      <w:commentRangeEnd w:id="261"/>
      <w:r w:rsidR="008544DB">
        <w:rPr>
          <w:rStyle w:val="CommentReference"/>
          <w:rFonts w:ascii="Times New Roman" w:hAnsi="Times New Roman" w:cs="Times New Roman"/>
          <w:color w:val="auto"/>
          <w:w w:val="100"/>
          <w:lang w:val="en-CA"/>
        </w:rPr>
        <w:commentReference w:id="261"/>
      </w:r>
      <w:commentRangeEnd w:id="262"/>
      <w:r w:rsidR="001137D4">
        <w:rPr>
          <w:rStyle w:val="CommentReference"/>
          <w:rFonts w:ascii="Times New Roman" w:hAnsi="Times New Roman" w:cs="Times New Roman"/>
          <w:color w:val="auto"/>
          <w:w w:val="100"/>
          <w:lang w:val="en-CA"/>
        </w:rPr>
        <w:commentReference w:id="262"/>
      </w:r>
    </w:p>
    <w:p w14:paraId="543564C8" w14:textId="77777777" w:rsidR="007B0A94" w:rsidRDefault="007B0A94" w:rsidP="00625E7D">
      <w:pPr>
        <w:pStyle w:val="CodeWide"/>
      </w:pPr>
      <w:r>
        <w:t xml:space="preserve">   |</w:t>
      </w:r>
    </w:p>
    <w:p w14:paraId="1F682107" w14:textId="77777777" w:rsidR="007B0A94" w:rsidRDefault="007B0A94" w:rsidP="00625E7D">
      <w:pPr>
        <w:pStyle w:val="CodeWide"/>
      </w:pPr>
      <w:r>
        <w:t xml:space="preserve">   = note: expected `async` block </w:t>
      </w:r>
      <w:proofErr w:type="gramStart"/>
      <w:r>
        <w:t>`{</w:t>
      </w:r>
      <w:proofErr w:type="gramEnd"/>
      <w:r>
        <w:t>async block@src/main.rs:8:23: 20:10}`</w:t>
      </w:r>
    </w:p>
    <w:p w14:paraId="78C7D13F" w14:textId="77777777" w:rsidR="007B0A94" w:rsidRDefault="007B0A94" w:rsidP="00625E7D">
      <w:pPr>
        <w:pStyle w:val="CodeWide"/>
      </w:pPr>
      <w:r>
        <w:t xml:space="preserve">              found `async` block </w:t>
      </w:r>
      <w:proofErr w:type="gramStart"/>
      <w:r>
        <w:t>`{</w:t>
      </w:r>
      <w:proofErr w:type="gramEnd"/>
      <w:r>
        <w:t>async block@src/main.rs:22:22: 26:10}`</w:t>
      </w:r>
    </w:p>
    <w:p w14:paraId="24B35792" w14:textId="77777777" w:rsidR="007B0A94" w:rsidRDefault="007B0A94" w:rsidP="00625E7D">
      <w:pPr>
        <w:pStyle w:val="CodeWide"/>
      </w:pPr>
      <w:r>
        <w:t xml:space="preserve">   = note: no two async blocks, even if identical, have the same type</w:t>
      </w:r>
    </w:p>
    <w:p w14:paraId="0F335548" w14:textId="517D8850" w:rsidR="007B0A94" w:rsidRDefault="007B0A94" w:rsidP="00625E7D">
      <w:pPr>
        <w:pStyle w:val="CodeWide"/>
      </w:pPr>
      <w:r>
        <w:t xml:space="preserve">   = help: consider pinning your async block and casting it to a trait object</w:t>
      </w:r>
    </w:p>
    <w:p w14:paraId="3F5B6B72" w14:textId="74D6A121" w:rsidR="007B0A94" w:rsidRDefault="007B0A94" w:rsidP="00986FAE">
      <w:pPr>
        <w:pStyle w:val="Body"/>
      </w:pPr>
      <w:r>
        <w:t xml:space="preserve">This might be surprising. After all, none of </w:t>
      </w:r>
      <w:commentRangeStart w:id="264"/>
      <w:commentRangeStart w:id="265"/>
      <w:del w:id="266" w:author="Chris Krycho" w:date="2025-01-14T16:19:00Z" w16du:dateUtc="2025-01-14T23:19:00Z">
        <w:r w:rsidDel="003E502A">
          <w:delText xml:space="preserve">them </w:delText>
        </w:r>
      </w:del>
      <w:commentRangeEnd w:id="264"/>
      <w:commentRangeEnd w:id="265"/>
      <w:ins w:id="267" w:author="Chris Krycho" w:date="2025-01-14T16:19:00Z" w16du:dateUtc="2025-01-14T23:19:00Z">
        <w:r w:rsidR="003E502A">
          <w:t xml:space="preserve">the async blocks </w:t>
        </w:r>
      </w:ins>
      <w:r w:rsidR="008544DB">
        <w:rPr>
          <w:rStyle w:val="CommentReference"/>
          <w:rFonts w:ascii="Times New Roman" w:hAnsi="Times New Roman" w:cs="Times New Roman"/>
          <w:color w:val="auto"/>
          <w:lang w:val="en-CA"/>
        </w:rPr>
        <w:commentReference w:id="264"/>
      </w:r>
      <w:r w:rsidR="003E502A">
        <w:rPr>
          <w:rStyle w:val="CommentReference"/>
          <w:rFonts w:ascii="Times New Roman" w:hAnsi="Times New Roman" w:cs="Times New Roman"/>
          <w:color w:val="auto"/>
          <w:lang w:val="en-CA"/>
        </w:rPr>
        <w:commentReference w:id="265"/>
      </w:r>
      <w:r>
        <w:t>return</w:t>
      </w:r>
      <w:ins w:id="268" w:author="Chris Krycho" w:date="2025-01-14T16:19:00Z" w16du:dateUtc="2025-01-14T23:19:00Z">
        <w:r w:rsidR="003E502A">
          <w:t>s</w:t>
        </w:r>
      </w:ins>
      <w:r>
        <w:t xml:space="preserve"> anything, so each</w:t>
      </w:r>
      <w:r w:rsidR="00986FAE">
        <w:t xml:space="preserve"> </w:t>
      </w:r>
      <w:del w:id="269" w:author="Chris Krycho" w:date="2025-01-14T16:20:00Z" w16du:dateUtc="2025-01-14T23:20:00Z">
        <w:r w:rsidDel="003E502A">
          <w:delText xml:space="preserve">block </w:delText>
        </w:r>
      </w:del>
      <w:ins w:id="270" w:author="Chris Krycho" w:date="2025-01-14T16:20:00Z" w16du:dateUtc="2025-01-14T23:20:00Z">
        <w:r w:rsidR="003E502A">
          <w:t xml:space="preserve">one </w:t>
        </w:r>
      </w:ins>
      <w:r>
        <w:t xml:space="preserve">produces a </w:t>
      </w:r>
      <w:r w:rsidRPr="00625E7D">
        <w:rPr>
          <w:rStyle w:val="Literal"/>
        </w:rPr>
        <w:t>Future&lt;Output = ()&gt;</w:t>
      </w:r>
      <w:r>
        <w:t xml:space="preserve">. </w:t>
      </w:r>
      <w:commentRangeStart w:id="271"/>
      <w:del w:id="272" w:author="Chris Krycho" w:date="2025-01-14T16:32:00Z" w16du:dateUtc="2025-01-14T23:32:00Z">
        <w:r w:rsidDel="0021513F">
          <w:delText>However</w:delText>
        </w:r>
      </w:del>
      <w:ins w:id="273" w:author="Chris Krycho" w:date="2025-01-14T16:32:00Z" w16du:dateUtc="2025-01-14T23:32:00Z">
        <w:r w:rsidR="0021513F">
          <w:t>Remember</w:t>
        </w:r>
      </w:ins>
      <w:del w:id="274" w:author="Chris Krycho" w:date="2025-01-14T16:32:00Z" w16du:dateUtc="2025-01-14T23:32:00Z">
        <w:r w:rsidDel="0021513F">
          <w:delText>,</w:delText>
        </w:r>
      </w:del>
      <w:ins w:id="275" w:author="Chris Krycho" w:date="2025-01-14T16:32:00Z" w16du:dateUtc="2025-01-14T23:32:00Z">
        <w:r w:rsidR="0021513F">
          <w:t xml:space="preserve"> that</w:t>
        </w:r>
      </w:ins>
      <w:r>
        <w:t xml:space="preserve"> </w:t>
      </w:r>
      <w:r w:rsidRPr="00625E7D">
        <w:rPr>
          <w:rStyle w:val="Literal"/>
        </w:rPr>
        <w:t>Future</w:t>
      </w:r>
      <w:r>
        <w:t xml:space="preserve"> is a trait,</w:t>
      </w:r>
      <w:ins w:id="276" w:author="Chris Krycho" w:date="2025-01-14T16:32:00Z" w16du:dateUtc="2025-01-14T23:32:00Z">
        <w:r w:rsidR="0021513F">
          <w:t xml:space="preserve"> though</w:t>
        </w:r>
      </w:ins>
      <w:ins w:id="277" w:author="Chris Krycho" w:date="2025-01-14T16:33:00Z" w16du:dateUtc="2025-01-14T23:33:00Z">
        <w:r w:rsidR="0021513F">
          <w:t>, and that the compiler creates a unique enum for each async block.</w:t>
        </w:r>
      </w:ins>
      <w:del w:id="278" w:author="Chris Krycho" w:date="2025-01-14T16:33:00Z" w16du:dateUtc="2025-01-14T23:33:00Z">
        <w:r w:rsidDel="0021513F">
          <w:delText xml:space="preserve"> not a</w:delText>
        </w:r>
        <w:r w:rsidR="00986FAE" w:rsidDel="0021513F">
          <w:delText xml:space="preserve"> </w:delText>
        </w:r>
        <w:r w:rsidDel="0021513F">
          <w:delText>concrete type. The c</w:delText>
        </w:r>
      </w:del>
      <w:ins w:id="279" w:author="Rachel Monaghan" w:date="2025-01-09T15:33:00Z">
        <w:del w:id="280" w:author="Chris Krycho" w:date="2025-01-14T16:33:00Z" w16du:dateUtc="2025-01-14T23:33:00Z">
          <w:r w:rsidR="008544DB" w:rsidDel="0021513F">
            <w:delText>C</w:delText>
          </w:r>
        </w:del>
      </w:ins>
      <w:del w:id="281" w:author="Chris Krycho" w:date="2025-01-14T16:33:00Z" w16du:dateUtc="2025-01-14T23:33:00Z">
        <w:r w:rsidDel="0021513F">
          <w:delText>oncrete types are the individual data structures generated</w:delText>
        </w:r>
        <w:r w:rsidR="00986FAE" w:rsidDel="0021513F">
          <w:delText xml:space="preserve"> </w:delText>
        </w:r>
        <w:r w:rsidDel="0021513F">
          <w:delText>by the compiler for async blocks.</w:delText>
        </w:r>
      </w:del>
      <w:r>
        <w:t xml:space="preserve"> You can’t put two different hand-written</w:t>
      </w:r>
      <w:r w:rsidR="00986FAE">
        <w:t xml:space="preserve"> </w:t>
      </w:r>
      <w:r>
        <w:t xml:space="preserve">structs in a </w:t>
      </w:r>
      <w:r w:rsidRPr="00625E7D">
        <w:rPr>
          <w:rStyle w:val="Literal"/>
        </w:rPr>
        <w:t>Vec</w:t>
      </w:r>
      <w:r>
        <w:t xml:space="preserve">, and the same </w:t>
      </w:r>
      <w:r w:rsidR="008544DB">
        <w:t xml:space="preserve">rule </w:t>
      </w:r>
      <w:r>
        <w:t xml:space="preserve">applies to the </w:t>
      </w:r>
      <w:del w:id="282" w:author="Chris Krycho" w:date="2025-01-14T16:33:00Z" w16du:dateUtc="2025-01-14T23:33:00Z">
        <w:r w:rsidDel="0021513F">
          <w:delText>different structs</w:delText>
        </w:r>
      </w:del>
      <w:ins w:id="283" w:author="Chris Krycho" w:date="2025-01-14T16:33:00Z" w16du:dateUtc="2025-01-14T23:33:00Z">
        <w:r w:rsidR="0021513F">
          <w:t>enums</w:t>
        </w:r>
      </w:ins>
      <w:r w:rsidR="00986FAE">
        <w:t xml:space="preserve"> </w:t>
      </w:r>
      <w:r>
        <w:t>generated by the compiler.</w:t>
      </w:r>
      <w:commentRangeEnd w:id="271"/>
      <w:r w:rsidR="0021513F">
        <w:rPr>
          <w:rStyle w:val="CommentReference"/>
          <w:rFonts w:ascii="Times New Roman" w:hAnsi="Times New Roman" w:cs="Times New Roman"/>
          <w:color w:val="auto"/>
          <w:lang w:val="en-CA"/>
        </w:rPr>
        <w:commentReference w:id="271"/>
      </w:r>
    </w:p>
    <w:p w14:paraId="3135C869" w14:textId="156A2D3E" w:rsidR="007B0A94" w:rsidRDefault="007B0A94" w:rsidP="00986FAE">
      <w:pPr>
        <w:pStyle w:val="Body"/>
      </w:pPr>
      <w:r>
        <w:t xml:space="preserve">To make this work, we need to use </w:t>
      </w:r>
      <w:r w:rsidRPr="00625E7D">
        <w:rPr>
          <w:rStyle w:val="Italic"/>
        </w:rPr>
        <w:t>trait objects</w:t>
      </w:r>
      <w:r>
        <w:t xml:space="preserve">, just as we did in </w:t>
      </w:r>
      <w:commentRangeStart w:id="284"/>
      <w:commentRangeStart w:id="285"/>
      <w:r>
        <w:t>“</w:t>
      </w:r>
      <w:r w:rsidRPr="00625E7D">
        <w:rPr>
          <w:rStyle w:val="Xref"/>
        </w:rPr>
        <w:t>Returning Errors from the run function</w:t>
      </w:r>
      <w:r>
        <w:t xml:space="preserve">” on </w:t>
      </w:r>
      <w:r w:rsidRPr="00625E7D">
        <w:rPr>
          <w:rStyle w:val="Xref"/>
        </w:rPr>
        <w:t>page XX</w:t>
      </w:r>
      <w:r>
        <w:t>.</w:t>
      </w:r>
      <w:commentRangeEnd w:id="284"/>
      <w:r w:rsidR="002D75B0">
        <w:rPr>
          <w:rStyle w:val="CommentReference"/>
          <w:rFonts w:ascii="Times New Roman" w:hAnsi="Times New Roman" w:cs="Times New Roman"/>
          <w:color w:val="auto"/>
          <w:lang w:val="en-CA"/>
        </w:rPr>
        <w:commentReference w:id="284"/>
      </w:r>
      <w:commentRangeEnd w:id="285"/>
      <w:r w:rsidR="00DB3B67">
        <w:rPr>
          <w:rStyle w:val="CommentReference"/>
          <w:rFonts w:ascii="Times New Roman" w:hAnsi="Times New Roman" w:cs="Times New Roman"/>
          <w:color w:val="auto"/>
          <w:lang w:val="en-CA"/>
        </w:rPr>
        <w:commentReference w:id="285"/>
      </w:r>
      <w:r w:rsidR="00986FAE">
        <w:t xml:space="preserve"> </w:t>
      </w:r>
      <w:r>
        <w:t xml:space="preserve">(We’ll cover trait objects in detail in </w:t>
      </w:r>
      <w:r w:rsidRPr="00625E7D">
        <w:rPr>
          <w:rStyle w:val="Xref"/>
        </w:rPr>
        <w:t>Chapter 18</w:t>
      </w:r>
      <w:r>
        <w:t>.) Using trait objects lets</w:t>
      </w:r>
      <w:r w:rsidR="00986FAE">
        <w:t xml:space="preserve"> </w:t>
      </w:r>
      <w:r>
        <w:t>us treat each of the anonymous futures produced by these types as the same</w:t>
      </w:r>
      <w:r w:rsidR="00986FAE">
        <w:t xml:space="preserve"> </w:t>
      </w:r>
      <w:r>
        <w:t xml:space="preserve">type, because all of them implement the </w:t>
      </w:r>
      <w:r w:rsidRPr="00625E7D">
        <w:rPr>
          <w:rStyle w:val="Literal"/>
        </w:rPr>
        <w:t>Future</w:t>
      </w:r>
      <w:r>
        <w:t xml:space="preserve"> trait.</w:t>
      </w:r>
    </w:p>
    <w:p w14:paraId="77562F5F" w14:textId="4E81C8E3" w:rsidR="007B0A94" w:rsidRDefault="007B0A94" w:rsidP="00F8575B">
      <w:pPr>
        <w:pStyle w:val="Note"/>
      </w:pPr>
      <w:r w:rsidRPr="00986FAE">
        <w:rPr>
          <w:rStyle w:val="NoteHead"/>
        </w:rPr>
        <w:t>Note</w:t>
      </w:r>
      <w:r w:rsidR="00986FAE">
        <w:tab/>
      </w:r>
      <w:r>
        <w:t>In the</w:t>
      </w:r>
      <w:r w:rsidR="008544DB">
        <w:t xml:space="preserve"> </w:t>
      </w:r>
      <w:r w:rsidR="008544DB" w:rsidRPr="00625E7D">
        <w:rPr>
          <w:rStyle w:val="Xref"/>
        </w:rPr>
        <w:t>Chapter 8</w:t>
      </w:r>
      <w:r w:rsidR="008544DB">
        <w:rPr>
          <w:rStyle w:val="Xref"/>
        </w:rPr>
        <w:t xml:space="preserve"> </w:t>
      </w:r>
      <w:r w:rsidR="008544DB">
        <w:t>section</w:t>
      </w:r>
      <w:r>
        <w:t xml:space="preserve"> “</w:t>
      </w:r>
      <w:r w:rsidRPr="00625E7D">
        <w:rPr>
          <w:rStyle w:val="Xref"/>
        </w:rPr>
        <w:t>Using an Enum to Store Multiple Types</w:t>
      </w:r>
      <w:r>
        <w:t>” on</w:t>
      </w:r>
      <w:r w:rsidR="00986FAE">
        <w:t xml:space="preserve"> </w:t>
      </w:r>
      <w:r w:rsidRPr="00625E7D">
        <w:rPr>
          <w:rStyle w:val="Xref"/>
        </w:rPr>
        <w:t>page XX</w:t>
      </w:r>
      <w:r>
        <w:t xml:space="preserve">, we discussed another </w:t>
      </w:r>
      <w:r>
        <w:lastRenderedPageBreak/>
        <w:t xml:space="preserve">way to include multiple types in a </w:t>
      </w:r>
      <w:r w:rsidRPr="00625E7D">
        <w:rPr>
          <w:rStyle w:val="Literal"/>
        </w:rPr>
        <w:t>Vec</w:t>
      </w:r>
      <w:r>
        <w:t xml:space="preserve">: using an enum to represent each </w:t>
      </w:r>
      <w:r w:rsidR="008544DB">
        <w:t>type that</w:t>
      </w:r>
      <w:r>
        <w:t xml:space="preserve"> can appear in the vector. We can’t do that here, though. For one thing, we have no way to name the different types, because they are anonymous. For another, the reason we reached for a vector and </w:t>
      </w:r>
      <w:r w:rsidRPr="00625E7D">
        <w:rPr>
          <w:rStyle w:val="Literal"/>
        </w:rPr>
        <w:t>join_all</w:t>
      </w:r>
      <w:r>
        <w:t xml:space="preserve"> in the first place was to be able to work with a dynamic collection of futures </w:t>
      </w:r>
      <w:commentRangeStart w:id="286"/>
      <w:commentRangeStart w:id="287"/>
      <w:r>
        <w:t>where we</w:t>
      </w:r>
      <w:ins w:id="288" w:author="Chris Krycho" w:date="2025-01-15T08:10:00Z" w16du:dateUtc="2025-01-15T15:10:00Z">
        <w:r w:rsidR="00D56051">
          <w:t xml:space="preserve"> only care that they have the same output type</w:t>
        </w:r>
      </w:ins>
      <w:del w:id="289" w:author="Chris Krycho" w:date="2025-01-15T08:10:00Z" w16du:dateUtc="2025-01-15T15:10:00Z">
        <w:r w:rsidDel="00D56051">
          <w:delText xml:space="preserve"> don’t know what they will all be</w:delText>
        </w:r>
        <w:commentRangeEnd w:id="286"/>
        <w:r w:rsidR="000761E7" w:rsidDel="00D56051">
          <w:rPr>
            <w:rStyle w:val="CommentReference"/>
            <w:rFonts w:ascii="Times New Roman" w:hAnsi="Times New Roman" w:cs="Times New Roman"/>
            <w:iCs w:val="0"/>
            <w:color w:val="auto"/>
            <w:lang w:val="en-CA"/>
          </w:rPr>
          <w:commentReference w:id="286"/>
        </w:r>
        <w:commentRangeEnd w:id="287"/>
        <w:r w:rsidR="00D56051" w:rsidDel="00D56051">
          <w:rPr>
            <w:rStyle w:val="CommentReference"/>
            <w:rFonts w:ascii="Times New Roman" w:hAnsi="Times New Roman" w:cs="Times New Roman"/>
            <w:iCs w:val="0"/>
            <w:color w:val="auto"/>
            <w:lang w:val="en-CA"/>
          </w:rPr>
          <w:commentReference w:id="287"/>
        </w:r>
        <w:r w:rsidDel="00D56051">
          <w:delText xml:space="preserve"> until runtime</w:delText>
        </w:r>
      </w:del>
      <w:r>
        <w:t>.</w:t>
      </w:r>
    </w:p>
    <w:p w14:paraId="40643770" w14:textId="73311A35" w:rsidR="007B0A94" w:rsidRDefault="007B0A94" w:rsidP="00F8575B">
      <w:pPr>
        <w:pStyle w:val="Body"/>
      </w:pPr>
      <w:r>
        <w:t xml:space="preserve">We start by wrapping each future in the </w:t>
      </w:r>
      <w:r w:rsidRPr="00625E7D">
        <w:rPr>
          <w:rStyle w:val="Literal"/>
        </w:rPr>
        <w:t>vec!</w:t>
      </w:r>
      <w:r>
        <w:t xml:space="preserve"> in a </w:t>
      </w:r>
      <w:proofErr w:type="gramStart"/>
      <w:r w:rsidRPr="00625E7D">
        <w:rPr>
          <w:rStyle w:val="Literal"/>
        </w:rPr>
        <w:t>Box::</w:t>
      </w:r>
      <w:proofErr w:type="gramEnd"/>
      <w:r w:rsidRPr="00625E7D">
        <w:rPr>
          <w:rStyle w:val="Literal"/>
        </w:rPr>
        <w:t>new</w:t>
      </w:r>
      <w:r>
        <w:t>, as shown</w:t>
      </w:r>
      <w:r w:rsidR="00F8575B">
        <w:t xml:space="preserve"> </w:t>
      </w:r>
      <w:r>
        <w:t>in Listing 17-16.</w:t>
      </w:r>
    </w:p>
    <w:p w14:paraId="5FAF9B21" w14:textId="1E60FC21" w:rsidR="007B0A94" w:rsidRDefault="007B0A94" w:rsidP="00F8575B">
      <w:pPr>
        <w:pStyle w:val="CodeLabel"/>
      </w:pPr>
      <w:r>
        <w:t>src/main.rs</w:t>
      </w:r>
    </w:p>
    <w:p w14:paraId="6EDF19DA" w14:textId="77777777" w:rsidR="007B0A94" w:rsidRDefault="007B0A94" w:rsidP="00F8575B">
      <w:pPr>
        <w:pStyle w:val="Code"/>
      </w:pPr>
      <w:r>
        <w:t>let futures =</w:t>
      </w:r>
    </w:p>
    <w:p w14:paraId="7FEFAA5D" w14:textId="77777777" w:rsidR="007B0A94" w:rsidRDefault="007B0A94" w:rsidP="00F8575B">
      <w:pPr>
        <w:pStyle w:val="Code"/>
      </w:pPr>
      <w:r>
        <w:t xml:space="preserve">    </w:t>
      </w:r>
      <w:proofErr w:type="gramStart"/>
      <w:r>
        <w:t>vec![</w:t>
      </w:r>
      <w:proofErr w:type="gramEnd"/>
      <w:r>
        <w:t>Box::new(tx1_fut), Box::new(rx_fut), Box::new(tx_fut)];</w:t>
      </w:r>
    </w:p>
    <w:p w14:paraId="2867C0D3" w14:textId="77777777" w:rsidR="007B0A94" w:rsidRDefault="007B0A94" w:rsidP="00F8575B">
      <w:pPr>
        <w:pStyle w:val="Code"/>
      </w:pPr>
    </w:p>
    <w:p w14:paraId="2F5D2F0D" w14:textId="77777777" w:rsidR="007B0A94" w:rsidRDefault="007B0A94" w:rsidP="00F8575B">
      <w:pPr>
        <w:pStyle w:val="Code"/>
      </w:pPr>
      <w:proofErr w:type="gramStart"/>
      <w:r>
        <w:t>trpl::</w:t>
      </w:r>
      <w:proofErr w:type="gramEnd"/>
      <w:r>
        <w:t>join_all(futures).await;</w:t>
      </w:r>
    </w:p>
    <w:p w14:paraId="24E2DBBE" w14:textId="3DDD48F5" w:rsidR="007B0A94" w:rsidRDefault="000761E7" w:rsidP="007B0A94">
      <w:pPr>
        <w:pStyle w:val="CodeListingCaption"/>
      </w:pPr>
      <w:r>
        <w:t>Using</w:t>
      </w:r>
      <w:r w:rsidR="007B0A94">
        <w:t xml:space="preserve"> </w:t>
      </w:r>
      <w:proofErr w:type="gramStart"/>
      <w:r w:rsidR="007B0A94" w:rsidRPr="00625E7D">
        <w:rPr>
          <w:rStyle w:val="Literal"/>
        </w:rPr>
        <w:t>Box::</w:t>
      </w:r>
      <w:proofErr w:type="gramEnd"/>
      <w:r w:rsidR="007B0A94" w:rsidRPr="00625E7D">
        <w:rPr>
          <w:rStyle w:val="Literal"/>
        </w:rPr>
        <w:t>new</w:t>
      </w:r>
      <w:r w:rsidR="007B0A94">
        <w:t xml:space="preserve"> to align the types of the futures in a</w:t>
      </w:r>
      <w:r w:rsidR="00F8575B">
        <w:t xml:space="preserve"> </w:t>
      </w:r>
      <w:r w:rsidR="007B0A94" w:rsidRPr="00625E7D">
        <w:rPr>
          <w:rStyle w:val="Literal"/>
        </w:rPr>
        <w:t>Vec</w:t>
      </w:r>
    </w:p>
    <w:p w14:paraId="2E14CF95" w14:textId="686B85BE" w:rsidR="007B0A94" w:rsidRDefault="007B0A94" w:rsidP="00F8575B">
      <w:pPr>
        <w:pStyle w:val="Body"/>
      </w:pPr>
      <w:r>
        <w:t xml:space="preserve">Unfortunately, this </w:t>
      </w:r>
      <w:r w:rsidR="000761E7">
        <w:t xml:space="preserve">code </w:t>
      </w:r>
      <w:r>
        <w:t xml:space="preserve">still doesn’t compile. In fact, we </w:t>
      </w:r>
      <w:r w:rsidR="000761E7">
        <w:t xml:space="preserve">get </w:t>
      </w:r>
      <w:r>
        <w:t>the same basic</w:t>
      </w:r>
      <w:r w:rsidR="00F8575B">
        <w:t xml:space="preserve"> </w:t>
      </w:r>
      <w:r>
        <w:t xml:space="preserve">error we </w:t>
      </w:r>
      <w:r w:rsidR="000761E7">
        <w:t xml:space="preserve">got </w:t>
      </w:r>
      <w:r>
        <w:t xml:space="preserve">before for both the second and third </w:t>
      </w:r>
      <w:proofErr w:type="gramStart"/>
      <w:r w:rsidRPr="00625E7D">
        <w:rPr>
          <w:rStyle w:val="Literal"/>
        </w:rPr>
        <w:t>Box::</w:t>
      </w:r>
      <w:proofErr w:type="gramEnd"/>
      <w:r w:rsidRPr="00625E7D">
        <w:rPr>
          <w:rStyle w:val="Literal"/>
        </w:rPr>
        <w:t>new</w:t>
      </w:r>
      <w:r w:rsidR="00F8575B">
        <w:t xml:space="preserve"> </w:t>
      </w:r>
      <w:r>
        <w:t xml:space="preserve">calls, </w:t>
      </w:r>
      <w:r w:rsidR="000761E7">
        <w:t>as well as</w:t>
      </w:r>
      <w:r>
        <w:t xml:space="preserve"> new errors referring to the </w:t>
      </w:r>
      <w:r w:rsidRPr="00625E7D">
        <w:rPr>
          <w:rStyle w:val="Literal"/>
        </w:rPr>
        <w:t>Unpin</w:t>
      </w:r>
      <w:r>
        <w:t xml:space="preserve"> trait. We</w:t>
      </w:r>
      <w:r w:rsidR="000761E7">
        <w:t>’</w:t>
      </w:r>
      <w:r>
        <w:t>ll come</w:t>
      </w:r>
      <w:r w:rsidR="00F8575B">
        <w:t xml:space="preserve"> </w:t>
      </w:r>
      <w:r>
        <w:t xml:space="preserve">back to the </w:t>
      </w:r>
      <w:r w:rsidRPr="00625E7D">
        <w:rPr>
          <w:rStyle w:val="Literal"/>
        </w:rPr>
        <w:t>Unpin</w:t>
      </w:r>
      <w:r>
        <w:t xml:space="preserve"> errors in a moment. First, let’s fix the type errors on the</w:t>
      </w:r>
      <w:r w:rsidR="00F8575B">
        <w:t xml:space="preserve"> </w:t>
      </w:r>
      <w:proofErr w:type="gramStart"/>
      <w:r w:rsidRPr="00625E7D">
        <w:rPr>
          <w:rStyle w:val="Literal"/>
        </w:rPr>
        <w:t>Box::</w:t>
      </w:r>
      <w:proofErr w:type="gramEnd"/>
      <w:r w:rsidRPr="00625E7D">
        <w:rPr>
          <w:rStyle w:val="Literal"/>
        </w:rPr>
        <w:t>new</w:t>
      </w:r>
      <w:r>
        <w:t xml:space="preserve"> calls by explicitly annotating the type of the </w:t>
      </w:r>
      <w:r w:rsidRPr="00625E7D">
        <w:rPr>
          <w:rStyle w:val="Literal"/>
        </w:rPr>
        <w:t>futures</w:t>
      </w:r>
      <w:r>
        <w:t xml:space="preserve"> variable</w:t>
      </w:r>
      <w:r w:rsidR="000761E7">
        <w:t xml:space="preserve"> (see Listing 17-17).</w:t>
      </w:r>
    </w:p>
    <w:p w14:paraId="6F6C4C83" w14:textId="7474E3AE" w:rsidR="007B0A94" w:rsidRDefault="007B0A94" w:rsidP="00F8575B">
      <w:pPr>
        <w:pStyle w:val="CodeLabel"/>
      </w:pPr>
      <w:r>
        <w:t>src/main.rs</w:t>
      </w:r>
    </w:p>
    <w:p w14:paraId="28C01F13" w14:textId="77777777" w:rsidR="007B0A94" w:rsidRDefault="007B0A94" w:rsidP="00F8575B">
      <w:pPr>
        <w:pStyle w:val="Code"/>
      </w:pPr>
      <w:r>
        <w:t>let futures: Vec&lt;Box&lt;dyn Future&lt;Output = ()&gt;&gt;&gt; =</w:t>
      </w:r>
    </w:p>
    <w:p w14:paraId="6D74DB84" w14:textId="77777777" w:rsidR="007B0A94" w:rsidRDefault="007B0A94" w:rsidP="00F8575B">
      <w:pPr>
        <w:pStyle w:val="Code"/>
      </w:pPr>
      <w:r>
        <w:t xml:space="preserve">    </w:t>
      </w:r>
      <w:proofErr w:type="gramStart"/>
      <w:r>
        <w:t>vec![</w:t>
      </w:r>
      <w:proofErr w:type="gramEnd"/>
      <w:r>
        <w:t>Box::new(tx1_fut), Box::new(rx_fut), Box::new(tx_fut)];</w:t>
      </w:r>
    </w:p>
    <w:p w14:paraId="371638F6" w14:textId="77777777" w:rsidR="007B0A94" w:rsidRDefault="007B0A94" w:rsidP="007B0A94">
      <w:pPr>
        <w:pStyle w:val="CodeListingCaption"/>
      </w:pPr>
      <w:r>
        <w:t>Fixing the rest of the type mismatch errors by using an explicit</w:t>
      </w:r>
      <w:r w:rsidR="00F8575B">
        <w:t xml:space="preserve"> </w:t>
      </w:r>
      <w:proofErr w:type="gramStart"/>
      <w:r>
        <w:t>type</w:t>
      </w:r>
      <w:proofErr w:type="gramEnd"/>
      <w:r>
        <w:t xml:space="preserve"> declaration</w:t>
      </w:r>
      <w:r w:rsidR="00F8575B">
        <w:t xml:space="preserve"> </w:t>
      </w:r>
    </w:p>
    <w:p w14:paraId="6A93FF52" w14:textId="5EE261B8" w:rsidR="007B0A94" w:rsidRDefault="000761E7" w:rsidP="00F8575B">
      <w:pPr>
        <w:pStyle w:val="Body"/>
      </w:pPr>
      <w:r>
        <w:t xml:space="preserve">This </w:t>
      </w:r>
      <w:proofErr w:type="gramStart"/>
      <w:r>
        <w:t>type</w:t>
      </w:r>
      <w:proofErr w:type="gramEnd"/>
      <w:r>
        <w:t xml:space="preserve"> declaration</w:t>
      </w:r>
      <w:r w:rsidR="007B0A94">
        <w:t xml:space="preserve"> is a little involved, so let’s walk through it:</w:t>
      </w:r>
    </w:p>
    <w:p w14:paraId="4AB6D158" w14:textId="77777777" w:rsidR="007B0A94" w:rsidRDefault="007B0A94" w:rsidP="0033026F">
      <w:pPr>
        <w:pStyle w:val="ListNumber"/>
      </w:pPr>
      <w:r>
        <w:t>The innermost type is the future itself. We note explicitly that the output of</w:t>
      </w:r>
      <w:r w:rsidR="00F8575B">
        <w:t xml:space="preserve"> </w:t>
      </w:r>
      <w:r>
        <w:t xml:space="preserve">the future is the unit type </w:t>
      </w:r>
      <w:r w:rsidRPr="00625E7D">
        <w:rPr>
          <w:rStyle w:val="Literal"/>
        </w:rPr>
        <w:t>()</w:t>
      </w:r>
      <w:r>
        <w:t xml:space="preserve"> by writing </w:t>
      </w:r>
      <w:r w:rsidRPr="00625E7D">
        <w:rPr>
          <w:rStyle w:val="Literal"/>
        </w:rPr>
        <w:t>Future&lt;Output = ()&gt;</w:t>
      </w:r>
      <w:r>
        <w:t>.</w:t>
      </w:r>
    </w:p>
    <w:p w14:paraId="6289EDAA" w14:textId="77777777" w:rsidR="007B0A94" w:rsidRDefault="007B0A94" w:rsidP="0033026F">
      <w:pPr>
        <w:pStyle w:val="ListNumber"/>
      </w:pPr>
      <w:r>
        <w:t xml:space="preserve">Then we annotate the trait with </w:t>
      </w:r>
      <w:r w:rsidRPr="00625E7D">
        <w:rPr>
          <w:rStyle w:val="Literal"/>
        </w:rPr>
        <w:t>dyn</w:t>
      </w:r>
      <w:r>
        <w:t xml:space="preserve"> to mark it as dynamic.</w:t>
      </w:r>
    </w:p>
    <w:p w14:paraId="606F84A6" w14:textId="77777777" w:rsidR="007B0A94" w:rsidRDefault="007B0A94" w:rsidP="0033026F">
      <w:pPr>
        <w:pStyle w:val="ListNumber"/>
      </w:pPr>
      <w:r>
        <w:t xml:space="preserve">The entire trait reference is wrapped in a </w:t>
      </w:r>
      <w:r w:rsidRPr="00625E7D">
        <w:rPr>
          <w:rStyle w:val="Literal"/>
        </w:rPr>
        <w:t>Box</w:t>
      </w:r>
      <w:r>
        <w:t>.</w:t>
      </w:r>
    </w:p>
    <w:p w14:paraId="3140B1BE" w14:textId="77777777" w:rsidR="007B0A94" w:rsidRDefault="007B0A94" w:rsidP="0033026F">
      <w:pPr>
        <w:pStyle w:val="ListNumber"/>
      </w:pPr>
      <w:r>
        <w:t xml:space="preserve">Finally, we state explicitly that </w:t>
      </w:r>
      <w:r w:rsidRPr="00625E7D">
        <w:rPr>
          <w:rStyle w:val="Literal"/>
        </w:rPr>
        <w:t>futures</w:t>
      </w:r>
      <w:r>
        <w:t xml:space="preserve"> </w:t>
      </w:r>
      <w:proofErr w:type="gramStart"/>
      <w:r>
        <w:t>is</w:t>
      </w:r>
      <w:proofErr w:type="gramEnd"/>
      <w:r>
        <w:t xml:space="preserve"> a </w:t>
      </w:r>
      <w:r w:rsidRPr="00625E7D">
        <w:rPr>
          <w:rStyle w:val="Literal"/>
        </w:rPr>
        <w:t>Vec</w:t>
      </w:r>
      <w:r>
        <w:t xml:space="preserve"> containing these items.</w:t>
      </w:r>
    </w:p>
    <w:p w14:paraId="19EF8CE9" w14:textId="0E06BB24" w:rsidR="007B0A94" w:rsidRDefault="007B0A94" w:rsidP="00F8575B">
      <w:pPr>
        <w:pStyle w:val="Body"/>
      </w:pPr>
      <w:r>
        <w:t xml:space="preserve">That already made a big difference. Now when we run the compiler, we </w:t>
      </w:r>
      <w:r w:rsidR="000761E7">
        <w:t>get only</w:t>
      </w:r>
      <w:r w:rsidR="00F8575B">
        <w:t xml:space="preserve"> </w:t>
      </w:r>
      <w:r>
        <w:t xml:space="preserve">the errors mentioning </w:t>
      </w:r>
      <w:r w:rsidRPr="00625E7D">
        <w:rPr>
          <w:rStyle w:val="Literal"/>
        </w:rPr>
        <w:t>Unpin</w:t>
      </w:r>
      <w:r>
        <w:t xml:space="preserve">. Although there are three of them, </w:t>
      </w:r>
      <w:r w:rsidR="000761E7">
        <w:t>their</w:t>
      </w:r>
      <w:r>
        <w:t xml:space="preserve"> contents</w:t>
      </w:r>
      <w:r w:rsidR="000761E7">
        <w:t xml:space="preserve"> are very similar</w:t>
      </w:r>
      <w:r>
        <w:t>.</w:t>
      </w:r>
    </w:p>
    <w:p w14:paraId="15FD73AE" w14:textId="77777777" w:rsidR="007B0A94" w:rsidRDefault="007B0A94" w:rsidP="00F8575B">
      <w:pPr>
        <w:pStyle w:val="CodeWide"/>
      </w:pPr>
      <w:r>
        <w:t xml:space="preserve">error[E0277]: </w:t>
      </w:r>
      <w:proofErr w:type="gramStart"/>
      <w:r>
        <w:t>`{</w:t>
      </w:r>
      <w:proofErr w:type="gramEnd"/>
      <w:r>
        <w:t>async block@src/main.rs:8:23: 20:10}` cannot be unpinned</w:t>
      </w:r>
    </w:p>
    <w:p w14:paraId="374B940E" w14:textId="77777777" w:rsidR="007B0A94" w:rsidRDefault="007B0A94" w:rsidP="00F8575B">
      <w:pPr>
        <w:pStyle w:val="CodeWide"/>
      </w:pPr>
      <w:r>
        <w:t xml:space="preserve">   --&gt; src/main.rs:46:24</w:t>
      </w:r>
    </w:p>
    <w:p w14:paraId="697BBF9D" w14:textId="77777777" w:rsidR="007B0A94" w:rsidRDefault="007B0A94" w:rsidP="00F8575B">
      <w:pPr>
        <w:pStyle w:val="CodeWide"/>
      </w:pPr>
      <w:r>
        <w:t xml:space="preserve">    |</w:t>
      </w:r>
    </w:p>
    <w:p w14:paraId="4B72E4C4" w14:textId="77777777" w:rsidR="007B0A94" w:rsidRDefault="007B0A94" w:rsidP="00F8575B">
      <w:pPr>
        <w:pStyle w:val="CodeWide"/>
      </w:pPr>
      <w:proofErr w:type="gramStart"/>
      <w:r>
        <w:t>46  |</w:t>
      </w:r>
      <w:proofErr w:type="gramEnd"/>
      <w:r>
        <w:t xml:space="preserve">         trpl::join_all(futures).await;</w:t>
      </w:r>
    </w:p>
    <w:p w14:paraId="11BF2147" w14:textId="77777777" w:rsidR="007B0A94" w:rsidRDefault="007B0A94" w:rsidP="00F8575B">
      <w:pPr>
        <w:pStyle w:val="CodeWide"/>
      </w:pPr>
      <w:r>
        <w:t xml:space="preserve">    |         -------------- ^^^^^^^ the trait `Unpin` is not implemented for </w:t>
      </w:r>
      <w:proofErr w:type="gramStart"/>
      <w:r>
        <w:t>`{</w:t>
      </w:r>
      <w:proofErr w:type="gramEnd"/>
      <w:r>
        <w:t>async block@src/main.rs:8:23: 20:10}`, which is required by `Box&lt;{async block@src/main.rs:8:23: 20:10}&gt;: std::future::Future`</w:t>
      </w:r>
    </w:p>
    <w:p w14:paraId="6C6C4DBF" w14:textId="77777777" w:rsidR="007B0A94" w:rsidRDefault="007B0A94" w:rsidP="00F8575B">
      <w:pPr>
        <w:pStyle w:val="CodeWide"/>
      </w:pPr>
      <w:r>
        <w:t xml:space="preserve">    |         |</w:t>
      </w:r>
    </w:p>
    <w:p w14:paraId="11EF97FE" w14:textId="77777777" w:rsidR="007B0A94" w:rsidRDefault="007B0A94" w:rsidP="00F8575B">
      <w:pPr>
        <w:pStyle w:val="CodeWide"/>
      </w:pPr>
      <w:r>
        <w:t xml:space="preserve">    |         required by a bound introduced by this call</w:t>
      </w:r>
    </w:p>
    <w:p w14:paraId="2FA6ABA3" w14:textId="77777777" w:rsidR="007B0A94" w:rsidRDefault="007B0A94" w:rsidP="00F8575B">
      <w:pPr>
        <w:pStyle w:val="CodeWide"/>
      </w:pPr>
      <w:r>
        <w:t xml:space="preserve">    |</w:t>
      </w:r>
    </w:p>
    <w:p w14:paraId="2813672E" w14:textId="77777777" w:rsidR="007B0A94" w:rsidRDefault="007B0A94" w:rsidP="00F8575B">
      <w:pPr>
        <w:pStyle w:val="CodeWide"/>
      </w:pPr>
      <w:r>
        <w:t xml:space="preserve">    = note: consider using the `</w:t>
      </w:r>
      <w:proofErr w:type="gramStart"/>
      <w:r>
        <w:t>pin!`</w:t>
      </w:r>
      <w:proofErr w:type="gramEnd"/>
      <w:r>
        <w:t xml:space="preserve"> macro</w:t>
      </w:r>
    </w:p>
    <w:p w14:paraId="0B6A16D2" w14:textId="77777777" w:rsidR="007B0A94" w:rsidRDefault="007B0A94" w:rsidP="00F8575B">
      <w:pPr>
        <w:pStyle w:val="CodeWide"/>
      </w:pPr>
      <w:r>
        <w:t xml:space="preserve">            consider using `</w:t>
      </w:r>
      <w:proofErr w:type="gramStart"/>
      <w:r>
        <w:t>Box::</w:t>
      </w:r>
      <w:proofErr w:type="gramEnd"/>
      <w:r>
        <w:t>pin` if you need to access the pinned value outside of the current scope</w:t>
      </w:r>
    </w:p>
    <w:p w14:paraId="7FFA3839" w14:textId="77777777" w:rsidR="007B0A94" w:rsidRDefault="007B0A94" w:rsidP="00F8575B">
      <w:pPr>
        <w:pStyle w:val="CodeWide"/>
      </w:pPr>
      <w:r>
        <w:t xml:space="preserve">    = note: required for `Box</w:t>
      </w:r>
      <w:proofErr w:type="gramStart"/>
      <w:r>
        <w:t>&lt;{</w:t>
      </w:r>
      <w:proofErr w:type="gramEnd"/>
      <w:r>
        <w:t>async block@src/main.rs:8:23: 20:10}&gt;` to implement `std::future::Future`</w:t>
      </w:r>
    </w:p>
    <w:p w14:paraId="3D4BDCEA" w14:textId="77777777" w:rsidR="007B0A94" w:rsidRDefault="007B0A94" w:rsidP="00F8575B">
      <w:pPr>
        <w:pStyle w:val="CodeWide"/>
      </w:pPr>
      <w:r>
        <w:t>note: required by a bound in `join_all`</w:t>
      </w:r>
    </w:p>
    <w:p w14:paraId="2266E0BD" w14:textId="77777777" w:rsidR="007B0A94" w:rsidRDefault="007B0A94" w:rsidP="00F8575B">
      <w:pPr>
        <w:pStyle w:val="CodeWide"/>
      </w:pPr>
      <w:r>
        <w:t xml:space="preserve">   --&gt; ~</w:t>
      </w:r>
      <w:proofErr w:type="gramStart"/>
      <w:r>
        <w:t>/.cargo/registry/src/index.crates.io-6f17d22bba15001f/futures-util-0.3.30/src/future/join_all.rs:105</w:t>
      </w:r>
      <w:proofErr w:type="gramEnd"/>
      <w:r>
        <w:t>:14</w:t>
      </w:r>
    </w:p>
    <w:p w14:paraId="5FC8836E" w14:textId="77777777" w:rsidR="007B0A94" w:rsidRDefault="007B0A94" w:rsidP="00F8575B">
      <w:pPr>
        <w:pStyle w:val="CodeWide"/>
      </w:pPr>
      <w:r>
        <w:t xml:space="preserve">    |</w:t>
      </w:r>
    </w:p>
    <w:p w14:paraId="2A670BD2" w14:textId="77777777" w:rsidR="007B0A94" w:rsidRDefault="007B0A94" w:rsidP="00F8575B">
      <w:pPr>
        <w:pStyle w:val="CodeWide"/>
      </w:pPr>
      <w:r>
        <w:t>102 | pub fn join_all&lt;I</w:t>
      </w:r>
      <w:proofErr w:type="gramStart"/>
      <w:r>
        <w:t>&gt;(</w:t>
      </w:r>
      <w:proofErr w:type="gramEnd"/>
      <w:r>
        <w:t>iter: I) -&gt; JoinAll&lt;I::Item&gt;</w:t>
      </w:r>
    </w:p>
    <w:p w14:paraId="4E3D509A" w14:textId="77777777" w:rsidR="007B0A94" w:rsidRDefault="007B0A94" w:rsidP="00F8575B">
      <w:pPr>
        <w:pStyle w:val="CodeWide"/>
      </w:pPr>
      <w:r>
        <w:t xml:space="preserve">    |        -------- required by a bound in this function</w:t>
      </w:r>
    </w:p>
    <w:p w14:paraId="214A1191" w14:textId="77777777" w:rsidR="007B0A94" w:rsidRDefault="007B0A94" w:rsidP="00F8575B">
      <w:pPr>
        <w:pStyle w:val="CodeWide"/>
      </w:pPr>
      <w:r>
        <w:t>...</w:t>
      </w:r>
    </w:p>
    <w:p w14:paraId="3190B78D" w14:textId="77777777" w:rsidR="007B0A94" w:rsidRDefault="007B0A94" w:rsidP="00F8575B">
      <w:pPr>
        <w:pStyle w:val="CodeWide"/>
      </w:pPr>
      <w:r>
        <w:lastRenderedPageBreak/>
        <w:t xml:space="preserve">105 |     </w:t>
      </w:r>
      <w:proofErr w:type="gramStart"/>
      <w:r>
        <w:t>I::</w:t>
      </w:r>
      <w:proofErr w:type="gramEnd"/>
      <w:r>
        <w:t>Item: Future,</w:t>
      </w:r>
    </w:p>
    <w:p w14:paraId="17DE67D4" w14:textId="77777777" w:rsidR="007B0A94" w:rsidRDefault="007B0A94" w:rsidP="00F8575B">
      <w:pPr>
        <w:pStyle w:val="CodeWide"/>
      </w:pPr>
      <w:r>
        <w:t xml:space="preserve">    |              ^^^^^^ required by this bound in `join_all`</w:t>
      </w:r>
    </w:p>
    <w:p w14:paraId="4A41EE0E" w14:textId="77777777" w:rsidR="007B0A94" w:rsidRDefault="007B0A94" w:rsidP="00F8575B">
      <w:pPr>
        <w:pStyle w:val="CodeWide"/>
      </w:pPr>
    </w:p>
    <w:p w14:paraId="5E567835" w14:textId="77777777" w:rsidR="007B0A94" w:rsidRDefault="007B0A94" w:rsidP="00F8575B">
      <w:pPr>
        <w:pStyle w:val="CodeWide"/>
      </w:pPr>
      <w:r>
        <w:t xml:space="preserve">error[E0277]: </w:t>
      </w:r>
      <w:proofErr w:type="gramStart"/>
      <w:r>
        <w:t>`{</w:t>
      </w:r>
      <w:proofErr w:type="gramEnd"/>
      <w:r>
        <w:t>async block@src/main.rs:8:23: 20:10}` cannot be unpinned</w:t>
      </w:r>
    </w:p>
    <w:p w14:paraId="364E8363" w14:textId="77777777" w:rsidR="007B0A94" w:rsidRDefault="007B0A94" w:rsidP="00F8575B">
      <w:pPr>
        <w:pStyle w:val="CodeWide"/>
      </w:pPr>
      <w:r>
        <w:t xml:space="preserve">  --&gt; src/main.rs:46:9</w:t>
      </w:r>
    </w:p>
    <w:p w14:paraId="7D1349A6" w14:textId="77777777" w:rsidR="007B0A94" w:rsidRDefault="007B0A94" w:rsidP="00F8575B">
      <w:pPr>
        <w:pStyle w:val="CodeWide"/>
      </w:pPr>
      <w:r>
        <w:t xml:space="preserve">   |</w:t>
      </w:r>
    </w:p>
    <w:p w14:paraId="67FD5997" w14:textId="77777777" w:rsidR="007B0A94" w:rsidRDefault="007B0A94" w:rsidP="00F8575B">
      <w:pPr>
        <w:pStyle w:val="CodeWide"/>
      </w:pPr>
      <w:r>
        <w:t xml:space="preserve">46 |         </w:t>
      </w:r>
      <w:proofErr w:type="gramStart"/>
      <w:r>
        <w:t>trpl::</w:t>
      </w:r>
      <w:proofErr w:type="gramEnd"/>
      <w:r>
        <w:t>join_all(futures).await;</w:t>
      </w:r>
    </w:p>
    <w:p w14:paraId="7D62F275" w14:textId="77777777" w:rsidR="007B0A94" w:rsidRDefault="007B0A94" w:rsidP="00F8575B">
      <w:pPr>
        <w:pStyle w:val="CodeWide"/>
      </w:pPr>
      <w:r>
        <w:t xml:space="preserve">   |         ^^^^^^^^^^^^^^^^^^^^^^^ the trait `Unpin` is not implemented for </w:t>
      </w:r>
      <w:proofErr w:type="gramStart"/>
      <w:r>
        <w:t>`{</w:t>
      </w:r>
      <w:proofErr w:type="gramEnd"/>
      <w:r>
        <w:t>async block@src/main.rs:8:23: 20:10}`, which is required by `Box&lt;{async block@src/main.rs:8:23: 20:10}&gt;: std::future::Future`</w:t>
      </w:r>
    </w:p>
    <w:p w14:paraId="57FC7554" w14:textId="77777777" w:rsidR="007B0A94" w:rsidRDefault="007B0A94" w:rsidP="00F8575B">
      <w:pPr>
        <w:pStyle w:val="CodeWide"/>
      </w:pPr>
      <w:r>
        <w:t xml:space="preserve">   |</w:t>
      </w:r>
    </w:p>
    <w:p w14:paraId="0B2DF6E7" w14:textId="77777777" w:rsidR="007B0A94" w:rsidRDefault="007B0A94" w:rsidP="00F8575B">
      <w:pPr>
        <w:pStyle w:val="CodeWide"/>
      </w:pPr>
      <w:r>
        <w:t xml:space="preserve">   = note: consider using the `</w:t>
      </w:r>
      <w:proofErr w:type="gramStart"/>
      <w:r>
        <w:t>pin!`</w:t>
      </w:r>
      <w:proofErr w:type="gramEnd"/>
      <w:r>
        <w:t xml:space="preserve"> macro</w:t>
      </w:r>
    </w:p>
    <w:p w14:paraId="7D65B828" w14:textId="77777777" w:rsidR="007B0A94" w:rsidRDefault="007B0A94" w:rsidP="00F8575B">
      <w:pPr>
        <w:pStyle w:val="CodeWide"/>
      </w:pPr>
      <w:r>
        <w:t xml:space="preserve">           consider using `</w:t>
      </w:r>
      <w:proofErr w:type="gramStart"/>
      <w:r>
        <w:t>Box::</w:t>
      </w:r>
      <w:proofErr w:type="gramEnd"/>
      <w:r>
        <w:t>pin` if you need to access the pinned value outside of the current scope</w:t>
      </w:r>
    </w:p>
    <w:p w14:paraId="4256D83B" w14:textId="77777777" w:rsidR="007B0A94" w:rsidRDefault="007B0A94" w:rsidP="00F8575B">
      <w:pPr>
        <w:pStyle w:val="CodeWide"/>
      </w:pPr>
      <w:r>
        <w:t xml:space="preserve">   = note: required for `Box</w:t>
      </w:r>
      <w:proofErr w:type="gramStart"/>
      <w:r>
        <w:t>&lt;{</w:t>
      </w:r>
      <w:proofErr w:type="gramEnd"/>
      <w:r>
        <w:t>async block@src/main.rs:8:23: 20:10}&gt;` to implement `std::future::Future`</w:t>
      </w:r>
    </w:p>
    <w:p w14:paraId="18B23976" w14:textId="77777777" w:rsidR="007B0A94" w:rsidRDefault="007B0A94" w:rsidP="00F8575B">
      <w:pPr>
        <w:pStyle w:val="CodeWide"/>
      </w:pPr>
      <w:r>
        <w:t>note: required by a bound in `JoinAll`</w:t>
      </w:r>
    </w:p>
    <w:p w14:paraId="0853182C" w14:textId="77777777" w:rsidR="007B0A94" w:rsidRDefault="007B0A94" w:rsidP="00F8575B">
      <w:pPr>
        <w:pStyle w:val="CodeWide"/>
      </w:pPr>
      <w:r>
        <w:t xml:space="preserve">  --&gt; ~</w:t>
      </w:r>
      <w:proofErr w:type="gramStart"/>
      <w:r>
        <w:t>/.cargo/registry/src/index.crates.io-6f17d22bba15001f/futures-util-0.3.30/src/future/join_all.rs:29</w:t>
      </w:r>
      <w:proofErr w:type="gramEnd"/>
      <w:r>
        <w:t>:8</w:t>
      </w:r>
    </w:p>
    <w:p w14:paraId="76D2FB37" w14:textId="77777777" w:rsidR="007B0A94" w:rsidRDefault="007B0A94" w:rsidP="00F8575B">
      <w:pPr>
        <w:pStyle w:val="CodeWide"/>
      </w:pPr>
      <w:r>
        <w:t xml:space="preserve">   |</w:t>
      </w:r>
    </w:p>
    <w:p w14:paraId="16FC65C5" w14:textId="77777777" w:rsidR="007B0A94" w:rsidRDefault="007B0A94" w:rsidP="00F8575B">
      <w:pPr>
        <w:pStyle w:val="CodeWide"/>
      </w:pPr>
      <w:r>
        <w:t>27 | pub struct JoinAll&lt;F&gt;</w:t>
      </w:r>
    </w:p>
    <w:p w14:paraId="6BD8E28C" w14:textId="77777777" w:rsidR="007B0A94" w:rsidRDefault="007B0A94" w:rsidP="00F8575B">
      <w:pPr>
        <w:pStyle w:val="CodeWide"/>
      </w:pPr>
      <w:r>
        <w:t xml:space="preserve">   |            ------- required by a bound in this struct</w:t>
      </w:r>
    </w:p>
    <w:p w14:paraId="7A780699" w14:textId="77777777" w:rsidR="007B0A94" w:rsidRDefault="007B0A94" w:rsidP="00F8575B">
      <w:pPr>
        <w:pStyle w:val="CodeWide"/>
      </w:pPr>
      <w:r>
        <w:t>28 | where</w:t>
      </w:r>
    </w:p>
    <w:p w14:paraId="69A21171" w14:textId="77777777" w:rsidR="007B0A94" w:rsidRDefault="007B0A94" w:rsidP="00F8575B">
      <w:pPr>
        <w:pStyle w:val="CodeWide"/>
      </w:pPr>
      <w:r>
        <w:t>29 |     F: Future,</w:t>
      </w:r>
    </w:p>
    <w:p w14:paraId="0984119E" w14:textId="77777777" w:rsidR="007B0A94" w:rsidRDefault="007B0A94" w:rsidP="00F8575B">
      <w:pPr>
        <w:pStyle w:val="CodeWide"/>
      </w:pPr>
      <w:r>
        <w:t xml:space="preserve">   |        ^^^^^^ required by this bound in `JoinAll`</w:t>
      </w:r>
    </w:p>
    <w:p w14:paraId="2AA48DA7" w14:textId="77777777" w:rsidR="007B0A94" w:rsidRDefault="007B0A94" w:rsidP="00F8575B">
      <w:pPr>
        <w:pStyle w:val="CodeWide"/>
      </w:pPr>
    </w:p>
    <w:p w14:paraId="05DAFC70" w14:textId="77777777" w:rsidR="007B0A94" w:rsidRDefault="007B0A94" w:rsidP="00F8575B">
      <w:pPr>
        <w:pStyle w:val="CodeWide"/>
      </w:pPr>
      <w:r>
        <w:t xml:space="preserve">error[E0277]: </w:t>
      </w:r>
      <w:proofErr w:type="gramStart"/>
      <w:r>
        <w:t>`{</w:t>
      </w:r>
      <w:proofErr w:type="gramEnd"/>
      <w:r>
        <w:t>async block@src/main.rs:8:23: 20:10}` cannot be unpinned</w:t>
      </w:r>
    </w:p>
    <w:p w14:paraId="3D131414" w14:textId="77777777" w:rsidR="007B0A94" w:rsidRDefault="007B0A94" w:rsidP="00F8575B">
      <w:pPr>
        <w:pStyle w:val="CodeWide"/>
      </w:pPr>
      <w:r>
        <w:t xml:space="preserve">  --&gt; src/main.rs:46:33</w:t>
      </w:r>
    </w:p>
    <w:p w14:paraId="1FF6105E" w14:textId="77777777" w:rsidR="007B0A94" w:rsidRDefault="007B0A94" w:rsidP="00F8575B">
      <w:pPr>
        <w:pStyle w:val="CodeWide"/>
      </w:pPr>
      <w:r>
        <w:t xml:space="preserve">   |</w:t>
      </w:r>
    </w:p>
    <w:p w14:paraId="3DDEBC77" w14:textId="77777777" w:rsidR="007B0A94" w:rsidRDefault="007B0A94" w:rsidP="00F8575B">
      <w:pPr>
        <w:pStyle w:val="CodeWide"/>
      </w:pPr>
      <w:r>
        <w:t xml:space="preserve">46 |         </w:t>
      </w:r>
      <w:proofErr w:type="gramStart"/>
      <w:r>
        <w:t>trpl::</w:t>
      </w:r>
      <w:proofErr w:type="gramEnd"/>
      <w:r>
        <w:t>join_all(futures).await;</w:t>
      </w:r>
    </w:p>
    <w:p w14:paraId="24F104AA" w14:textId="77777777" w:rsidR="007B0A94" w:rsidRDefault="007B0A94" w:rsidP="00F8575B">
      <w:pPr>
        <w:pStyle w:val="CodeWide"/>
      </w:pPr>
      <w:r>
        <w:t xml:space="preserve">   |                                 ^^^^^ the trait `Unpin` is not implemented for </w:t>
      </w:r>
      <w:proofErr w:type="gramStart"/>
      <w:r>
        <w:t>`{</w:t>
      </w:r>
      <w:proofErr w:type="gramEnd"/>
      <w:r>
        <w:t>async block@src/main.rs:8:23: 20:10}`, which is required by `Box&lt;{async block@src/main.rs:8:23: 20:10}&gt;: std::future::Future`</w:t>
      </w:r>
    </w:p>
    <w:p w14:paraId="4D4CA2A8" w14:textId="77777777" w:rsidR="007B0A94" w:rsidRDefault="007B0A94" w:rsidP="00F8575B">
      <w:pPr>
        <w:pStyle w:val="CodeWide"/>
      </w:pPr>
      <w:r>
        <w:t xml:space="preserve">   |</w:t>
      </w:r>
    </w:p>
    <w:p w14:paraId="1008EA04" w14:textId="77777777" w:rsidR="007B0A94" w:rsidRDefault="007B0A94" w:rsidP="00F8575B">
      <w:pPr>
        <w:pStyle w:val="CodeWide"/>
      </w:pPr>
      <w:r>
        <w:t xml:space="preserve">   = note: consider using the `</w:t>
      </w:r>
      <w:proofErr w:type="gramStart"/>
      <w:r>
        <w:t>pin!`</w:t>
      </w:r>
      <w:proofErr w:type="gramEnd"/>
      <w:r>
        <w:t xml:space="preserve"> macro</w:t>
      </w:r>
    </w:p>
    <w:p w14:paraId="41064CE8" w14:textId="77777777" w:rsidR="007B0A94" w:rsidRDefault="007B0A94" w:rsidP="00F8575B">
      <w:pPr>
        <w:pStyle w:val="CodeWide"/>
      </w:pPr>
      <w:r>
        <w:t xml:space="preserve">           consider using `</w:t>
      </w:r>
      <w:proofErr w:type="gramStart"/>
      <w:r>
        <w:t>Box::</w:t>
      </w:r>
      <w:proofErr w:type="gramEnd"/>
      <w:r>
        <w:t>pin` if you need to access the pinned value outside of the current scope</w:t>
      </w:r>
    </w:p>
    <w:p w14:paraId="29C135A0" w14:textId="77777777" w:rsidR="007B0A94" w:rsidRDefault="007B0A94" w:rsidP="00F8575B">
      <w:pPr>
        <w:pStyle w:val="CodeWide"/>
      </w:pPr>
      <w:r>
        <w:t xml:space="preserve">   = note: required for `Box</w:t>
      </w:r>
      <w:proofErr w:type="gramStart"/>
      <w:r>
        <w:t>&lt;{</w:t>
      </w:r>
      <w:proofErr w:type="gramEnd"/>
      <w:r>
        <w:t>async block@src/main.rs:8:23: 20:10}&gt;` to implement `std::future::Future`</w:t>
      </w:r>
    </w:p>
    <w:p w14:paraId="743310B1" w14:textId="77777777" w:rsidR="007B0A94" w:rsidRDefault="007B0A94" w:rsidP="00F8575B">
      <w:pPr>
        <w:pStyle w:val="CodeWide"/>
      </w:pPr>
      <w:r>
        <w:t>note: required by a bound in `JoinAll`</w:t>
      </w:r>
    </w:p>
    <w:p w14:paraId="661440C6" w14:textId="77777777" w:rsidR="007B0A94" w:rsidRDefault="007B0A94" w:rsidP="00F8575B">
      <w:pPr>
        <w:pStyle w:val="CodeWide"/>
      </w:pPr>
      <w:r>
        <w:t xml:space="preserve">  --&gt; ~</w:t>
      </w:r>
      <w:proofErr w:type="gramStart"/>
      <w:r>
        <w:t>/.cargo/registry/src/index.crates.io-6f17d22bba15001f/futures-util-0.3.30/src/future/join_all.rs:29</w:t>
      </w:r>
      <w:proofErr w:type="gramEnd"/>
      <w:r>
        <w:t>:8</w:t>
      </w:r>
    </w:p>
    <w:p w14:paraId="3205CA1E" w14:textId="77777777" w:rsidR="007B0A94" w:rsidRDefault="007B0A94" w:rsidP="00F8575B">
      <w:pPr>
        <w:pStyle w:val="CodeWide"/>
      </w:pPr>
      <w:r>
        <w:t xml:space="preserve">   |</w:t>
      </w:r>
    </w:p>
    <w:p w14:paraId="2327A0BD" w14:textId="77777777" w:rsidR="007B0A94" w:rsidRDefault="007B0A94" w:rsidP="00F8575B">
      <w:pPr>
        <w:pStyle w:val="CodeWide"/>
      </w:pPr>
      <w:r>
        <w:t>27 | pub struct JoinAll&lt;F&gt;</w:t>
      </w:r>
    </w:p>
    <w:p w14:paraId="424E4335" w14:textId="77777777" w:rsidR="007B0A94" w:rsidRDefault="007B0A94" w:rsidP="00F8575B">
      <w:pPr>
        <w:pStyle w:val="CodeWide"/>
      </w:pPr>
      <w:r>
        <w:t xml:space="preserve">   |            ------- required by a bound in this struct</w:t>
      </w:r>
    </w:p>
    <w:p w14:paraId="4F752C35" w14:textId="77777777" w:rsidR="007B0A94" w:rsidRDefault="007B0A94" w:rsidP="00F8575B">
      <w:pPr>
        <w:pStyle w:val="CodeWide"/>
      </w:pPr>
      <w:r>
        <w:t>28 | where</w:t>
      </w:r>
    </w:p>
    <w:p w14:paraId="5D2DD2EE" w14:textId="77777777" w:rsidR="007B0A94" w:rsidRDefault="007B0A94" w:rsidP="00F8575B">
      <w:pPr>
        <w:pStyle w:val="CodeWide"/>
      </w:pPr>
      <w:r>
        <w:t>29 |     F: Future,</w:t>
      </w:r>
    </w:p>
    <w:p w14:paraId="4201E0F5" w14:textId="77777777" w:rsidR="007B0A94" w:rsidRDefault="007B0A94" w:rsidP="00F8575B">
      <w:pPr>
        <w:pStyle w:val="CodeWide"/>
      </w:pPr>
      <w:r>
        <w:t xml:space="preserve">   |        ^^^^^^ required by this bound in `JoinAll`</w:t>
      </w:r>
    </w:p>
    <w:p w14:paraId="5D1FF171" w14:textId="77777777" w:rsidR="007B0A94" w:rsidRDefault="007B0A94" w:rsidP="00F8575B">
      <w:pPr>
        <w:pStyle w:val="CodeWide"/>
      </w:pPr>
    </w:p>
    <w:p w14:paraId="2D7E5F1C" w14:textId="77777777" w:rsidR="007B0A94" w:rsidRDefault="007B0A94" w:rsidP="00F8575B">
      <w:pPr>
        <w:pStyle w:val="CodeWide"/>
      </w:pPr>
      <w:r>
        <w:t>Some errors have detailed explanations: E0277, E0308.</w:t>
      </w:r>
    </w:p>
    <w:p w14:paraId="64136D97" w14:textId="77777777" w:rsidR="007B0A94" w:rsidRDefault="007B0A94" w:rsidP="00F8575B">
      <w:pPr>
        <w:pStyle w:val="CodeWide"/>
      </w:pPr>
      <w:r>
        <w:t>For more information about an error, try `rustc --explain E0277`.</w:t>
      </w:r>
    </w:p>
    <w:p w14:paraId="58603171" w14:textId="79F6ADD2" w:rsidR="007B0A94" w:rsidRDefault="007B0A94" w:rsidP="00F8575B">
      <w:pPr>
        <w:pStyle w:val="Body"/>
      </w:pPr>
      <w:r>
        <w:t xml:space="preserve">That is a </w:t>
      </w:r>
      <w:r w:rsidRPr="00625E7D">
        <w:rPr>
          <w:rStyle w:val="Italic"/>
        </w:rPr>
        <w:t>lot</w:t>
      </w:r>
      <w:r>
        <w:t xml:space="preserve"> to digest, so let’s pull it apart. The first part of the message</w:t>
      </w:r>
      <w:r w:rsidR="00F8575B">
        <w:t xml:space="preserve"> </w:t>
      </w:r>
      <w:r>
        <w:t>tell us that the first async block (</w:t>
      </w:r>
      <w:r w:rsidRPr="00625E7D">
        <w:rPr>
          <w:rStyle w:val="Literal"/>
        </w:rPr>
        <w:t>src/main.rs:8:23: 20:10</w:t>
      </w:r>
      <w:r>
        <w:t>) does not</w:t>
      </w:r>
      <w:r w:rsidR="00F8575B">
        <w:t xml:space="preserve"> </w:t>
      </w:r>
      <w:r>
        <w:t xml:space="preserve">implement the </w:t>
      </w:r>
      <w:r w:rsidRPr="00625E7D">
        <w:rPr>
          <w:rStyle w:val="Literal"/>
        </w:rPr>
        <w:t>Unpin</w:t>
      </w:r>
      <w:r>
        <w:t xml:space="preserve"> trait and suggests using </w:t>
      </w:r>
      <w:r w:rsidRPr="00625E7D">
        <w:rPr>
          <w:rStyle w:val="Literal"/>
        </w:rPr>
        <w:t>pin!</w:t>
      </w:r>
      <w:r>
        <w:t xml:space="preserve"> or </w:t>
      </w:r>
      <w:proofErr w:type="gramStart"/>
      <w:r w:rsidRPr="00625E7D">
        <w:rPr>
          <w:rStyle w:val="Literal"/>
        </w:rPr>
        <w:t>Box::</w:t>
      </w:r>
      <w:proofErr w:type="gramEnd"/>
      <w:r w:rsidRPr="00625E7D">
        <w:rPr>
          <w:rStyle w:val="Literal"/>
        </w:rPr>
        <w:t>pin</w:t>
      </w:r>
      <w:r>
        <w:t xml:space="preserve"> to resolve</w:t>
      </w:r>
      <w:r w:rsidR="00F8575B">
        <w:t xml:space="preserve"> </w:t>
      </w:r>
      <w:r>
        <w:t xml:space="preserve">it. Later in the chapter, we’ll dig into a few more details about </w:t>
      </w:r>
      <w:r w:rsidRPr="00625E7D">
        <w:rPr>
          <w:rStyle w:val="Literal"/>
        </w:rPr>
        <w:t>Pin</w:t>
      </w:r>
      <w:r>
        <w:t xml:space="preserve"> and</w:t>
      </w:r>
      <w:r w:rsidR="00F8575B">
        <w:t xml:space="preserve"> </w:t>
      </w:r>
      <w:r w:rsidRPr="00625E7D">
        <w:rPr>
          <w:rStyle w:val="Literal"/>
        </w:rPr>
        <w:t>Unpin</w:t>
      </w:r>
      <w:r>
        <w:t>. For the moment, though, we can just follow the compiler’s advice to get</w:t>
      </w:r>
      <w:r w:rsidR="00F8575B">
        <w:t xml:space="preserve"> </w:t>
      </w:r>
      <w:r>
        <w:t>unstuck</w:t>
      </w:r>
      <w:r w:rsidR="009436E2">
        <w:t xml:space="preserve">. </w:t>
      </w:r>
      <w:r>
        <w:t xml:space="preserve">In Listing 17-18, we start by updating the </w:t>
      </w:r>
      <w:proofErr w:type="gramStart"/>
      <w:r>
        <w:t>type</w:t>
      </w:r>
      <w:proofErr w:type="gramEnd"/>
      <w:r>
        <w:t xml:space="preserve"> annotation for</w:t>
      </w:r>
      <w:r w:rsidR="00F8575B">
        <w:t xml:space="preserve"> </w:t>
      </w:r>
      <w:r w:rsidRPr="00625E7D">
        <w:rPr>
          <w:rStyle w:val="Literal"/>
        </w:rPr>
        <w:t>futures</w:t>
      </w:r>
      <w:r>
        <w:t xml:space="preserve">, with a </w:t>
      </w:r>
      <w:r w:rsidRPr="00625E7D">
        <w:rPr>
          <w:rStyle w:val="Literal"/>
        </w:rPr>
        <w:t>Pin</w:t>
      </w:r>
      <w:r>
        <w:t xml:space="preserve"> wrapping each </w:t>
      </w:r>
      <w:r w:rsidRPr="00625E7D">
        <w:rPr>
          <w:rStyle w:val="Literal"/>
        </w:rPr>
        <w:t>Box</w:t>
      </w:r>
      <w:r>
        <w:t xml:space="preserve">. Second, we use </w:t>
      </w:r>
      <w:proofErr w:type="gramStart"/>
      <w:r w:rsidRPr="00625E7D">
        <w:rPr>
          <w:rStyle w:val="Literal"/>
        </w:rPr>
        <w:t>Box::</w:t>
      </w:r>
      <w:proofErr w:type="gramEnd"/>
      <w:r w:rsidRPr="00625E7D">
        <w:rPr>
          <w:rStyle w:val="Literal"/>
        </w:rPr>
        <w:t>pin</w:t>
      </w:r>
      <w:r>
        <w:t xml:space="preserve"> to pin</w:t>
      </w:r>
      <w:r w:rsidR="00F8575B">
        <w:t xml:space="preserve"> </w:t>
      </w:r>
      <w:r>
        <w:t>the futures themselves.</w:t>
      </w:r>
    </w:p>
    <w:p w14:paraId="7D5591FD" w14:textId="31696A22" w:rsidR="007B0A94" w:rsidRDefault="007B0A94" w:rsidP="00F8575B">
      <w:pPr>
        <w:pStyle w:val="CodeLabel"/>
      </w:pPr>
      <w:r>
        <w:t>src/main.rs</w:t>
      </w:r>
    </w:p>
    <w:p w14:paraId="56CEA439" w14:textId="77777777" w:rsidR="007B0A94" w:rsidRDefault="007B0A94" w:rsidP="00F8575B">
      <w:pPr>
        <w:pStyle w:val="Code"/>
      </w:pPr>
      <w:r>
        <w:t>let futures: Vec&lt;Pin&lt;Box&lt;dyn Future&lt;Output = ()&gt;&gt;&gt;&gt; =</w:t>
      </w:r>
    </w:p>
    <w:p w14:paraId="507F0E93" w14:textId="77777777" w:rsidR="007B0A94" w:rsidRDefault="007B0A94" w:rsidP="00F8575B">
      <w:pPr>
        <w:pStyle w:val="Code"/>
      </w:pPr>
      <w:r>
        <w:t xml:space="preserve">    </w:t>
      </w:r>
      <w:proofErr w:type="gramStart"/>
      <w:r>
        <w:t>vec![</w:t>
      </w:r>
      <w:proofErr w:type="gramEnd"/>
      <w:r>
        <w:t>Box::pin(tx1_fut), Box::pin(rx_fut), Box::pin(tx_fut)];</w:t>
      </w:r>
    </w:p>
    <w:p w14:paraId="355EFE83" w14:textId="77777777" w:rsidR="007B0A94" w:rsidRDefault="007B0A94" w:rsidP="007B0A94">
      <w:pPr>
        <w:pStyle w:val="CodeListingCaption"/>
      </w:pPr>
      <w:r>
        <w:t xml:space="preserve">Using </w:t>
      </w:r>
      <w:r w:rsidRPr="00082753">
        <w:rPr>
          <w:rStyle w:val="Literal"/>
        </w:rPr>
        <w:t>Pin</w:t>
      </w:r>
      <w:r>
        <w:t xml:space="preserve"> and </w:t>
      </w:r>
      <w:proofErr w:type="gramStart"/>
      <w:r w:rsidRPr="00082753">
        <w:rPr>
          <w:rStyle w:val="Literal"/>
        </w:rPr>
        <w:t>Box::</w:t>
      </w:r>
      <w:proofErr w:type="gramEnd"/>
      <w:r w:rsidRPr="00082753">
        <w:rPr>
          <w:rStyle w:val="Literal"/>
        </w:rPr>
        <w:t>pin</w:t>
      </w:r>
      <w:r>
        <w:t xml:space="preserve"> to make the </w:t>
      </w:r>
      <w:r w:rsidRPr="00082753">
        <w:rPr>
          <w:rStyle w:val="Literal"/>
        </w:rPr>
        <w:t>Vec</w:t>
      </w:r>
      <w:r>
        <w:t xml:space="preserve"> type check</w:t>
      </w:r>
    </w:p>
    <w:p w14:paraId="1856AAA7" w14:textId="77777777" w:rsidR="007B0A94" w:rsidRDefault="007B0A94" w:rsidP="00F8575B">
      <w:pPr>
        <w:pStyle w:val="Body"/>
      </w:pPr>
      <w:r>
        <w:t>If we compile and run this, we finally get the output we hoped for:</w:t>
      </w:r>
    </w:p>
    <w:p w14:paraId="4FDD91F2" w14:textId="77777777" w:rsidR="007B0A94" w:rsidRDefault="007B0A94" w:rsidP="00F8575B">
      <w:pPr>
        <w:pStyle w:val="Code"/>
      </w:pPr>
      <w:r>
        <w:t>received 'hi'</w:t>
      </w:r>
    </w:p>
    <w:p w14:paraId="0234E37C" w14:textId="77777777" w:rsidR="007B0A94" w:rsidRDefault="007B0A94" w:rsidP="00F8575B">
      <w:pPr>
        <w:pStyle w:val="Code"/>
      </w:pPr>
      <w:r>
        <w:t>received 'more'</w:t>
      </w:r>
    </w:p>
    <w:p w14:paraId="4207B51C" w14:textId="77777777" w:rsidR="007B0A94" w:rsidRDefault="007B0A94" w:rsidP="00F8575B">
      <w:pPr>
        <w:pStyle w:val="Code"/>
      </w:pPr>
      <w:r>
        <w:lastRenderedPageBreak/>
        <w:t>received 'from'</w:t>
      </w:r>
    </w:p>
    <w:p w14:paraId="3CBBBB55" w14:textId="77777777" w:rsidR="007B0A94" w:rsidRDefault="007B0A94" w:rsidP="00F8575B">
      <w:pPr>
        <w:pStyle w:val="Code"/>
      </w:pPr>
      <w:r>
        <w:t>received 'messages'</w:t>
      </w:r>
    </w:p>
    <w:p w14:paraId="090E734A" w14:textId="77777777" w:rsidR="007B0A94" w:rsidRDefault="007B0A94" w:rsidP="00F8575B">
      <w:pPr>
        <w:pStyle w:val="Code"/>
      </w:pPr>
      <w:r>
        <w:t>received 'the'</w:t>
      </w:r>
    </w:p>
    <w:p w14:paraId="0A699555" w14:textId="77777777" w:rsidR="007B0A94" w:rsidRDefault="007B0A94" w:rsidP="00F8575B">
      <w:pPr>
        <w:pStyle w:val="Code"/>
      </w:pPr>
      <w:r>
        <w:t>received 'for'</w:t>
      </w:r>
    </w:p>
    <w:p w14:paraId="0F92A13E" w14:textId="77777777" w:rsidR="007B0A94" w:rsidRDefault="007B0A94" w:rsidP="00F8575B">
      <w:pPr>
        <w:pStyle w:val="Code"/>
      </w:pPr>
      <w:r>
        <w:t>received 'future'</w:t>
      </w:r>
    </w:p>
    <w:p w14:paraId="07408651" w14:textId="77777777" w:rsidR="007B0A94" w:rsidRDefault="007B0A94" w:rsidP="00F8575B">
      <w:pPr>
        <w:pStyle w:val="Code"/>
      </w:pPr>
      <w:r>
        <w:t>received 'you'</w:t>
      </w:r>
    </w:p>
    <w:p w14:paraId="516D8D25" w14:textId="77777777" w:rsidR="007B0A94" w:rsidRDefault="007B0A94" w:rsidP="00F8575B">
      <w:pPr>
        <w:pStyle w:val="Body"/>
      </w:pPr>
      <w:r>
        <w:t>Phew!</w:t>
      </w:r>
    </w:p>
    <w:p w14:paraId="72CC955C" w14:textId="1E71C2C1" w:rsidR="007B0A94" w:rsidRDefault="007B0A94" w:rsidP="00F8575B">
      <w:pPr>
        <w:pStyle w:val="Body"/>
      </w:pPr>
      <w:r>
        <w:t xml:space="preserve">There’s a bit more </w:t>
      </w:r>
      <w:r w:rsidR="009436E2">
        <w:t>to</w:t>
      </w:r>
      <w:r>
        <w:t xml:space="preserve"> explore here. For one thing, using </w:t>
      </w:r>
      <w:r w:rsidRPr="00082753">
        <w:rPr>
          <w:rStyle w:val="Literal"/>
        </w:rPr>
        <w:t>Pin&lt;Box&lt;T&gt;&gt;</w:t>
      </w:r>
      <w:r w:rsidR="00F8575B">
        <w:t xml:space="preserve"> </w:t>
      </w:r>
      <w:r w:rsidR="009436E2">
        <w:t>adds</w:t>
      </w:r>
      <w:r>
        <w:t xml:space="preserve"> a small amount of overhead from putting these futures on the</w:t>
      </w:r>
      <w:r w:rsidR="00F8575B">
        <w:t xml:space="preserve"> </w:t>
      </w:r>
      <w:r>
        <w:t xml:space="preserve">heap with </w:t>
      </w:r>
      <w:r w:rsidRPr="00082753">
        <w:rPr>
          <w:rStyle w:val="Literal"/>
        </w:rPr>
        <w:t>Box</w:t>
      </w:r>
      <w:r>
        <w:t>—and we’re only doing that to get the types to line up. We don’t</w:t>
      </w:r>
      <w:r w:rsidR="00F8575B">
        <w:t xml:space="preserve"> </w:t>
      </w:r>
      <w:proofErr w:type="gramStart"/>
      <w:r>
        <w:t xml:space="preserve">actually </w:t>
      </w:r>
      <w:r w:rsidRPr="00082753">
        <w:rPr>
          <w:rStyle w:val="Italic"/>
        </w:rPr>
        <w:t>need</w:t>
      </w:r>
      <w:proofErr w:type="gramEnd"/>
      <w:r>
        <w:t xml:space="preserve"> the heap allocation, after all: these futures are local to this</w:t>
      </w:r>
      <w:r w:rsidR="00F8575B">
        <w:t xml:space="preserve"> </w:t>
      </w:r>
      <w:r>
        <w:t xml:space="preserve">particular function. As noted </w:t>
      </w:r>
      <w:r w:rsidR="009436E2">
        <w:t>before</w:t>
      </w:r>
      <w:r>
        <w:t xml:space="preserve">, </w:t>
      </w:r>
      <w:r w:rsidRPr="00082753">
        <w:rPr>
          <w:rStyle w:val="Literal"/>
        </w:rPr>
        <w:t>Pin</w:t>
      </w:r>
      <w:r>
        <w:t xml:space="preserve"> is itself a wrapper type, so we can</w:t>
      </w:r>
      <w:r w:rsidR="00F8575B">
        <w:t xml:space="preserve"> </w:t>
      </w:r>
      <w:r>
        <w:t xml:space="preserve">get the benefit of having a single type in the </w:t>
      </w:r>
      <w:r w:rsidRPr="00082753">
        <w:rPr>
          <w:rStyle w:val="Literal"/>
        </w:rPr>
        <w:t>Vec</w:t>
      </w:r>
      <w:r>
        <w:t>—the original reason we</w:t>
      </w:r>
      <w:r w:rsidR="00F8575B">
        <w:t xml:space="preserve"> </w:t>
      </w:r>
      <w:r>
        <w:t xml:space="preserve">reached for </w:t>
      </w:r>
      <w:r w:rsidRPr="00082753">
        <w:rPr>
          <w:rStyle w:val="Literal"/>
        </w:rPr>
        <w:t>Box</w:t>
      </w:r>
      <w:r>
        <w:t xml:space="preserve">—without doing a heap allocation. We can use </w:t>
      </w:r>
      <w:r w:rsidRPr="00082753">
        <w:rPr>
          <w:rStyle w:val="Literal"/>
        </w:rPr>
        <w:t>Pin</w:t>
      </w:r>
      <w:r>
        <w:t xml:space="preserve"> directly</w:t>
      </w:r>
      <w:r w:rsidR="00F8575B">
        <w:t xml:space="preserve"> </w:t>
      </w:r>
      <w:r>
        <w:t xml:space="preserve">with each future, using the </w:t>
      </w:r>
      <w:proofErr w:type="gramStart"/>
      <w:r w:rsidRPr="00082753">
        <w:rPr>
          <w:rStyle w:val="Literal"/>
        </w:rPr>
        <w:t>std::</w:t>
      </w:r>
      <w:proofErr w:type="gramEnd"/>
      <w:r w:rsidRPr="00082753">
        <w:rPr>
          <w:rStyle w:val="Literal"/>
        </w:rPr>
        <w:t>pin::pin</w:t>
      </w:r>
      <w:r>
        <w:t xml:space="preserve"> macro.</w:t>
      </w:r>
    </w:p>
    <w:p w14:paraId="2D8AF138" w14:textId="0610F1BA" w:rsidR="007B0A94" w:rsidRDefault="007B0A94" w:rsidP="00F8575B">
      <w:pPr>
        <w:pStyle w:val="Body"/>
      </w:pPr>
      <w:r>
        <w:t>However, we must still be explicit about the type of the pinned reference;</w:t>
      </w:r>
      <w:r w:rsidR="00F8575B">
        <w:t xml:space="preserve"> </w:t>
      </w:r>
      <w:r>
        <w:t>otherwise</w:t>
      </w:r>
      <w:r w:rsidR="009436E2">
        <w:t>,</w:t>
      </w:r>
      <w:r>
        <w:t xml:space="preserve"> Rust will still not know to interpret these as dynamic trait objects,</w:t>
      </w:r>
      <w:r w:rsidR="00F8575B">
        <w:t xml:space="preserve"> </w:t>
      </w:r>
      <w:r>
        <w:t xml:space="preserve">which is what we need them to be in the </w:t>
      </w:r>
      <w:r w:rsidRPr="00082753">
        <w:rPr>
          <w:rStyle w:val="Literal"/>
        </w:rPr>
        <w:t>Vec</w:t>
      </w:r>
      <w:r>
        <w:t xml:space="preserve">. We therefore </w:t>
      </w:r>
      <w:r w:rsidRPr="00082753">
        <w:rPr>
          <w:rStyle w:val="Literal"/>
        </w:rPr>
        <w:t>pin!</w:t>
      </w:r>
      <w:r>
        <w:t xml:space="preserve"> each future</w:t>
      </w:r>
      <w:r w:rsidR="00F8575B">
        <w:t xml:space="preserve"> </w:t>
      </w:r>
      <w:r>
        <w:t xml:space="preserve">when we define </w:t>
      </w:r>
      <w:proofErr w:type="gramStart"/>
      <w:r>
        <w:t>it, and</w:t>
      </w:r>
      <w:proofErr w:type="gramEnd"/>
      <w:r>
        <w:t xml:space="preserve"> define </w:t>
      </w:r>
      <w:r w:rsidRPr="00082753">
        <w:rPr>
          <w:rStyle w:val="Literal"/>
        </w:rPr>
        <w:t>futures</w:t>
      </w:r>
      <w:r>
        <w:t xml:space="preserve"> as a </w:t>
      </w:r>
      <w:r w:rsidRPr="00082753">
        <w:rPr>
          <w:rStyle w:val="Literal"/>
        </w:rPr>
        <w:t>Vec</w:t>
      </w:r>
      <w:r>
        <w:t xml:space="preserve"> containing pinned mutable</w:t>
      </w:r>
      <w:r w:rsidR="00F8575B">
        <w:t xml:space="preserve"> </w:t>
      </w:r>
      <w:r>
        <w:t xml:space="preserve">references to the dynamic </w:t>
      </w:r>
      <w:ins w:id="290" w:author="Chris Krycho" w:date="2025-01-17T09:12:00Z" w16du:dateUtc="2025-01-17T16:12:00Z">
        <w:r w:rsidR="00775AC9">
          <w:t>future</w:t>
        </w:r>
      </w:ins>
      <w:del w:id="291" w:author="Chris Krycho" w:date="2025-01-17T09:12:00Z" w16du:dateUtc="2025-01-17T16:12:00Z">
        <w:r w:rsidRPr="00082753" w:rsidDel="00775AC9">
          <w:rPr>
            <w:rStyle w:val="Literal"/>
          </w:rPr>
          <w:delText>Future</w:delText>
        </w:r>
      </w:del>
      <w:r>
        <w:t xml:space="preserve"> type, as in Listing 17-19.</w:t>
      </w:r>
    </w:p>
    <w:p w14:paraId="4654C27E" w14:textId="0140575B" w:rsidR="007B0A94" w:rsidRDefault="007B0A94" w:rsidP="00F8575B">
      <w:pPr>
        <w:pStyle w:val="CodeLabel"/>
      </w:pPr>
      <w:r>
        <w:t>src/main.rs</w:t>
      </w:r>
    </w:p>
    <w:p w14:paraId="3CB62AC0" w14:textId="77777777" w:rsidR="007B0A94" w:rsidRDefault="007B0A94" w:rsidP="00F8575B">
      <w:pPr>
        <w:pStyle w:val="Code"/>
      </w:pPr>
      <w:r>
        <w:t xml:space="preserve">let tx1_fut = </w:t>
      </w:r>
      <w:proofErr w:type="gramStart"/>
      <w:r>
        <w:t>pin!(</w:t>
      </w:r>
      <w:proofErr w:type="gramEnd"/>
      <w:r>
        <w:t>async move {</w:t>
      </w:r>
    </w:p>
    <w:p w14:paraId="3392CC76" w14:textId="77777777" w:rsidR="007B0A94" w:rsidRDefault="007B0A94" w:rsidP="00F8575B">
      <w:pPr>
        <w:pStyle w:val="Code"/>
      </w:pPr>
      <w:r>
        <w:t xml:space="preserve">    // </w:t>
      </w:r>
      <w:r w:rsidRPr="00EC2D84">
        <w:rPr>
          <w:rStyle w:val="LiteralItalic"/>
        </w:rPr>
        <w:t>--snip--</w:t>
      </w:r>
    </w:p>
    <w:p w14:paraId="21BA9400" w14:textId="77777777" w:rsidR="007B0A94" w:rsidRDefault="007B0A94" w:rsidP="00F8575B">
      <w:pPr>
        <w:pStyle w:val="Code"/>
      </w:pPr>
      <w:r>
        <w:t>});</w:t>
      </w:r>
    </w:p>
    <w:p w14:paraId="0DCC8245" w14:textId="77777777" w:rsidR="007B0A94" w:rsidRDefault="007B0A94" w:rsidP="00F8575B">
      <w:pPr>
        <w:pStyle w:val="Code"/>
      </w:pPr>
    </w:p>
    <w:p w14:paraId="79AE425E" w14:textId="77777777" w:rsidR="007B0A94" w:rsidRDefault="007B0A94" w:rsidP="00F8575B">
      <w:pPr>
        <w:pStyle w:val="Code"/>
      </w:pPr>
      <w:r>
        <w:t xml:space="preserve">let rx_fut = </w:t>
      </w:r>
      <w:proofErr w:type="gramStart"/>
      <w:r>
        <w:t>pin!(</w:t>
      </w:r>
      <w:proofErr w:type="gramEnd"/>
      <w:r>
        <w:t>async {</w:t>
      </w:r>
    </w:p>
    <w:p w14:paraId="2D34FDEB" w14:textId="77777777" w:rsidR="007B0A94" w:rsidRDefault="007B0A94" w:rsidP="00F8575B">
      <w:pPr>
        <w:pStyle w:val="Code"/>
      </w:pPr>
      <w:r>
        <w:t xml:space="preserve">    // </w:t>
      </w:r>
      <w:r w:rsidRPr="00EC2D84">
        <w:rPr>
          <w:rStyle w:val="LiteralItalic"/>
        </w:rPr>
        <w:t>--snip--</w:t>
      </w:r>
    </w:p>
    <w:p w14:paraId="64FDFE41" w14:textId="77777777" w:rsidR="007B0A94" w:rsidRDefault="007B0A94" w:rsidP="00F8575B">
      <w:pPr>
        <w:pStyle w:val="Code"/>
      </w:pPr>
      <w:r>
        <w:t>});</w:t>
      </w:r>
    </w:p>
    <w:p w14:paraId="7F0FF44D" w14:textId="77777777" w:rsidR="007B0A94" w:rsidRDefault="007B0A94" w:rsidP="00F8575B">
      <w:pPr>
        <w:pStyle w:val="Code"/>
      </w:pPr>
    </w:p>
    <w:p w14:paraId="221C355F" w14:textId="77777777" w:rsidR="007B0A94" w:rsidRDefault="007B0A94" w:rsidP="00F8575B">
      <w:pPr>
        <w:pStyle w:val="Code"/>
      </w:pPr>
      <w:r>
        <w:t xml:space="preserve">let tx_fut = </w:t>
      </w:r>
      <w:proofErr w:type="gramStart"/>
      <w:r>
        <w:t>pin!(</w:t>
      </w:r>
      <w:proofErr w:type="gramEnd"/>
      <w:r>
        <w:t>async move {</w:t>
      </w:r>
    </w:p>
    <w:p w14:paraId="2F3839AE" w14:textId="77777777" w:rsidR="007B0A94" w:rsidRDefault="007B0A94" w:rsidP="00F8575B">
      <w:pPr>
        <w:pStyle w:val="Code"/>
      </w:pPr>
      <w:r>
        <w:t xml:space="preserve">    // </w:t>
      </w:r>
      <w:r w:rsidRPr="00EC2D84">
        <w:rPr>
          <w:rStyle w:val="LiteralItalic"/>
        </w:rPr>
        <w:t>--snip--</w:t>
      </w:r>
    </w:p>
    <w:p w14:paraId="1B099C95" w14:textId="77777777" w:rsidR="007B0A94" w:rsidRDefault="007B0A94" w:rsidP="00F8575B">
      <w:pPr>
        <w:pStyle w:val="Code"/>
      </w:pPr>
      <w:r>
        <w:t>});</w:t>
      </w:r>
    </w:p>
    <w:p w14:paraId="5AC8C7D5" w14:textId="77777777" w:rsidR="007B0A94" w:rsidRDefault="007B0A94" w:rsidP="00F8575B">
      <w:pPr>
        <w:pStyle w:val="Code"/>
      </w:pPr>
    </w:p>
    <w:p w14:paraId="63A73010" w14:textId="77777777" w:rsidR="007B0A94" w:rsidRDefault="007B0A94" w:rsidP="00F8575B">
      <w:pPr>
        <w:pStyle w:val="Code"/>
      </w:pPr>
      <w:r>
        <w:t>let futures: Vec&lt;Pin&lt;&amp;mut dyn Future&lt;Output = ()&gt;&gt;&gt; =</w:t>
      </w:r>
    </w:p>
    <w:p w14:paraId="1FEBAF0E" w14:textId="77777777" w:rsidR="007B0A94" w:rsidRDefault="007B0A94" w:rsidP="00F8575B">
      <w:pPr>
        <w:pStyle w:val="Code"/>
      </w:pPr>
      <w:r>
        <w:t xml:space="preserve">    </w:t>
      </w:r>
      <w:proofErr w:type="gramStart"/>
      <w:r>
        <w:t>vec![</w:t>
      </w:r>
      <w:proofErr w:type="gramEnd"/>
      <w:r>
        <w:t>tx1_fut, rx_fut, tx_fut];</w:t>
      </w:r>
    </w:p>
    <w:p w14:paraId="2FA76C60" w14:textId="77777777" w:rsidR="007B0A94" w:rsidRDefault="007B0A94" w:rsidP="007B0A94">
      <w:pPr>
        <w:pStyle w:val="CodeListingCaption"/>
      </w:pPr>
      <w:r>
        <w:t xml:space="preserve">Using </w:t>
      </w:r>
      <w:r w:rsidRPr="00082753">
        <w:rPr>
          <w:rStyle w:val="Literal"/>
        </w:rPr>
        <w:t>Pin</w:t>
      </w:r>
      <w:r>
        <w:t xml:space="preserve"> directly with the </w:t>
      </w:r>
      <w:r w:rsidRPr="00082753">
        <w:rPr>
          <w:rStyle w:val="Literal"/>
        </w:rPr>
        <w:t>pin!</w:t>
      </w:r>
      <w:r>
        <w:t xml:space="preserve"> macro to avoid unnecessary</w:t>
      </w:r>
      <w:r w:rsidR="00F8575B">
        <w:t xml:space="preserve"> </w:t>
      </w:r>
      <w:r>
        <w:t>heap allocations</w:t>
      </w:r>
    </w:p>
    <w:p w14:paraId="44F572DF" w14:textId="77777777" w:rsidR="007B0A94" w:rsidRDefault="007B0A94" w:rsidP="00F8575B">
      <w:pPr>
        <w:pStyle w:val="Body"/>
      </w:pPr>
      <w:r>
        <w:t xml:space="preserve">We got this far by ignoring the fact that we might have different </w:t>
      </w:r>
      <w:r w:rsidRPr="00082753">
        <w:rPr>
          <w:rStyle w:val="Literal"/>
        </w:rPr>
        <w:t>Output</w:t>
      </w:r>
      <w:r w:rsidR="00F8575B">
        <w:t xml:space="preserve"> </w:t>
      </w:r>
      <w:r>
        <w:t xml:space="preserve">types. For example, in Listing 17-20, the anonymous future for </w:t>
      </w:r>
      <w:r w:rsidRPr="00082753">
        <w:rPr>
          <w:rStyle w:val="Literal"/>
        </w:rPr>
        <w:t>a</w:t>
      </w:r>
      <w:r>
        <w:t xml:space="preserve"> implements</w:t>
      </w:r>
      <w:r w:rsidR="00F8575B">
        <w:t xml:space="preserve"> </w:t>
      </w:r>
      <w:r w:rsidRPr="00082753">
        <w:rPr>
          <w:rStyle w:val="Literal"/>
        </w:rPr>
        <w:t>Future&lt;Output = u32&gt;</w:t>
      </w:r>
      <w:r>
        <w:t xml:space="preserve">, the anonymous future for </w:t>
      </w:r>
      <w:r w:rsidRPr="00082753">
        <w:rPr>
          <w:rStyle w:val="Literal"/>
        </w:rPr>
        <w:t>b</w:t>
      </w:r>
      <w:r>
        <w:t xml:space="preserve"> implements</w:t>
      </w:r>
      <w:r w:rsidR="00F8575B">
        <w:t xml:space="preserve"> </w:t>
      </w:r>
      <w:r w:rsidRPr="00082753">
        <w:rPr>
          <w:rStyle w:val="Literal"/>
        </w:rPr>
        <w:t>Future&lt;Output = &amp;str&gt;</w:t>
      </w:r>
      <w:r>
        <w:t xml:space="preserve">, and the anonymous future for </w:t>
      </w:r>
      <w:r w:rsidRPr="00082753">
        <w:rPr>
          <w:rStyle w:val="Literal"/>
        </w:rPr>
        <w:t>c</w:t>
      </w:r>
      <w:r>
        <w:t xml:space="preserve"> implements</w:t>
      </w:r>
      <w:r w:rsidR="00F8575B">
        <w:t xml:space="preserve"> </w:t>
      </w:r>
      <w:r w:rsidRPr="00082753">
        <w:rPr>
          <w:rStyle w:val="Literal"/>
        </w:rPr>
        <w:t>Future&lt;Output = bool&gt;</w:t>
      </w:r>
      <w:r>
        <w:t>.</w:t>
      </w:r>
    </w:p>
    <w:p w14:paraId="1744A03E" w14:textId="77BC6DB2" w:rsidR="007B0A94" w:rsidRDefault="007B0A94" w:rsidP="00F8575B">
      <w:pPr>
        <w:pStyle w:val="CodeLabel"/>
      </w:pPr>
      <w:r>
        <w:t>src/main.rs</w:t>
      </w:r>
    </w:p>
    <w:p w14:paraId="3EC42C16" w14:textId="77777777" w:rsidR="007B0A94" w:rsidRDefault="007B0A94" w:rsidP="00F8575B">
      <w:pPr>
        <w:pStyle w:val="Code"/>
      </w:pPr>
      <w:r>
        <w:t xml:space="preserve">        let a = async </w:t>
      </w:r>
      <w:proofErr w:type="gramStart"/>
      <w:r>
        <w:t>{ 1</w:t>
      </w:r>
      <w:proofErr w:type="gramEnd"/>
      <w:r>
        <w:t>u32 };</w:t>
      </w:r>
    </w:p>
    <w:p w14:paraId="06DC1F5D" w14:textId="77777777" w:rsidR="007B0A94" w:rsidRDefault="007B0A94" w:rsidP="00F8575B">
      <w:pPr>
        <w:pStyle w:val="Code"/>
      </w:pPr>
      <w:r>
        <w:t xml:space="preserve">        let b = async </w:t>
      </w:r>
      <w:proofErr w:type="gramStart"/>
      <w:r>
        <w:t>{ "</w:t>
      </w:r>
      <w:proofErr w:type="gramEnd"/>
      <w:r>
        <w:t>Hello!" };</w:t>
      </w:r>
    </w:p>
    <w:p w14:paraId="45ABDE52" w14:textId="77777777" w:rsidR="007B0A94" w:rsidRDefault="007B0A94" w:rsidP="00F8575B">
      <w:pPr>
        <w:pStyle w:val="Code"/>
      </w:pPr>
      <w:r>
        <w:t xml:space="preserve">        let c = async </w:t>
      </w:r>
      <w:proofErr w:type="gramStart"/>
      <w:r>
        <w:t>{ true</w:t>
      </w:r>
      <w:proofErr w:type="gramEnd"/>
      <w:r>
        <w:t xml:space="preserve"> };</w:t>
      </w:r>
    </w:p>
    <w:p w14:paraId="6D7CB7B8" w14:textId="77777777" w:rsidR="007B0A94" w:rsidRDefault="007B0A94" w:rsidP="00F8575B">
      <w:pPr>
        <w:pStyle w:val="Code"/>
      </w:pPr>
    </w:p>
    <w:p w14:paraId="64A0F611" w14:textId="77777777" w:rsidR="007B0A94" w:rsidRDefault="007B0A94" w:rsidP="00F8575B">
      <w:pPr>
        <w:pStyle w:val="Code"/>
      </w:pPr>
      <w:r>
        <w:t xml:space="preserve">        let (a_result, b_result, c_result) = </w:t>
      </w:r>
      <w:proofErr w:type="gramStart"/>
      <w:r>
        <w:t>trpl::</w:t>
      </w:r>
      <w:proofErr w:type="gramEnd"/>
      <w:r>
        <w:t>join!(a, b, c);</w:t>
      </w:r>
    </w:p>
    <w:p w14:paraId="0E0CDD7E" w14:textId="77777777" w:rsidR="007B0A94" w:rsidRDefault="007B0A94" w:rsidP="00F8575B">
      <w:pPr>
        <w:pStyle w:val="Code"/>
      </w:pPr>
      <w:r>
        <w:t xml:space="preserve">        </w:t>
      </w:r>
      <w:proofErr w:type="gramStart"/>
      <w:r>
        <w:t>println!(</w:t>
      </w:r>
      <w:proofErr w:type="gramEnd"/>
      <w:r>
        <w:t>"{a_result}, {b_result}, {c_result}");</w:t>
      </w:r>
    </w:p>
    <w:p w14:paraId="1E99F328" w14:textId="77777777" w:rsidR="007B0A94" w:rsidRDefault="007B0A94" w:rsidP="007B0A94">
      <w:pPr>
        <w:pStyle w:val="CodeListingCaption"/>
      </w:pPr>
      <w:r>
        <w:t>Three futures with distinct types</w:t>
      </w:r>
    </w:p>
    <w:p w14:paraId="13120AD8" w14:textId="71D26F79" w:rsidR="007B0A94" w:rsidRDefault="007B0A94" w:rsidP="00F8575B">
      <w:pPr>
        <w:pStyle w:val="Body"/>
      </w:pPr>
      <w:r>
        <w:t xml:space="preserve">We can use </w:t>
      </w:r>
      <w:proofErr w:type="gramStart"/>
      <w:r w:rsidRPr="00082753">
        <w:rPr>
          <w:rStyle w:val="Literal"/>
        </w:rPr>
        <w:t>trpl::</w:t>
      </w:r>
      <w:proofErr w:type="gramEnd"/>
      <w:r w:rsidRPr="00082753">
        <w:rPr>
          <w:rStyle w:val="Literal"/>
        </w:rPr>
        <w:t>join!</w:t>
      </w:r>
      <w:r>
        <w:t xml:space="preserve"> to await them, because it allows </w:t>
      </w:r>
      <w:r w:rsidR="009436E2">
        <w:t xml:space="preserve">us </w:t>
      </w:r>
      <w:r>
        <w:t>to pass in</w:t>
      </w:r>
      <w:r w:rsidR="00F8575B">
        <w:t xml:space="preserve"> </w:t>
      </w:r>
      <w:r>
        <w:t xml:space="preserve">multiple future types and produces a tuple of those types. We </w:t>
      </w:r>
      <w:r w:rsidRPr="00082753">
        <w:rPr>
          <w:rStyle w:val="Italic"/>
        </w:rPr>
        <w:t>cannot</w:t>
      </w:r>
      <w:r>
        <w:t xml:space="preserve"> use</w:t>
      </w:r>
      <w:r w:rsidR="00F8575B">
        <w:t xml:space="preserve"> </w:t>
      </w:r>
      <w:proofErr w:type="gramStart"/>
      <w:r w:rsidRPr="00082753">
        <w:rPr>
          <w:rStyle w:val="Literal"/>
        </w:rPr>
        <w:t>trpl::</w:t>
      </w:r>
      <w:proofErr w:type="gramEnd"/>
      <w:r w:rsidRPr="00082753">
        <w:rPr>
          <w:rStyle w:val="Literal"/>
        </w:rPr>
        <w:t>join_all</w:t>
      </w:r>
      <w:r>
        <w:t xml:space="preserve">, because it requires </w:t>
      </w:r>
      <w:r w:rsidR="009436E2">
        <w:t xml:space="preserve">all of </w:t>
      </w:r>
      <w:r>
        <w:t>the futures passed in to have the same</w:t>
      </w:r>
      <w:r w:rsidR="00F8575B">
        <w:t xml:space="preserve"> </w:t>
      </w:r>
      <w:r>
        <w:t xml:space="preserve">type. Remember, that error is what got us started on this adventure with </w:t>
      </w:r>
      <w:r w:rsidRPr="00082753">
        <w:rPr>
          <w:rStyle w:val="Literal"/>
        </w:rPr>
        <w:t>Pin</w:t>
      </w:r>
      <w:r>
        <w:t>!</w:t>
      </w:r>
    </w:p>
    <w:p w14:paraId="3636B49F" w14:textId="351AC435" w:rsidR="007B0A94" w:rsidRDefault="007B0A94" w:rsidP="00F8575B">
      <w:pPr>
        <w:pStyle w:val="Body"/>
      </w:pPr>
      <w:r>
        <w:lastRenderedPageBreak/>
        <w:t>This is a fundamental tradeoff: we can either deal with a dynamic number of</w:t>
      </w:r>
      <w:r w:rsidR="00F8575B">
        <w:t xml:space="preserve"> </w:t>
      </w:r>
      <w:r>
        <w:t xml:space="preserve">futures with </w:t>
      </w:r>
      <w:r w:rsidRPr="00082753">
        <w:rPr>
          <w:rStyle w:val="Literal"/>
        </w:rPr>
        <w:t>join_all</w:t>
      </w:r>
      <w:r>
        <w:t xml:space="preserve">, </w:t>
      </w:r>
      <w:proofErr w:type="gramStart"/>
      <w:r>
        <w:t>as long as</w:t>
      </w:r>
      <w:proofErr w:type="gramEnd"/>
      <w:r>
        <w:t xml:space="preserve"> they all have the same type, or we can deal</w:t>
      </w:r>
      <w:r w:rsidR="00F8575B">
        <w:t xml:space="preserve"> </w:t>
      </w:r>
      <w:r>
        <w:t xml:space="preserve">with a set number of futures with the </w:t>
      </w:r>
      <w:r w:rsidRPr="00082753">
        <w:rPr>
          <w:rStyle w:val="Literal"/>
        </w:rPr>
        <w:t>join</w:t>
      </w:r>
      <w:r>
        <w:t xml:space="preserve"> functions or the </w:t>
      </w:r>
      <w:r w:rsidRPr="00082753">
        <w:rPr>
          <w:rStyle w:val="Literal"/>
        </w:rPr>
        <w:t>join!</w:t>
      </w:r>
      <w:r>
        <w:t xml:space="preserve"> macro,</w:t>
      </w:r>
      <w:r w:rsidR="00F8575B">
        <w:t xml:space="preserve"> </w:t>
      </w:r>
      <w:r>
        <w:t xml:space="preserve">even if they have different types. This is the same </w:t>
      </w:r>
      <w:r w:rsidR="009436E2">
        <w:t>scenario we’d face when</w:t>
      </w:r>
      <w:r>
        <w:t xml:space="preserve"> working with any other</w:t>
      </w:r>
      <w:r w:rsidR="00F8575B">
        <w:t xml:space="preserve"> </w:t>
      </w:r>
      <w:r>
        <w:t>types in Rust. Futures are not special, even though we have some nice</w:t>
      </w:r>
      <w:r w:rsidR="00F8575B">
        <w:t xml:space="preserve"> </w:t>
      </w:r>
      <w:r>
        <w:t>syntax for working with them, and that</w:t>
      </w:r>
      <w:r w:rsidR="009436E2">
        <w:t>’</w:t>
      </w:r>
      <w:r>
        <w:t>s a good thing.</w:t>
      </w:r>
    </w:p>
    <w:p w14:paraId="6BBBFB6B" w14:textId="0A8D6987" w:rsidR="007B0A94" w:rsidRDefault="007B0A94" w:rsidP="00EC2D84">
      <w:pPr>
        <w:pStyle w:val="HeadB"/>
      </w:pPr>
      <w:bookmarkStart w:id="292" w:name="_Toc187998601"/>
      <w:r>
        <w:t xml:space="preserve">Racing </w:t>
      </w:r>
      <w:r w:rsidR="005F13B4">
        <w:t>F</w:t>
      </w:r>
      <w:r>
        <w:t>utures</w:t>
      </w:r>
      <w:bookmarkEnd w:id="292"/>
    </w:p>
    <w:p w14:paraId="25A938E6" w14:textId="77777777" w:rsidR="007B0A94" w:rsidRDefault="007B0A94" w:rsidP="00F8575B">
      <w:pPr>
        <w:pStyle w:val="Body"/>
      </w:pPr>
      <w:r>
        <w:t xml:space="preserve">When we “join” futures with the </w:t>
      </w:r>
      <w:r w:rsidRPr="00082753">
        <w:rPr>
          <w:rStyle w:val="Literal"/>
        </w:rPr>
        <w:t>join</w:t>
      </w:r>
      <w:r>
        <w:t xml:space="preserve"> family of functions and macros, we</w:t>
      </w:r>
      <w:r w:rsidR="00F8575B">
        <w:t xml:space="preserve"> </w:t>
      </w:r>
      <w:r>
        <w:t xml:space="preserve">require </w:t>
      </w:r>
      <w:r w:rsidRPr="00082753">
        <w:rPr>
          <w:rStyle w:val="Italic"/>
        </w:rPr>
        <w:t>all</w:t>
      </w:r>
      <w:r>
        <w:t xml:space="preserve"> of them to finish before we move on. Sometimes, though, we only</w:t>
      </w:r>
      <w:r w:rsidR="00F8575B">
        <w:t xml:space="preserve"> </w:t>
      </w:r>
      <w:r>
        <w:t xml:space="preserve">need </w:t>
      </w:r>
      <w:r w:rsidRPr="00082753">
        <w:rPr>
          <w:rStyle w:val="Italic"/>
        </w:rPr>
        <w:t>some</w:t>
      </w:r>
      <w:r>
        <w:t xml:space="preserve"> future from a set to finish before we move on—kind of </w:t>
      </w:r>
      <w:proofErr w:type="gramStart"/>
      <w:r>
        <w:t>similar to</w:t>
      </w:r>
      <w:proofErr w:type="gramEnd"/>
      <w:r w:rsidR="00F8575B">
        <w:t xml:space="preserve"> </w:t>
      </w:r>
      <w:r>
        <w:t>racing one future against another.</w:t>
      </w:r>
    </w:p>
    <w:p w14:paraId="67F8A126" w14:textId="2D06FA4B" w:rsidR="007B0A94" w:rsidRDefault="007B0A94" w:rsidP="00F8575B">
      <w:pPr>
        <w:pStyle w:val="Body"/>
      </w:pPr>
      <w:r>
        <w:t xml:space="preserve">In Listing 17-21, we once again use </w:t>
      </w:r>
      <w:proofErr w:type="gramStart"/>
      <w:r w:rsidRPr="00082753">
        <w:rPr>
          <w:rStyle w:val="Literal"/>
        </w:rPr>
        <w:t>trpl::</w:t>
      </w:r>
      <w:proofErr w:type="gramEnd"/>
      <w:r w:rsidRPr="00082753">
        <w:rPr>
          <w:rStyle w:val="Literal"/>
        </w:rPr>
        <w:t>race</w:t>
      </w:r>
      <w:r>
        <w:t xml:space="preserve"> to run two futures, </w:t>
      </w:r>
      <w:r w:rsidRPr="00082753">
        <w:rPr>
          <w:rStyle w:val="Literal"/>
        </w:rPr>
        <w:t>slow</w:t>
      </w:r>
      <w:r>
        <w:t xml:space="preserve"> and</w:t>
      </w:r>
      <w:r w:rsidR="00F8575B">
        <w:t xml:space="preserve"> </w:t>
      </w:r>
      <w:r w:rsidRPr="00082753">
        <w:rPr>
          <w:rStyle w:val="Literal"/>
        </w:rPr>
        <w:t>fast</w:t>
      </w:r>
      <w:r>
        <w:t xml:space="preserve">, against each other. </w:t>
      </w:r>
    </w:p>
    <w:p w14:paraId="484B2797" w14:textId="78D7673C" w:rsidR="007B0A94" w:rsidRDefault="007B0A94" w:rsidP="00F8575B">
      <w:pPr>
        <w:pStyle w:val="CodeLabel"/>
      </w:pPr>
      <w:r>
        <w:t>src/main.rs</w:t>
      </w:r>
    </w:p>
    <w:p w14:paraId="063A9E35" w14:textId="77777777" w:rsidR="007B0A94" w:rsidRDefault="007B0A94" w:rsidP="00F8575B">
      <w:pPr>
        <w:pStyle w:val="Code"/>
      </w:pPr>
      <w:r>
        <w:t>let slow = async {</w:t>
      </w:r>
    </w:p>
    <w:p w14:paraId="11D3FC46" w14:textId="77777777" w:rsidR="007B0A94" w:rsidRDefault="007B0A94" w:rsidP="00F8575B">
      <w:pPr>
        <w:pStyle w:val="Code"/>
      </w:pPr>
      <w:proofErr w:type="gramStart"/>
      <w:r>
        <w:t>println!(</w:t>
      </w:r>
      <w:proofErr w:type="gramEnd"/>
      <w:r>
        <w:t>"'slow' started.");</w:t>
      </w:r>
    </w:p>
    <w:p w14:paraId="0C81B292" w14:textId="77777777" w:rsidR="007B0A94" w:rsidRDefault="007B0A94" w:rsidP="00F8575B">
      <w:pPr>
        <w:pStyle w:val="Code"/>
      </w:pPr>
      <w:proofErr w:type="gramStart"/>
      <w:r>
        <w:t>trpl::</w:t>
      </w:r>
      <w:proofErr w:type="gramEnd"/>
      <w:r>
        <w:t>sleep(Duration::from_millis(100)).await;</w:t>
      </w:r>
    </w:p>
    <w:p w14:paraId="66AC33CC" w14:textId="77777777" w:rsidR="007B0A94" w:rsidRDefault="007B0A94" w:rsidP="00F8575B">
      <w:pPr>
        <w:pStyle w:val="Code"/>
      </w:pPr>
      <w:proofErr w:type="gramStart"/>
      <w:r>
        <w:t>println!(</w:t>
      </w:r>
      <w:proofErr w:type="gramEnd"/>
      <w:r>
        <w:t>"'slow' finished.");</w:t>
      </w:r>
    </w:p>
    <w:p w14:paraId="774C121E" w14:textId="77777777" w:rsidR="007B0A94" w:rsidRDefault="007B0A94" w:rsidP="00F8575B">
      <w:pPr>
        <w:pStyle w:val="Code"/>
      </w:pPr>
      <w:r>
        <w:t>};</w:t>
      </w:r>
    </w:p>
    <w:p w14:paraId="3C5FF026" w14:textId="77777777" w:rsidR="007B0A94" w:rsidRDefault="007B0A94" w:rsidP="00F8575B">
      <w:pPr>
        <w:pStyle w:val="Code"/>
      </w:pPr>
    </w:p>
    <w:p w14:paraId="478CC72F" w14:textId="77777777" w:rsidR="007B0A94" w:rsidRDefault="007B0A94" w:rsidP="00F8575B">
      <w:pPr>
        <w:pStyle w:val="Code"/>
      </w:pPr>
      <w:r>
        <w:t>let fast = async {</w:t>
      </w:r>
    </w:p>
    <w:p w14:paraId="7EC226B2" w14:textId="77777777" w:rsidR="007B0A94" w:rsidRDefault="007B0A94" w:rsidP="00F8575B">
      <w:pPr>
        <w:pStyle w:val="Code"/>
      </w:pPr>
      <w:proofErr w:type="gramStart"/>
      <w:r>
        <w:t>println!(</w:t>
      </w:r>
      <w:proofErr w:type="gramEnd"/>
      <w:r>
        <w:t>"'fast' started.");</w:t>
      </w:r>
    </w:p>
    <w:p w14:paraId="79536595" w14:textId="77777777" w:rsidR="007B0A94" w:rsidRDefault="007B0A94" w:rsidP="00F8575B">
      <w:pPr>
        <w:pStyle w:val="Code"/>
      </w:pPr>
      <w:proofErr w:type="gramStart"/>
      <w:r>
        <w:t>trpl::</w:t>
      </w:r>
      <w:proofErr w:type="gramEnd"/>
      <w:r>
        <w:t>sleep(Duration::from_millis(50)).await;</w:t>
      </w:r>
    </w:p>
    <w:p w14:paraId="0F6D0D21" w14:textId="77777777" w:rsidR="007B0A94" w:rsidRDefault="007B0A94" w:rsidP="00F8575B">
      <w:pPr>
        <w:pStyle w:val="Code"/>
      </w:pPr>
      <w:proofErr w:type="gramStart"/>
      <w:r>
        <w:t>println!(</w:t>
      </w:r>
      <w:proofErr w:type="gramEnd"/>
      <w:r>
        <w:t>"'fast' finished.");</w:t>
      </w:r>
    </w:p>
    <w:p w14:paraId="659D522C" w14:textId="77777777" w:rsidR="007B0A94" w:rsidRDefault="007B0A94" w:rsidP="00F8575B">
      <w:pPr>
        <w:pStyle w:val="Code"/>
      </w:pPr>
      <w:r>
        <w:t>};</w:t>
      </w:r>
    </w:p>
    <w:p w14:paraId="5F66621C" w14:textId="77777777" w:rsidR="007B0A94" w:rsidRDefault="007B0A94" w:rsidP="00F8575B">
      <w:pPr>
        <w:pStyle w:val="Code"/>
      </w:pPr>
    </w:p>
    <w:p w14:paraId="75CEBD3C" w14:textId="77777777" w:rsidR="007B0A94" w:rsidRDefault="007B0A94" w:rsidP="00F8575B">
      <w:pPr>
        <w:pStyle w:val="Code"/>
      </w:pPr>
      <w:proofErr w:type="gramStart"/>
      <w:r>
        <w:t>trpl::</w:t>
      </w:r>
      <w:proofErr w:type="gramEnd"/>
      <w:r>
        <w:t>race(slow, fast).await;</w:t>
      </w:r>
    </w:p>
    <w:p w14:paraId="173EAAAC" w14:textId="77777777" w:rsidR="007B0A94" w:rsidRDefault="007B0A94" w:rsidP="007B0A94">
      <w:pPr>
        <w:pStyle w:val="CodeListingCaption"/>
      </w:pPr>
      <w:r>
        <w:t xml:space="preserve">Using </w:t>
      </w:r>
      <w:r w:rsidRPr="00082753">
        <w:rPr>
          <w:rStyle w:val="Literal"/>
        </w:rPr>
        <w:t>race</w:t>
      </w:r>
      <w:r>
        <w:t xml:space="preserve"> to get the result of whichever future finishes first</w:t>
      </w:r>
    </w:p>
    <w:p w14:paraId="4B949C9C" w14:textId="6F573C02" w:rsidR="00956312" w:rsidRDefault="00956312" w:rsidP="00F8575B">
      <w:pPr>
        <w:pStyle w:val="Body"/>
      </w:pPr>
      <w:r>
        <w:t xml:space="preserve">Each future prints a message when it starts running, pauses for some amount of time by calling and awaiting </w:t>
      </w:r>
      <w:r w:rsidRPr="00082753">
        <w:rPr>
          <w:rStyle w:val="Literal"/>
        </w:rPr>
        <w:t>sleep</w:t>
      </w:r>
      <w:r>
        <w:t xml:space="preserve">, and then prints another message when it finishes. Then we pass both </w:t>
      </w:r>
      <w:r w:rsidRPr="00B54FB5">
        <w:rPr>
          <w:rStyle w:val="Literal"/>
        </w:rPr>
        <w:t>slow</w:t>
      </w:r>
      <w:r>
        <w:t xml:space="preserve"> and </w:t>
      </w:r>
      <w:r w:rsidRPr="00B54FB5">
        <w:rPr>
          <w:rStyle w:val="Literal"/>
        </w:rPr>
        <w:t>fast</w:t>
      </w:r>
      <w:r>
        <w:t xml:space="preserve"> to </w:t>
      </w:r>
      <w:proofErr w:type="gramStart"/>
      <w:r w:rsidRPr="00082753">
        <w:rPr>
          <w:rStyle w:val="Literal"/>
        </w:rPr>
        <w:t>trpl::</w:t>
      </w:r>
      <w:proofErr w:type="gramEnd"/>
      <w:r w:rsidRPr="00082753">
        <w:rPr>
          <w:rStyle w:val="Literal"/>
        </w:rPr>
        <w:t>race</w:t>
      </w:r>
      <w:r>
        <w:t xml:space="preserve"> and wait for one of them to finish. (The outcome here isn’t too surprising: </w:t>
      </w:r>
      <w:r w:rsidRPr="00082753">
        <w:rPr>
          <w:rStyle w:val="Literal"/>
        </w:rPr>
        <w:t>fast</w:t>
      </w:r>
      <w:r>
        <w:t xml:space="preserve"> wins.) Unlike when we used </w:t>
      </w:r>
      <w:r w:rsidRPr="00082753">
        <w:rPr>
          <w:rStyle w:val="Literal"/>
        </w:rPr>
        <w:t>race</w:t>
      </w:r>
      <w:r>
        <w:t xml:space="preserve"> back in “</w:t>
      </w:r>
      <w:r w:rsidRPr="00082753">
        <w:rPr>
          <w:rStyle w:val="Xref"/>
        </w:rPr>
        <w:t>Our First Async Program</w:t>
      </w:r>
      <w:r>
        <w:t xml:space="preserve">” on </w:t>
      </w:r>
      <w:r w:rsidRPr="00082753">
        <w:rPr>
          <w:rStyle w:val="Xref"/>
        </w:rPr>
        <w:t>page XX</w:t>
      </w:r>
      <w:r>
        <w:t xml:space="preserve">, we just ignore the </w:t>
      </w:r>
      <w:proofErr w:type="gramStart"/>
      <w:r w:rsidRPr="00082753">
        <w:rPr>
          <w:rStyle w:val="Literal"/>
        </w:rPr>
        <w:t>Either</w:t>
      </w:r>
      <w:r>
        <w:t xml:space="preserve"> instance</w:t>
      </w:r>
      <w:proofErr w:type="gramEnd"/>
      <w:r>
        <w:t xml:space="preserve"> it returns here, because all of the interesting behavior happens in the body of the async blocks.</w:t>
      </w:r>
    </w:p>
    <w:p w14:paraId="5A265655" w14:textId="09309803" w:rsidR="007B0A94" w:rsidRDefault="007B0A94" w:rsidP="00F8575B">
      <w:pPr>
        <w:pStyle w:val="Body"/>
      </w:pPr>
      <w:r>
        <w:t xml:space="preserve">Notice that if you flip the order of the arguments to </w:t>
      </w:r>
      <w:r w:rsidRPr="00082753">
        <w:rPr>
          <w:rStyle w:val="Literal"/>
        </w:rPr>
        <w:t>race</w:t>
      </w:r>
      <w:r>
        <w:t>, the order of the</w:t>
      </w:r>
      <w:r w:rsidR="00F8575B">
        <w:t xml:space="preserve"> </w:t>
      </w:r>
      <w:r>
        <w:t xml:space="preserve">“started” messages changes, even though the </w:t>
      </w:r>
      <w:r w:rsidRPr="00082753">
        <w:rPr>
          <w:rStyle w:val="Literal"/>
        </w:rPr>
        <w:t>fast</w:t>
      </w:r>
      <w:r>
        <w:t xml:space="preserve"> future always completes</w:t>
      </w:r>
      <w:r w:rsidR="00F8575B">
        <w:t xml:space="preserve"> </w:t>
      </w:r>
      <w:r>
        <w:t xml:space="preserve">first. That’s because the implementation of this </w:t>
      </w:r>
      <w:proofErr w:type="gramStart"/>
      <w:r>
        <w:t xml:space="preserve">particular </w:t>
      </w:r>
      <w:r w:rsidRPr="00082753">
        <w:rPr>
          <w:rStyle w:val="Literal"/>
        </w:rPr>
        <w:t>race</w:t>
      </w:r>
      <w:proofErr w:type="gramEnd"/>
      <w:r>
        <w:t xml:space="preserve"> function is</w:t>
      </w:r>
      <w:r w:rsidR="00F8575B">
        <w:t xml:space="preserve"> </w:t>
      </w:r>
      <w:r>
        <w:t xml:space="preserve">not fair. It always runs the futures passed </w:t>
      </w:r>
      <w:r w:rsidR="00956312">
        <w:t xml:space="preserve">in </w:t>
      </w:r>
      <w:r>
        <w:t xml:space="preserve">as arguments in the order </w:t>
      </w:r>
      <w:r w:rsidR="00956312">
        <w:t xml:space="preserve">in which </w:t>
      </w:r>
      <w:r>
        <w:t>they’re</w:t>
      </w:r>
      <w:r w:rsidR="00F8575B">
        <w:t xml:space="preserve"> </w:t>
      </w:r>
      <w:r>
        <w:t xml:space="preserve">passed. Other implementations </w:t>
      </w:r>
      <w:r w:rsidRPr="00082753">
        <w:rPr>
          <w:rStyle w:val="Italic"/>
        </w:rPr>
        <w:t>are</w:t>
      </w:r>
      <w:r>
        <w:t xml:space="preserve"> fair and will randomly choose which future</w:t>
      </w:r>
      <w:r w:rsidR="00F8575B">
        <w:t xml:space="preserve"> </w:t>
      </w:r>
      <w:r>
        <w:t>to poll first. Regardless of whether the implementation of race we’re using is</w:t>
      </w:r>
      <w:r w:rsidR="00F8575B">
        <w:t xml:space="preserve"> </w:t>
      </w:r>
      <w:r>
        <w:t xml:space="preserve">fair, though, </w:t>
      </w:r>
      <w:r w:rsidRPr="00082753">
        <w:rPr>
          <w:rStyle w:val="Italic"/>
        </w:rPr>
        <w:t>one</w:t>
      </w:r>
      <w:r>
        <w:t xml:space="preserve"> of the futures will run up to the first </w:t>
      </w:r>
      <w:r w:rsidRPr="00082753">
        <w:rPr>
          <w:rStyle w:val="Literal"/>
        </w:rPr>
        <w:t>await</w:t>
      </w:r>
      <w:r>
        <w:t xml:space="preserve"> in its body</w:t>
      </w:r>
      <w:r w:rsidR="00F8575B">
        <w:t xml:space="preserve"> </w:t>
      </w:r>
      <w:r>
        <w:t>before another task can start.</w:t>
      </w:r>
    </w:p>
    <w:p w14:paraId="0BCAF085" w14:textId="6217CD4D" w:rsidR="007B0A94" w:rsidRDefault="007B0A94" w:rsidP="00F8575B">
      <w:pPr>
        <w:pStyle w:val="Body"/>
      </w:pPr>
      <w:r>
        <w:t>Recall from “</w:t>
      </w:r>
      <w:r w:rsidRPr="00082753">
        <w:rPr>
          <w:rStyle w:val="Xref"/>
        </w:rPr>
        <w:t>Our First Async Program</w:t>
      </w:r>
      <w:r>
        <w:t>” that at each await point, Rust gives a runtime a chance to pause the task and</w:t>
      </w:r>
      <w:r w:rsidR="00F8575B">
        <w:t xml:space="preserve"> </w:t>
      </w:r>
      <w:r>
        <w:t>switch to another one if the future being awaited isn’t ready. The inverse is</w:t>
      </w:r>
      <w:r w:rsidR="00F8575B">
        <w:t xml:space="preserve"> </w:t>
      </w:r>
      <w:r>
        <w:t xml:space="preserve">also true: Rust </w:t>
      </w:r>
      <w:r w:rsidRPr="00082753">
        <w:rPr>
          <w:rStyle w:val="Italic"/>
        </w:rPr>
        <w:t>only</w:t>
      </w:r>
      <w:r>
        <w:t xml:space="preserve"> pauses async blocks and hands control back to a runtime</w:t>
      </w:r>
      <w:r w:rsidR="00F8575B">
        <w:t xml:space="preserve"> </w:t>
      </w:r>
      <w:r>
        <w:t>at an await point. Everything between await points is synchronous.</w:t>
      </w:r>
    </w:p>
    <w:p w14:paraId="0379D88A" w14:textId="7C7BA73A" w:rsidR="007B0A94" w:rsidRDefault="007B0A94" w:rsidP="00F8575B">
      <w:pPr>
        <w:pStyle w:val="Body"/>
      </w:pPr>
      <w:r>
        <w:t>That means if you do a bunch of work in an async block without an await point,</w:t>
      </w:r>
      <w:r w:rsidR="00F8575B">
        <w:t xml:space="preserve"> </w:t>
      </w:r>
      <w:r>
        <w:t>that future will block any other futures from making progress. You may sometimes</w:t>
      </w:r>
      <w:r w:rsidR="00F8575B">
        <w:t xml:space="preserve"> </w:t>
      </w:r>
      <w:r>
        <w:t xml:space="preserve">hear this referred to as one future </w:t>
      </w:r>
      <w:r w:rsidRPr="00082753">
        <w:rPr>
          <w:rStyle w:val="Italic"/>
        </w:rPr>
        <w:t>starving</w:t>
      </w:r>
      <w:r>
        <w:t xml:space="preserve"> other futures. In some cases,</w:t>
      </w:r>
      <w:r w:rsidR="00F8575B">
        <w:t xml:space="preserve"> </w:t>
      </w:r>
      <w:r>
        <w:t>that may not be a big deal. However, if you are doing some kind of expensive</w:t>
      </w:r>
      <w:r w:rsidR="00F8575B">
        <w:t xml:space="preserve"> </w:t>
      </w:r>
      <w:r>
        <w:t xml:space="preserve">setup or long-running work, or if you have a future </w:t>
      </w:r>
      <w:r w:rsidR="00956312">
        <w:t xml:space="preserve">that </w:t>
      </w:r>
      <w:r>
        <w:t>will keep doing some</w:t>
      </w:r>
      <w:r w:rsidR="00F8575B">
        <w:t xml:space="preserve"> </w:t>
      </w:r>
      <w:r>
        <w:t xml:space="preserve">particular </w:t>
      </w:r>
      <w:proofErr w:type="gramStart"/>
      <w:r>
        <w:t>task</w:t>
      </w:r>
      <w:proofErr w:type="gramEnd"/>
      <w:r>
        <w:t xml:space="preserve"> indefinitely, you’ll need to think about when and where to</w:t>
      </w:r>
      <w:r w:rsidR="00F8575B">
        <w:t xml:space="preserve"> </w:t>
      </w:r>
      <w:r>
        <w:t>hand control back to the runtime.</w:t>
      </w:r>
    </w:p>
    <w:p w14:paraId="7474DEC7" w14:textId="77777777" w:rsidR="007B0A94" w:rsidRDefault="007B0A94" w:rsidP="00F8575B">
      <w:pPr>
        <w:pStyle w:val="Body"/>
      </w:pPr>
      <w:r>
        <w:lastRenderedPageBreak/>
        <w:t>By the same token, if you have long-running blocking operations, async can be a</w:t>
      </w:r>
      <w:r w:rsidR="00F8575B">
        <w:t xml:space="preserve"> </w:t>
      </w:r>
      <w:r>
        <w:t>useful tool for providing ways for different parts of the program to relate to</w:t>
      </w:r>
      <w:r w:rsidR="00F8575B">
        <w:t xml:space="preserve"> </w:t>
      </w:r>
      <w:r>
        <w:t>each other.</w:t>
      </w:r>
    </w:p>
    <w:p w14:paraId="42935E6C" w14:textId="77777777" w:rsidR="007B0A94" w:rsidRDefault="007B0A94" w:rsidP="00F8575B">
      <w:pPr>
        <w:pStyle w:val="Body"/>
      </w:pPr>
      <w:r>
        <w:t xml:space="preserve">But </w:t>
      </w:r>
      <w:r w:rsidRPr="00082753">
        <w:rPr>
          <w:rStyle w:val="Italic"/>
        </w:rPr>
        <w:t>how</w:t>
      </w:r>
      <w:r>
        <w:t xml:space="preserve"> would you hand control back to the runtime in those cases?</w:t>
      </w:r>
    </w:p>
    <w:p w14:paraId="2A9A1EE4" w14:textId="00CC9D19" w:rsidR="007B0A94" w:rsidRDefault="007B0A94" w:rsidP="00EC2D84">
      <w:pPr>
        <w:pStyle w:val="HeadB"/>
      </w:pPr>
      <w:bookmarkStart w:id="293" w:name="_Toc187998602"/>
      <w:r>
        <w:t>Yielding</w:t>
      </w:r>
      <w:r w:rsidR="00956312">
        <w:t xml:space="preserve"> Control to the Runtime</w:t>
      </w:r>
      <w:bookmarkEnd w:id="293"/>
    </w:p>
    <w:p w14:paraId="759FD981" w14:textId="4743AAF7" w:rsidR="007B0A94" w:rsidRDefault="007B0A94" w:rsidP="00F8575B">
      <w:pPr>
        <w:pStyle w:val="Body"/>
      </w:pPr>
      <w:r>
        <w:t xml:space="preserve">Let’s simulate a long-running operation. Listing 17-22 introduces a </w:t>
      </w:r>
      <w:r w:rsidRPr="00082753">
        <w:rPr>
          <w:rStyle w:val="Literal"/>
        </w:rPr>
        <w:t>slow</w:t>
      </w:r>
      <w:r w:rsidR="00F8575B">
        <w:t xml:space="preserve"> </w:t>
      </w:r>
      <w:r>
        <w:t xml:space="preserve">function. </w:t>
      </w:r>
    </w:p>
    <w:p w14:paraId="10683169" w14:textId="747E1C4B" w:rsidR="007B0A94" w:rsidRDefault="007B0A94" w:rsidP="00F8575B">
      <w:pPr>
        <w:pStyle w:val="CodeLabel"/>
      </w:pPr>
      <w:r>
        <w:t>src/main.rs</w:t>
      </w:r>
    </w:p>
    <w:p w14:paraId="083C5341" w14:textId="77777777" w:rsidR="007B0A94" w:rsidRDefault="007B0A94" w:rsidP="00F8575B">
      <w:pPr>
        <w:pStyle w:val="Code"/>
      </w:pPr>
      <w:proofErr w:type="spellStart"/>
      <w:r>
        <w:t>fn</w:t>
      </w:r>
      <w:proofErr w:type="spellEnd"/>
      <w:r>
        <w:t xml:space="preserve"> </w:t>
      </w:r>
      <w:proofErr w:type="gramStart"/>
      <w:r>
        <w:t>slow(</w:t>
      </w:r>
      <w:proofErr w:type="gramEnd"/>
      <w:r>
        <w:t xml:space="preserve">name: &amp;str, </w:t>
      </w:r>
      <w:proofErr w:type="spellStart"/>
      <w:r>
        <w:t>ms</w:t>
      </w:r>
      <w:proofErr w:type="spellEnd"/>
      <w:r>
        <w:t>: u64) {</w:t>
      </w:r>
    </w:p>
    <w:p w14:paraId="0D528A61" w14:textId="77777777" w:rsidR="007B0A94" w:rsidRDefault="007B0A94" w:rsidP="00F8575B">
      <w:pPr>
        <w:pStyle w:val="Code"/>
      </w:pPr>
      <w:r>
        <w:t xml:space="preserve">    </w:t>
      </w:r>
      <w:proofErr w:type="gramStart"/>
      <w:r>
        <w:t>thread::</w:t>
      </w:r>
      <w:proofErr w:type="gramEnd"/>
      <w:r>
        <w:t>sleep(Duration::</w:t>
      </w:r>
      <w:proofErr w:type="spellStart"/>
      <w:r>
        <w:t>from_millis</w:t>
      </w:r>
      <w:proofErr w:type="spellEnd"/>
      <w:r>
        <w:t>(</w:t>
      </w:r>
      <w:proofErr w:type="spellStart"/>
      <w:r>
        <w:t>ms</w:t>
      </w:r>
      <w:proofErr w:type="spellEnd"/>
      <w:r>
        <w:t>));</w:t>
      </w:r>
    </w:p>
    <w:p w14:paraId="329373B2" w14:textId="77777777" w:rsidR="007B0A94" w:rsidRDefault="007B0A94" w:rsidP="00F8575B">
      <w:pPr>
        <w:pStyle w:val="Code"/>
      </w:pPr>
      <w:r>
        <w:t xml:space="preserve">    </w:t>
      </w:r>
      <w:proofErr w:type="gramStart"/>
      <w:r>
        <w:t>println!(</w:t>
      </w:r>
      <w:proofErr w:type="gramEnd"/>
      <w:r>
        <w:t>"'{name}' ran for {</w:t>
      </w:r>
      <w:proofErr w:type="spellStart"/>
      <w:r>
        <w:t>ms</w:t>
      </w:r>
      <w:proofErr w:type="spellEnd"/>
      <w:r>
        <w:t>}</w:t>
      </w:r>
      <w:proofErr w:type="spellStart"/>
      <w:r>
        <w:t>ms</w:t>
      </w:r>
      <w:proofErr w:type="spellEnd"/>
      <w:r>
        <w:t>");</w:t>
      </w:r>
    </w:p>
    <w:p w14:paraId="5DCA3FF1" w14:textId="77777777" w:rsidR="007B0A94" w:rsidRDefault="007B0A94" w:rsidP="00F8575B">
      <w:pPr>
        <w:pStyle w:val="Code"/>
      </w:pPr>
      <w:r>
        <w:t>}</w:t>
      </w:r>
    </w:p>
    <w:p w14:paraId="3303D6F2" w14:textId="77777777" w:rsidR="007B0A94" w:rsidRDefault="007B0A94" w:rsidP="007B0A94">
      <w:pPr>
        <w:pStyle w:val="CodeListingCaption"/>
      </w:pPr>
      <w:r>
        <w:t xml:space="preserve">Using </w:t>
      </w:r>
      <w:proofErr w:type="gramStart"/>
      <w:r w:rsidRPr="00082753">
        <w:rPr>
          <w:rStyle w:val="Literal"/>
        </w:rPr>
        <w:t>thread::</w:t>
      </w:r>
      <w:proofErr w:type="gramEnd"/>
      <w:r w:rsidRPr="00082753">
        <w:rPr>
          <w:rStyle w:val="Literal"/>
        </w:rPr>
        <w:t>sleep</w:t>
      </w:r>
      <w:r>
        <w:t xml:space="preserve"> to simulate slow operations</w:t>
      </w:r>
    </w:p>
    <w:p w14:paraId="2C382FBF" w14:textId="75710D33" w:rsidR="00956312" w:rsidRDefault="00956312" w:rsidP="001E69EF">
      <w:pPr>
        <w:pStyle w:val="Body"/>
      </w:pPr>
      <w:r>
        <w:t xml:space="preserve">This code uses </w:t>
      </w:r>
      <w:proofErr w:type="gramStart"/>
      <w:r w:rsidRPr="00082753">
        <w:rPr>
          <w:rStyle w:val="Literal"/>
        </w:rPr>
        <w:t>std::</w:t>
      </w:r>
      <w:proofErr w:type="gramEnd"/>
      <w:r w:rsidRPr="00082753">
        <w:rPr>
          <w:rStyle w:val="Literal"/>
        </w:rPr>
        <w:t>thread::sleep</w:t>
      </w:r>
      <w:r>
        <w:t xml:space="preserve"> instead of </w:t>
      </w:r>
      <w:r w:rsidRPr="00082753">
        <w:rPr>
          <w:rStyle w:val="Literal"/>
        </w:rPr>
        <w:t>trpl::sleep</w:t>
      </w:r>
      <w:r>
        <w:t xml:space="preserve"> so that calling </w:t>
      </w:r>
      <w:r w:rsidRPr="00082753">
        <w:rPr>
          <w:rStyle w:val="Literal"/>
        </w:rPr>
        <w:t>slow</w:t>
      </w:r>
      <w:r>
        <w:t xml:space="preserve"> will block the current thread for some number of milliseconds. We can use </w:t>
      </w:r>
      <w:r w:rsidRPr="00082753">
        <w:rPr>
          <w:rStyle w:val="Literal"/>
        </w:rPr>
        <w:t>slow</w:t>
      </w:r>
      <w:r>
        <w:t xml:space="preserve"> to stand in for real-world operations that are both </w:t>
      </w:r>
      <w:proofErr w:type="gramStart"/>
      <w:r>
        <w:t>long-running</w:t>
      </w:r>
      <w:proofErr w:type="gramEnd"/>
      <w:r>
        <w:t xml:space="preserve"> and blocking.</w:t>
      </w:r>
    </w:p>
    <w:p w14:paraId="3559C5F3" w14:textId="2C1616DC" w:rsidR="007B0A94" w:rsidRDefault="007B0A94" w:rsidP="00F8575B">
      <w:pPr>
        <w:pStyle w:val="Body"/>
      </w:pPr>
      <w:r>
        <w:t xml:space="preserve">In Listing 17-23, we use </w:t>
      </w:r>
      <w:r w:rsidRPr="00082753">
        <w:rPr>
          <w:rStyle w:val="Literal"/>
        </w:rPr>
        <w:t>slow</w:t>
      </w:r>
      <w:r>
        <w:t xml:space="preserve"> to emulate doing this kind of CPU-bound work in</w:t>
      </w:r>
      <w:r w:rsidR="00F8575B">
        <w:t xml:space="preserve"> </w:t>
      </w:r>
      <w:r>
        <w:t xml:space="preserve">a pair of futures. </w:t>
      </w:r>
    </w:p>
    <w:p w14:paraId="500BD26B" w14:textId="707B4A99" w:rsidR="007B0A94" w:rsidRPr="00F8575B" w:rsidRDefault="007B0A94" w:rsidP="00F8575B">
      <w:pPr>
        <w:pStyle w:val="CodeLabel"/>
      </w:pPr>
      <w:r>
        <w:t>src/main.rs</w:t>
      </w:r>
    </w:p>
    <w:p w14:paraId="70943639" w14:textId="77777777" w:rsidR="007B0A94" w:rsidRDefault="007B0A94" w:rsidP="00F8575B">
      <w:pPr>
        <w:pStyle w:val="Code"/>
      </w:pPr>
      <w:r>
        <w:t>let a = async {</w:t>
      </w:r>
    </w:p>
    <w:p w14:paraId="00F1235E" w14:textId="77777777" w:rsidR="007B0A94" w:rsidRDefault="007B0A94" w:rsidP="00F8575B">
      <w:pPr>
        <w:pStyle w:val="Code"/>
      </w:pPr>
      <w:r>
        <w:t xml:space="preserve">    </w:t>
      </w:r>
      <w:proofErr w:type="gramStart"/>
      <w:r>
        <w:t>println!(</w:t>
      </w:r>
      <w:proofErr w:type="gramEnd"/>
      <w:r>
        <w:t>"'a' started.");</w:t>
      </w:r>
    </w:p>
    <w:p w14:paraId="3DE68DF6" w14:textId="77777777" w:rsidR="007B0A94" w:rsidRDefault="007B0A94" w:rsidP="00F8575B">
      <w:pPr>
        <w:pStyle w:val="Code"/>
      </w:pPr>
      <w:r>
        <w:t xml:space="preserve">    </w:t>
      </w:r>
      <w:proofErr w:type="gramStart"/>
      <w:r>
        <w:t>slow(</w:t>
      </w:r>
      <w:proofErr w:type="gramEnd"/>
      <w:r>
        <w:t>"a", 30);</w:t>
      </w:r>
    </w:p>
    <w:p w14:paraId="50E0F4C7" w14:textId="77777777" w:rsidR="007B0A94" w:rsidRDefault="007B0A94" w:rsidP="00F8575B">
      <w:pPr>
        <w:pStyle w:val="Code"/>
      </w:pPr>
      <w:r>
        <w:t xml:space="preserve">    </w:t>
      </w:r>
      <w:proofErr w:type="gramStart"/>
      <w:r>
        <w:t>slow(</w:t>
      </w:r>
      <w:proofErr w:type="gramEnd"/>
      <w:r>
        <w:t>"a", 10);</w:t>
      </w:r>
    </w:p>
    <w:p w14:paraId="611B5680" w14:textId="77777777" w:rsidR="007B0A94" w:rsidRDefault="007B0A94" w:rsidP="00F8575B">
      <w:pPr>
        <w:pStyle w:val="Code"/>
      </w:pPr>
      <w:r>
        <w:t xml:space="preserve">    </w:t>
      </w:r>
      <w:proofErr w:type="gramStart"/>
      <w:r>
        <w:t>slow(</w:t>
      </w:r>
      <w:proofErr w:type="gramEnd"/>
      <w:r>
        <w:t>"a", 20);</w:t>
      </w:r>
    </w:p>
    <w:p w14:paraId="70D24F07" w14:textId="77777777" w:rsidR="007B0A94" w:rsidRDefault="007B0A94" w:rsidP="00F8575B">
      <w:pPr>
        <w:pStyle w:val="Code"/>
      </w:pPr>
      <w:r>
        <w:t xml:space="preserve">    </w:t>
      </w:r>
      <w:proofErr w:type="gramStart"/>
      <w:r>
        <w:t>trpl::</w:t>
      </w:r>
      <w:proofErr w:type="gramEnd"/>
      <w:r>
        <w:t>sleep(Duration::from_millis(50)).await;</w:t>
      </w:r>
    </w:p>
    <w:p w14:paraId="4F2EBA46" w14:textId="77777777" w:rsidR="007B0A94" w:rsidRDefault="007B0A94" w:rsidP="00F8575B">
      <w:pPr>
        <w:pStyle w:val="Code"/>
      </w:pPr>
      <w:r>
        <w:t xml:space="preserve">    </w:t>
      </w:r>
      <w:proofErr w:type="gramStart"/>
      <w:r>
        <w:t>println!(</w:t>
      </w:r>
      <w:proofErr w:type="gramEnd"/>
      <w:r>
        <w:t>"'a' finished.");</w:t>
      </w:r>
    </w:p>
    <w:p w14:paraId="4EACFD80" w14:textId="77777777" w:rsidR="007B0A94" w:rsidRDefault="007B0A94" w:rsidP="00F8575B">
      <w:pPr>
        <w:pStyle w:val="Code"/>
      </w:pPr>
      <w:r>
        <w:t>};</w:t>
      </w:r>
    </w:p>
    <w:p w14:paraId="5D85EAD2" w14:textId="77777777" w:rsidR="007B0A94" w:rsidRDefault="007B0A94" w:rsidP="00F8575B">
      <w:pPr>
        <w:pStyle w:val="Code"/>
      </w:pPr>
    </w:p>
    <w:p w14:paraId="758E5387" w14:textId="77777777" w:rsidR="007B0A94" w:rsidRDefault="007B0A94" w:rsidP="00F8575B">
      <w:pPr>
        <w:pStyle w:val="Code"/>
      </w:pPr>
      <w:r>
        <w:t>let b = async {</w:t>
      </w:r>
    </w:p>
    <w:p w14:paraId="702748B1" w14:textId="77777777" w:rsidR="007B0A94" w:rsidRDefault="007B0A94" w:rsidP="00F8575B">
      <w:pPr>
        <w:pStyle w:val="Code"/>
      </w:pPr>
      <w:r>
        <w:t xml:space="preserve">    </w:t>
      </w:r>
      <w:proofErr w:type="gramStart"/>
      <w:r>
        <w:t>println!(</w:t>
      </w:r>
      <w:proofErr w:type="gramEnd"/>
      <w:r>
        <w:t>"'b' started.");</w:t>
      </w:r>
    </w:p>
    <w:p w14:paraId="2E1CA8A9" w14:textId="77777777" w:rsidR="007B0A94" w:rsidRDefault="007B0A94" w:rsidP="00F8575B">
      <w:pPr>
        <w:pStyle w:val="Code"/>
      </w:pPr>
      <w:r>
        <w:t xml:space="preserve">    </w:t>
      </w:r>
      <w:proofErr w:type="gramStart"/>
      <w:r>
        <w:t>slow(</w:t>
      </w:r>
      <w:proofErr w:type="gramEnd"/>
      <w:r>
        <w:t>"b", 75);</w:t>
      </w:r>
    </w:p>
    <w:p w14:paraId="1C7F26B3" w14:textId="77777777" w:rsidR="007B0A94" w:rsidRDefault="007B0A94" w:rsidP="00F8575B">
      <w:pPr>
        <w:pStyle w:val="Code"/>
      </w:pPr>
      <w:r>
        <w:t xml:space="preserve">    </w:t>
      </w:r>
      <w:proofErr w:type="gramStart"/>
      <w:r>
        <w:t>slow(</w:t>
      </w:r>
      <w:proofErr w:type="gramEnd"/>
      <w:r>
        <w:t>"b", 10);</w:t>
      </w:r>
    </w:p>
    <w:p w14:paraId="54FC698F" w14:textId="77777777" w:rsidR="007B0A94" w:rsidRDefault="007B0A94" w:rsidP="00F8575B">
      <w:pPr>
        <w:pStyle w:val="Code"/>
      </w:pPr>
      <w:r>
        <w:t xml:space="preserve">    </w:t>
      </w:r>
      <w:proofErr w:type="gramStart"/>
      <w:r>
        <w:t>slow(</w:t>
      </w:r>
      <w:proofErr w:type="gramEnd"/>
      <w:r>
        <w:t>"b", 15);</w:t>
      </w:r>
    </w:p>
    <w:p w14:paraId="726A6631" w14:textId="77777777" w:rsidR="007B0A94" w:rsidRDefault="007B0A94" w:rsidP="00F8575B">
      <w:pPr>
        <w:pStyle w:val="Code"/>
      </w:pPr>
      <w:r>
        <w:t xml:space="preserve">    </w:t>
      </w:r>
      <w:proofErr w:type="gramStart"/>
      <w:r>
        <w:t>slow(</w:t>
      </w:r>
      <w:proofErr w:type="gramEnd"/>
      <w:r>
        <w:t>"b", 350);</w:t>
      </w:r>
    </w:p>
    <w:p w14:paraId="76DF5E6F" w14:textId="77777777" w:rsidR="007B0A94" w:rsidRDefault="007B0A94" w:rsidP="00F8575B">
      <w:pPr>
        <w:pStyle w:val="Code"/>
      </w:pPr>
      <w:r>
        <w:t xml:space="preserve">    </w:t>
      </w:r>
      <w:proofErr w:type="gramStart"/>
      <w:r>
        <w:t>trpl::</w:t>
      </w:r>
      <w:proofErr w:type="gramEnd"/>
      <w:r>
        <w:t>sleep(Duration::from_millis(50)).await;</w:t>
      </w:r>
    </w:p>
    <w:p w14:paraId="7236B318" w14:textId="77777777" w:rsidR="007B0A94" w:rsidRDefault="007B0A94" w:rsidP="00F8575B">
      <w:pPr>
        <w:pStyle w:val="Code"/>
      </w:pPr>
      <w:r>
        <w:t xml:space="preserve">    </w:t>
      </w:r>
      <w:proofErr w:type="gramStart"/>
      <w:r>
        <w:t>println!(</w:t>
      </w:r>
      <w:proofErr w:type="gramEnd"/>
      <w:r>
        <w:t>"'b' finished.");</w:t>
      </w:r>
    </w:p>
    <w:p w14:paraId="378199C7" w14:textId="77777777" w:rsidR="007B0A94" w:rsidRDefault="007B0A94" w:rsidP="00F8575B">
      <w:pPr>
        <w:pStyle w:val="Code"/>
      </w:pPr>
      <w:r>
        <w:t>};</w:t>
      </w:r>
    </w:p>
    <w:p w14:paraId="01F53D17" w14:textId="77777777" w:rsidR="007B0A94" w:rsidRDefault="007B0A94" w:rsidP="00F8575B">
      <w:pPr>
        <w:pStyle w:val="Code"/>
      </w:pPr>
    </w:p>
    <w:p w14:paraId="38354E02" w14:textId="77777777" w:rsidR="007B0A94" w:rsidRDefault="007B0A94" w:rsidP="00F8575B">
      <w:pPr>
        <w:pStyle w:val="Code"/>
      </w:pPr>
      <w:proofErr w:type="gramStart"/>
      <w:r>
        <w:t>trpl::</w:t>
      </w:r>
      <w:proofErr w:type="gramEnd"/>
      <w:r>
        <w:t>race(a, b).await;</w:t>
      </w:r>
    </w:p>
    <w:p w14:paraId="6FFE7479" w14:textId="77777777" w:rsidR="007B0A94" w:rsidRDefault="007B0A94" w:rsidP="007B0A94">
      <w:pPr>
        <w:pStyle w:val="CodeListingCaption"/>
      </w:pPr>
      <w:r>
        <w:t xml:space="preserve">Using </w:t>
      </w:r>
      <w:proofErr w:type="gramStart"/>
      <w:r w:rsidRPr="00082753">
        <w:rPr>
          <w:rStyle w:val="Literal"/>
        </w:rPr>
        <w:t>thread::</w:t>
      </w:r>
      <w:proofErr w:type="gramEnd"/>
      <w:r w:rsidRPr="00082753">
        <w:rPr>
          <w:rStyle w:val="Literal"/>
        </w:rPr>
        <w:t>sleep</w:t>
      </w:r>
      <w:r>
        <w:t xml:space="preserve"> to simulate slow operations</w:t>
      </w:r>
    </w:p>
    <w:p w14:paraId="0FC73D52" w14:textId="75D8B139" w:rsidR="007B0A94" w:rsidRDefault="00D514AE" w:rsidP="002412D7">
      <w:pPr>
        <w:pStyle w:val="Body"/>
      </w:pPr>
      <w:r>
        <w:t>Each future hands control back to the runtime</w:t>
      </w:r>
      <w:r w:rsidRPr="00956312">
        <w:t xml:space="preserve"> </w:t>
      </w:r>
      <w:r>
        <w:t xml:space="preserve">only </w:t>
      </w:r>
      <w:r w:rsidRPr="00082753">
        <w:rPr>
          <w:rStyle w:val="Italic"/>
        </w:rPr>
        <w:t>after</w:t>
      </w:r>
      <w:r>
        <w:t xml:space="preserve"> carrying out a bunch of slow operations.</w:t>
      </w:r>
      <w:r w:rsidR="002412D7">
        <w:t xml:space="preserve"> </w:t>
      </w:r>
      <w:r w:rsidR="007B0A94">
        <w:t>If you run this</w:t>
      </w:r>
      <w:r>
        <w:t xml:space="preserve"> code</w:t>
      </w:r>
      <w:r w:rsidR="007B0A94">
        <w:t>, you will see this output:</w:t>
      </w:r>
    </w:p>
    <w:p w14:paraId="698833E6" w14:textId="77777777" w:rsidR="007B0A94" w:rsidRDefault="007B0A94" w:rsidP="00F8575B">
      <w:pPr>
        <w:pStyle w:val="Code"/>
      </w:pPr>
      <w:r>
        <w:t>'a' started.</w:t>
      </w:r>
    </w:p>
    <w:p w14:paraId="293BF8D7" w14:textId="77777777" w:rsidR="007B0A94" w:rsidRDefault="007B0A94" w:rsidP="00F8575B">
      <w:pPr>
        <w:pStyle w:val="Code"/>
      </w:pPr>
      <w:r>
        <w:t>'a' ran for 30ms</w:t>
      </w:r>
    </w:p>
    <w:p w14:paraId="7CC6145D" w14:textId="77777777" w:rsidR="007B0A94" w:rsidRDefault="007B0A94" w:rsidP="00F8575B">
      <w:pPr>
        <w:pStyle w:val="Code"/>
      </w:pPr>
      <w:r>
        <w:t>'a' ran for 10ms</w:t>
      </w:r>
    </w:p>
    <w:p w14:paraId="56081FD5" w14:textId="77777777" w:rsidR="007B0A94" w:rsidRDefault="007B0A94" w:rsidP="00F8575B">
      <w:pPr>
        <w:pStyle w:val="Code"/>
      </w:pPr>
      <w:r>
        <w:t>'a' ran for 20ms</w:t>
      </w:r>
    </w:p>
    <w:p w14:paraId="10BA0560" w14:textId="77777777" w:rsidR="007B0A94" w:rsidRDefault="007B0A94" w:rsidP="00F8575B">
      <w:pPr>
        <w:pStyle w:val="Code"/>
      </w:pPr>
      <w:r>
        <w:t>'b' started.</w:t>
      </w:r>
    </w:p>
    <w:p w14:paraId="4B6CE2EE" w14:textId="77777777" w:rsidR="007B0A94" w:rsidRDefault="007B0A94" w:rsidP="00F8575B">
      <w:pPr>
        <w:pStyle w:val="Code"/>
      </w:pPr>
      <w:r>
        <w:t>'b' ran for 75ms</w:t>
      </w:r>
    </w:p>
    <w:p w14:paraId="2B4AA100" w14:textId="77777777" w:rsidR="007B0A94" w:rsidRDefault="007B0A94" w:rsidP="00F8575B">
      <w:pPr>
        <w:pStyle w:val="Code"/>
      </w:pPr>
      <w:r>
        <w:t>'b' ran for 10ms</w:t>
      </w:r>
    </w:p>
    <w:p w14:paraId="690F3CFD" w14:textId="77777777" w:rsidR="007B0A94" w:rsidRDefault="007B0A94" w:rsidP="00F8575B">
      <w:pPr>
        <w:pStyle w:val="Code"/>
      </w:pPr>
      <w:r>
        <w:t>'b' ran for 15ms</w:t>
      </w:r>
    </w:p>
    <w:p w14:paraId="08A39466" w14:textId="77777777" w:rsidR="007B0A94" w:rsidRDefault="007B0A94" w:rsidP="00F8575B">
      <w:pPr>
        <w:pStyle w:val="Code"/>
      </w:pPr>
      <w:r>
        <w:t>'b' ran for 350ms</w:t>
      </w:r>
    </w:p>
    <w:p w14:paraId="0680C268" w14:textId="77777777" w:rsidR="007B0A94" w:rsidRDefault="007B0A94" w:rsidP="00F8575B">
      <w:pPr>
        <w:pStyle w:val="Code"/>
      </w:pPr>
      <w:r>
        <w:t>'a' finished.</w:t>
      </w:r>
    </w:p>
    <w:p w14:paraId="14AECFD9" w14:textId="6ED08D9E" w:rsidR="007B0A94" w:rsidRDefault="007B0A94" w:rsidP="00F8575B">
      <w:pPr>
        <w:pStyle w:val="Body"/>
      </w:pPr>
      <w:r>
        <w:lastRenderedPageBreak/>
        <w:t xml:space="preserve">As with our earlier example, </w:t>
      </w:r>
      <w:r w:rsidRPr="00082753">
        <w:rPr>
          <w:rStyle w:val="Literal"/>
        </w:rPr>
        <w:t>race</w:t>
      </w:r>
      <w:r>
        <w:t xml:space="preserve"> still finishes as soon as </w:t>
      </w:r>
      <w:r w:rsidRPr="00082753">
        <w:rPr>
          <w:rStyle w:val="Literal"/>
        </w:rPr>
        <w:t>a</w:t>
      </w:r>
      <w:r>
        <w:t xml:space="preserve"> is done.</w:t>
      </w:r>
      <w:r w:rsidR="00F8575B">
        <w:t xml:space="preserve"> </w:t>
      </w:r>
      <w:r>
        <w:t xml:space="preserve">There’s no interleaving between the two futures, though. The </w:t>
      </w:r>
      <w:r w:rsidRPr="00082753">
        <w:rPr>
          <w:rStyle w:val="Literal"/>
        </w:rPr>
        <w:t>a</w:t>
      </w:r>
      <w:r>
        <w:t xml:space="preserve"> future does all</w:t>
      </w:r>
      <w:r w:rsidR="00F8575B">
        <w:t xml:space="preserve"> </w:t>
      </w:r>
      <w:r>
        <w:t xml:space="preserve">of its work until the </w:t>
      </w:r>
      <w:proofErr w:type="gramStart"/>
      <w:r w:rsidRPr="00082753">
        <w:rPr>
          <w:rStyle w:val="Literal"/>
        </w:rPr>
        <w:t>trpl::</w:t>
      </w:r>
      <w:proofErr w:type="gramEnd"/>
      <w:r w:rsidRPr="00082753">
        <w:rPr>
          <w:rStyle w:val="Literal"/>
        </w:rPr>
        <w:t>sleep</w:t>
      </w:r>
      <w:r>
        <w:t xml:space="preserve"> call is awaited, then the </w:t>
      </w:r>
      <w:r w:rsidRPr="00082753">
        <w:rPr>
          <w:rStyle w:val="Literal"/>
        </w:rPr>
        <w:t>b</w:t>
      </w:r>
      <w:r>
        <w:t xml:space="preserve"> future does</w:t>
      </w:r>
      <w:r w:rsidR="00F8575B">
        <w:t xml:space="preserve"> </w:t>
      </w:r>
      <w:r>
        <w:t xml:space="preserve">all of its work until its own </w:t>
      </w:r>
      <w:r w:rsidRPr="00082753">
        <w:rPr>
          <w:rStyle w:val="Literal"/>
        </w:rPr>
        <w:t>trpl::sleep</w:t>
      </w:r>
      <w:r>
        <w:t xml:space="preserve"> call is awaited, and </w:t>
      </w:r>
      <w:r w:rsidR="00D514AE">
        <w:t xml:space="preserve">finally </w:t>
      </w:r>
      <w:r>
        <w:t xml:space="preserve">the </w:t>
      </w:r>
      <w:r w:rsidRPr="00082753">
        <w:rPr>
          <w:rStyle w:val="Literal"/>
        </w:rPr>
        <w:t>a</w:t>
      </w:r>
      <w:r w:rsidR="00F8575B">
        <w:t xml:space="preserve"> </w:t>
      </w:r>
      <w:r>
        <w:t>future completes. To allow both futures to make progress between their slow</w:t>
      </w:r>
      <w:r w:rsidR="00F8575B">
        <w:t xml:space="preserve"> </w:t>
      </w:r>
      <w:r>
        <w:t>tasks, we need await points so we can hand control back to the runtime. That</w:t>
      </w:r>
      <w:r w:rsidR="00F8575B">
        <w:t xml:space="preserve"> </w:t>
      </w:r>
      <w:r>
        <w:t>means we need something we can await!</w:t>
      </w:r>
    </w:p>
    <w:p w14:paraId="116876ED" w14:textId="1F0AFB46" w:rsidR="007B0A94" w:rsidRDefault="007B0A94" w:rsidP="00F8575B">
      <w:pPr>
        <w:pStyle w:val="Body"/>
      </w:pPr>
      <w:r>
        <w:t>We can already see this kind of handoff happening in Listing 17-23: if we</w:t>
      </w:r>
      <w:r w:rsidR="00F8575B">
        <w:t xml:space="preserve"> </w:t>
      </w:r>
      <w:r>
        <w:t xml:space="preserve">removed the </w:t>
      </w:r>
      <w:proofErr w:type="gramStart"/>
      <w:r w:rsidRPr="00082753">
        <w:rPr>
          <w:rStyle w:val="Literal"/>
        </w:rPr>
        <w:t>trpl::</w:t>
      </w:r>
      <w:proofErr w:type="gramEnd"/>
      <w:r w:rsidRPr="00082753">
        <w:rPr>
          <w:rStyle w:val="Literal"/>
        </w:rPr>
        <w:t>sleep</w:t>
      </w:r>
      <w:r>
        <w:t xml:space="preserve"> at the end of the </w:t>
      </w:r>
      <w:r w:rsidRPr="00082753">
        <w:rPr>
          <w:rStyle w:val="Literal"/>
        </w:rPr>
        <w:t>a</w:t>
      </w:r>
      <w:r>
        <w:t xml:space="preserve"> future, it would complete</w:t>
      </w:r>
      <w:r w:rsidR="00F8575B">
        <w:t xml:space="preserve"> </w:t>
      </w:r>
      <w:r>
        <w:t xml:space="preserve">without the </w:t>
      </w:r>
      <w:r w:rsidRPr="00082753">
        <w:rPr>
          <w:rStyle w:val="Literal"/>
        </w:rPr>
        <w:t>b</w:t>
      </w:r>
      <w:r>
        <w:t xml:space="preserve"> future running </w:t>
      </w:r>
      <w:r w:rsidRPr="00082753">
        <w:rPr>
          <w:rStyle w:val="Italic"/>
        </w:rPr>
        <w:t>at all</w:t>
      </w:r>
      <w:r>
        <w:t xml:space="preserve">. </w:t>
      </w:r>
      <w:r w:rsidR="00D514AE">
        <w:t>Let’s try using</w:t>
      </w:r>
      <w:r>
        <w:t xml:space="preserve"> the </w:t>
      </w:r>
      <w:r w:rsidRPr="00082753">
        <w:rPr>
          <w:rStyle w:val="Literal"/>
        </w:rPr>
        <w:t>sleep</w:t>
      </w:r>
      <w:r>
        <w:t xml:space="preserve"> function</w:t>
      </w:r>
      <w:r w:rsidR="00F8575B">
        <w:t xml:space="preserve"> </w:t>
      </w:r>
      <w:r>
        <w:t>as a starting point</w:t>
      </w:r>
      <w:r w:rsidR="00D514AE">
        <w:t xml:space="preserve"> for</w:t>
      </w:r>
      <w:r w:rsidR="00D514AE" w:rsidRPr="00D514AE">
        <w:t xml:space="preserve"> </w:t>
      </w:r>
      <w:r w:rsidR="00D514AE">
        <w:t>letting operations switch off making progress, as shown in Listing 17-24.</w:t>
      </w:r>
    </w:p>
    <w:p w14:paraId="6FA71353" w14:textId="647994C6" w:rsidR="007B0A94" w:rsidRPr="00F8575B" w:rsidRDefault="007B0A94" w:rsidP="00F8575B">
      <w:pPr>
        <w:pStyle w:val="CodeLabel"/>
      </w:pPr>
      <w:r>
        <w:t>src/main.rs</w:t>
      </w:r>
    </w:p>
    <w:p w14:paraId="779D3DF3" w14:textId="77777777" w:rsidR="007B0A94" w:rsidRDefault="007B0A94" w:rsidP="00F8575B">
      <w:pPr>
        <w:pStyle w:val="Code"/>
      </w:pPr>
      <w:r>
        <w:t xml:space="preserve">let one_ms = </w:t>
      </w:r>
      <w:proofErr w:type="gramStart"/>
      <w:r>
        <w:t>Duration::</w:t>
      </w:r>
      <w:proofErr w:type="gramEnd"/>
      <w:r>
        <w:t>from_millis(1);</w:t>
      </w:r>
    </w:p>
    <w:p w14:paraId="665E9B92" w14:textId="77777777" w:rsidR="007B0A94" w:rsidRDefault="007B0A94" w:rsidP="00F8575B">
      <w:pPr>
        <w:pStyle w:val="Code"/>
      </w:pPr>
    </w:p>
    <w:p w14:paraId="56831976" w14:textId="77777777" w:rsidR="007B0A94" w:rsidRDefault="007B0A94" w:rsidP="00F8575B">
      <w:pPr>
        <w:pStyle w:val="Code"/>
      </w:pPr>
      <w:r>
        <w:t>let a = async {</w:t>
      </w:r>
    </w:p>
    <w:p w14:paraId="7E74B382" w14:textId="77777777" w:rsidR="007B0A94" w:rsidRDefault="007B0A94" w:rsidP="00F8575B">
      <w:pPr>
        <w:pStyle w:val="Code"/>
      </w:pPr>
      <w:r>
        <w:t xml:space="preserve">    </w:t>
      </w:r>
      <w:proofErr w:type="gramStart"/>
      <w:r>
        <w:t>println!(</w:t>
      </w:r>
      <w:proofErr w:type="gramEnd"/>
      <w:r>
        <w:t>"'a' started.");</w:t>
      </w:r>
    </w:p>
    <w:p w14:paraId="5E1774CA" w14:textId="77777777" w:rsidR="007B0A94" w:rsidRDefault="007B0A94" w:rsidP="00F8575B">
      <w:pPr>
        <w:pStyle w:val="Code"/>
      </w:pPr>
      <w:r>
        <w:t xml:space="preserve">    </w:t>
      </w:r>
      <w:proofErr w:type="gramStart"/>
      <w:r>
        <w:t>slow(</w:t>
      </w:r>
      <w:proofErr w:type="gramEnd"/>
      <w:r>
        <w:t>"a", 30);</w:t>
      </w:r>
    </w:p>
    <w:p w14:paraId="44E85F3F" w14:textId="77777777" w:rsidR="007B0A94" w:rsidRDefault="007B0A94" w:rsidP="00F8575B">
      <w:pPr>
        <w:pStyle w:val="Code"/>
      </w:pPr>
      <w:r>
        <w:t xml:space="preserve">    </w:t>
      </w:r>
      <w:proofErr w:type="gramStart"/>
      <w:r>
        <w:t>trpl::</w:t>
      </w:r>
      <w:proofErr w:type="gramEnd"/>
      <w:r>
        <w:t>sleep(one_ms).await;</w:t>
      </w:r>
    </w:p>
    <w:p w14:paraId="219AC303" w14:textId="77777777" w:rsidR="007B0A94" w:rsidRDefault="007B0A94" w:rsidP="00F8575B">
      <w:pPr>
        <w:pStyle w:val="Code"/>
      </w:pPr>
      <w:r>
        <w:t xml:space="preserve">    </w:t>
      </w:r>
      <w:proofErr w:type="gramStart"/>
      <w:r>
        <w:t>slow(</w:t>
      </w:r>
      <w:proofErr w:type="gramEnd"/>
      <w:r>
        <w:t>"a", 10);</w:t>
      </w:r>
    </w:p>
    <w:p w14:paraId="49381CBC" w14:textId="77777777" w:rsidR="007B0A94" w:rsidRDefault="007B0A94" w:rsidP="00F8575B">
      <w:pPr>
        <w:pStyle w:val="Code"/>
      </w:pPr>
      <w:r>
        <w:t xml:space="preserve">    </w:t>
      </w:r>
      <w:proofErr w:type="gramStart"/>
      <w:r>
        <w:t>trpl::</w:t>
      </w:r>
      <w:proofErr w:type="gramEnd"/>
      <w:r>
        <w:t>sleep(one_ms).await;</w:t>
      </w:r>
    </w:p>
    <w:p w14:paraId="08B33F8D" w14:textId="77777777" w:rsidR="007B0A94" w:rsidRDefault="007B0A94" w:rsidP="00F8575B">
      <w:pPr>
        <w:pStyle w:val="Code"/>
      </w:pPr>
      <w:r>
        <w:t xml:space="preserve">    </w:t>
      </w:r>
      <w:proofErr w:type="gramStart"/>
      <w:r>
        <w:t>slow(</w:t>
      </w:r>
      <w:proofErr w:type="gramEnd"/>
      <w:r>
        <w:t>"a", 20);</w:t>
      </w:r>
    </w:p>
    <w:p w14:paraId="5F99C33C" w14:textId="77777777" w:rsidR="007B0A94" w:rsidRDefault="007B0A94" w:rsidP="00F8575B">
      <w:pPr>
        <w:pStyle w:val="Code"/>
      </w:pPr>
      <w:r>
        <w:t xml:space="preserve">    </w:t>
      </w:r>
      <w:proofErr w:type="gramStart"/>
      <w:r>
        <w:t>trpl::</w:t>
      </w:r>
      <w:proofErr w:type="gramEnd"/>
      <w:r>
        <w:t>sleep(one_ms).await;</w:t>
      </w:r>
    </w:p>
    <w:p w14:paraId="28E3CBC9" w14:textId="77777777" w:rsidR="007B0A94" w:rsidRDefault="007B0A94" w:rsidP="00F8575B">
      <w:pPr>
        <w:pStyle w:val="Code"/>
      </w:pPr>
      <w:r>
        <w:t xml:space="preserve">    </w:t>
      </w:r>
      <w:proofErr w:type="gramStart"/>
      <w:r>
        <w:t>println!(</w:t>
      </w:r>
      <w:proofErr w:type="gramEnd"/>
      <w:r>
        <w:t>"'a' finished.");</w:t>
      </w:r>
    </w:p>
    <w:p w14:paraId="460DA294" w14:textId="77777777" w:rsidR="007B0A94" w:rsidRDefault="007B0A94" w:rsidP="00F8575B">
      <w:pPr>
        <w:pStyle w:val="Code"/>
      </w:pPr>
      <w:r>
        <w:t>};</w:t>
      </w:r>
    </w:p>
    <w:p w14:paraId="1422E953" w14:textId="77777777" w:rsidR="007B0A94" w:rsidRDefault="007B0A94" w:rsidP="00F8575B">
      <w:pPr>
        <w:pStyle w:val="Code"/>
      </w:pPr>
    </w:p>
    <w:p w14:paraId="1A5DDBAA" w14:textId="77777777" w:rsidR="007B0A94" w:rsidRDefault="007B0A94" w:rsidP="00F8575B">
      <w:pPr>
        <w:pStyle w:val="Code"/>
      </w:pPr>
      <w:r>
        <w:t>let b = async {</w:t>
      </w:r>
    </w:p>
    <w:p w14:paraId="1DC0B950" w14:textId="77777777" w:rsidR="007B0A94" w:rsidRDefault="007B0A94" w:rsidP="00F8575B">
      <w:pPr>
        <w:pStyle w:val="Code"/>
      </w:pPr>
      <w:r>
        <w:t xml:space="preserve">    </w:t>
      </w:r>
      <w:proofErr w:type="gramStart"/>
      <w:r>
        <w:t>println!(</w:t>
      </w:r>
      <w:proofErr w:type="gramEnd"/>
      <w:r>
        <w:t>"'b' started.");</w:t>
      </w:r>
    </w:p>
    <w:p w14:paraId="05920084" w14:textId="77777777" w:rsidR="007B0A94" w:rsidRDefault="007B0A94" w:rsidP="00F8575B">
      <w:pPr>
        <w:pStyle w:val="Code"/>
      </w:pPr>
      <w:r>
        <w:t xml:space="preserve">    </w:t>
      </w:r>
      <w:proofErr w:type="gramStart"/>
      <w:r>
        <w:t>slow(</w:t>
      </w:r>
      <w:proofErr w:type="gramEnd"/>
      <w:r>
        <w:t>"b", 75);</w:t>
      </w:r>
    </w:p>
    <w:p w14:paraId="4D2A823F" w14:textId="77777777" w:rsidR="007B0A94" w:rsidRDefault="007B0A94" w:rsidP="00F8575B">
      <w:pPr>
        <w:pStyle w:val="Code"/>
      </w:pPr>
      <w:r>
        <w:t xml:space="preserve">    </w:t>
      </w:r>
      <w:proofErr w:type="gramStart"/>
      <w:r>
        <w:t>trpl::</w:t>
      </w:r>
      <w:proofErr w:type="gramEnd"/>
      <w:r>
        <w:t>sleep(one_ms).await;</w:t>
      </w:r>
    </w:p>
    <w:p w14:paraId="72D390DD" w14:textId="77777777" w:rsidR="007B0A94" w:rsidRDefault="007B0A94" w:rsidP="00F8575B">
      <w:pPr>
        <w:pStyle w:val="Code"/>
      </w:pPr>
      <w:r>
        <w:t xml:space="preserve">    </w:t>
      </w:r>
      <w:proofErr w:type="gramStart"/>
      <w:r>
        <w:t>slow(</w:t>
      </w:r>
      <w:proofErr w:type="gramEnd"/>
      <w:r>
        <w:t>"b", 10);</w:t>
      </w:r>
    </w:p>
    <w:p w14:paraId="3969504B" w14:textId="77777777" w:rsidR="007B0A94" w:rsidRDefault="007B0A94" w:rsidP="00F8575B">
      <w:pPr>
        <w:pStyle w:val="Code"/>
      </w:pPr>
      <w:r>
        <w:t xml:space="preserve">    </w:t>
      </w:r>
      <w:proofErr w:type="gramStart"/>
      <w:r>
        <w:t>trpl::</w:t>
      </w:r>
      <w:proofErr w:type="gramEnd"/>
      <w:r>
        <w:t>sleep(one_ms).await;</w:t>
      </w:r>
    </w:p>
    <w:p w14:paraId="183A1734" w14:textId="77777777" w:rsidR="007B0A94" w:rsidRDefault="007B0A94" w:rsidP="00F8575B">
      <w:pPr>
        <w:pStyle w:val="Code"/>
      </w:pPr>
      <w:r>
        <w:t xml:space="preserve">    </w:t>
      </w:r>
      <w:proofErr w:type="gramStart"/>
      <w:r>
        <w:t>slow(</w:t>
      </w:r>
      <w:proofErr w:type="gramEnd"/>
      <w:r>
        <w:t>"b", 15);</w:t>
      </w:r>
    </w:p>
    <w:p w14:paraId="0798E416" w14:textId="77777777" w:rsidR="007B0A94" w:rsidRDefault="007B0A94" w:rsidP="00F8575B">
      <w:pPr>
        <w:pStyle w:val="Code"/>
      </w:pPr>
      <w:r>
        <w:t xml:space="preserve">    </w:t>
      </w:r>
      <w:proofErr w:type="gramStart"/>
      <w:r>
        <w:t>trpl::</w:t>
      </w:r>
      <w:proofErr w:type="gramEnd"/>
      <w:r>
        <w:t>sleep(one_ms).await;</w:t>
      </w:r>
    </w:p>
    <w:p w14:paraId="0F72CA54" w14:textId="77777777" w:rsidR="007B0A94" w:rsidRDefault="007B0A94" w:rsidP="00F8575B">
      <w:pPr>
        <w:pStyle w:val="Code"/>
      </w:pPr>
      <w:r>
        <w:t xml:space="preserve">    </w:t>
      </w:r>
      <w:proofErr w:type="gramStart"/>
      <w:r>
        <w:t>slow(</w:t>
      </w:r>
      <w:proofErr w:type="gramEnd"/>
      <w:r>
        <w:t>"b", 35);</w:t>
      </w:r>
    </w:p>
    <w:p w14:paraId="41C8C40B" w14:textId="77777777" w:rsidR="007B0A94" w:rsidRDefault="007B0A94" w:rsidP="00F8575B">
      <w:pPr>
        <w:pStyle w:val="Code"/>
      </w:pPr>
      <w:r>
        <w:t xml:space="preserve">    </w:t>
      </w:r>
      <w:proofErr w:type="gramStart"/>
      <w:r>
        <w:t>trpl::</w:t>
      </w:r>
      <w:proofErr w:type="gramEnd"/>
      <w:r>
        <w:t>sleep(one_ms).await;</w:t>
      </w:r>
    </w:p>
    <w:p w14:paraId="4E15B76E" w14:textId="77777777" w:rsidR="007B0A94" w:rsidRDefault="007B0A94" w:rsidP="00F8575B">
      <w:pPr>
        <w:pStyle w:val="Code"/>
      </w:pPr>
      <w:r>
        <w:t xml:space="preserve">    </w:t>
      </w:r>
      <w:proofErr w:type="gramStart"/>
      <w:r>
        <w:t>println!(</w:t>
      </w:r>
      <w:proofErr w:type="gramEnd"/>
      <w:r>
        <w:t>"'b' finished.");</w:t>
      </w:r>
    </w:p>
    <w:p w14:paraId="322AE435" w14:textId="77777777" w:rsidR="007B0A94" w:rsidRDefault="007B0A94" w:rsidP="00F8575B">
      <w:pPr>
        <w:pStyle w:val="Code"/>
      </w:pPr>
      <w:r>
        <w:t>};</w:t>
      </w:r>
    </w:p>
    <w:p w14:paraId="328198A6" w14:textId="77777777" w:rsidR="007B0A94" w:rsidRDefault="007B0A94" w:rsidP="007B0A94">
      <w:pPr>
        <w:pStyle w:val="CodeListingCaption"/>
      </w:pPr>
      <w:r>
        <w:t xml:space="preserve">Using </w:t>
      </w:r>
      <w:r w:rsidRPr="00082753">
        <w:rPr>
          <w:rStyle w:val="Literal"/>
        </w:rPr>
        <w:t>sleep</w:t>
      </w:r>
      <w:r>
        <w:t xml:space="preserve"> to let operations switch off making progress</w:t>
      </w:r>
    </w:p>
    <w:p w14:paraId="30C9F884" w14:textId="77777777" w:rsidR="007B0A94" w:rsidRDefault="007B0A94" w:rsidP="00F8575B">
      <w:pPr>
        <w:pStyle w:val="Body"/>
      </w:pPr>
      <w:r>
        <w:t xml:space="preserve">In Listing 17-24, we add </w:t>
      </w:r>
      <w:proofErr w:type="gramStart"/>
      <w:r w:rsidRPr="00082753">
        <w:rPr>
          <w:rStyle w:val="Literal"/>
        </w:rPr>
        <w:t>trpl::</w:t>
      </w:r>
      <w:proofErr w:type="gramEnd"/>
      <w:r w:rsidRPr="00082753">
        <w:rPr>
          <w:rStyle w:val="Literal"/>
        </w:rPr>
        <w:t>sleep</w:t>
      </w:r>
      <w:r>
        <w:t xml:space="preserve"> calls with await points between each call</w:t>
      </w:r>
      <w:r w:rsidR="00F8575B">
        <w:t xml:space="preserve"> </w:t>
      </w:r>
      <w:r>
        <w:t xml:space="preserve">to </w:t>
      </w:r>
      <w:r w:rsidRPr="00082753">
        <w:rPr>
          <w:rStyle w:val="Literal"/>
        </w:rPr>
        <w:t>slow</w:t>
      </w:r>
      <w:r>
        <w:t>. Now the two futures’ work is interleaved:</w:t>
      </w:r>
    </w:p>
    <w:p w14:paraId="4F4F9C1F" w14:textId="77777777" w:rsidR="007B0A94" w:rsidRDefault="007B0A94" w:rsidP="00F8575B">
      <w:pPr>
        <w:pStyle w:val="Code"/>
      </w:pPr>
      <w:r>
        <w:t>'a' started.</w:t>
      </w:r>
    </w:p>
    <w:p w14:paraId="3C2525A2" w14:textId="77777777" w:rsidR="007B0A94" w:rsidRDefault="007B0A94" w:rsidP="00F8575B">
      <w:pPr>
        <w:pStyle w:val="Code"/>
      </w:pPr>
      <w:r>
        <w:t>'a' ran for 30ms</w:t>
      </w:r>
    </w:p>
    <w:p w14:paraId="78217F8E" w14:textId="77777777" w:rsidR="007B0A94" w:rsidRDefault="007B0A94" w:rsidP="00F8575B">
      <w:pPr>
        <w:pStyle w:val="Code"/>
      </w:pPr>
      <w:r>
        <w:t>'b' started.</w:t>
      </w:r>
    </w:p>
    <w:p w14:paraId="38276445" w14:textId="77777777" w:rsidR="007B0A94" w:rsidRDefault="007B0A94" w:rsidP="00F8575B">
      <w:pPr>
        <w:pStyle w:val="Code"/>
      </w:pPr>
      <w:r>
        <w:t>'b' ran for 75ms</w:t>
      </w:r>
    </w:p>
    <w:p w14:paraId="5A3E844E" w14:textId="77777777" w:rsidR="007B0A94" w:rsidRDefault="007B0A94" w:rsidP="00F8575B">
      <w:pPr>
        <w:pStyle w:val="Code"/>
      </w:pPr>
      <w:r>
        <w:t>'a' ran for 10ms</w:t>
      </w:r>
    </w:p>
    <w:p w14:paraId="2B668AFD" w14:textId="77777777" w:rsidR="007B0A94" w:rsidRDefault="007B0A94" w:rsidP="00F8575B">
      <w:pPr>
        <w:pStyle w:val="Code"/>
      </w:pPr>
      <w:r>
        <w:t>'b' ran for 10ms</w:t>
      </w:r>
    </w:p>
    <w:p w14:paraId="17EEDFE8" w14:textId="77777777" w:rsidR="007B0A94" w:rsidRDefault="007B0A94" w:rsidP="00F8575B">
      <w:pPr>
        <w:pStyle w:val="Code"/>
      </w:pPr>
      <w:r>
        <w:t>'a' ran for 20ms</w:t>
      </w:r>
    </w:p>
    <w:p w14:paraId="42109282" w14:textId="77777777" w:rsidR="007B0A94" w:rsidRDefault="007B0A94" w:rsidP="00F8575B">
      <w:pPr>
        <w:pStyle w:val="Code"/>
      </w:pPr>
      <w:r>
        <w:t>'b' ran for 15ms</w:t>
      </w:r>
    </w:p>
    <w:p w14:paraId="10D16D28" w14:textId="77777777" w:rsidR="007B0A94" w:rsidRDefault="007B0A94" w:rsidP="00F8575B">
      <w:pPr>
        <w:pStyle w:val="Code"/>
      </w:pPr>
      <w:r>
        <w:t>'a' finished.</w:t>
      </w:r>
    </w:p>
    <w:p w14:paraId="4D554889" w14:textId="7C017FD4" w:rsidR="007B0A94" w:rsidRDefault="007B0A94" w:rsidP="00F8575B">
      <w:pPr>
        <w:pStyle w:val="Body"/>
      </w:pPr>
      <w:r>
        <w:t xml:space="preserve">The </w:t>
      </w:r>
      <w:r w:rsidRPr="00082753">
        <w:rPr>
          <w:rStyle w:val="Literal"/>
        </w:rPr>
        <w:t>a</w:t>
      </w:r>
      <w:r>
        <w:t xml:space="preserve"> future still runs for a bit before handing off control to </w:t>
      </w:r>
      <w:r w:rsidRPr="00082753">
        <w:rPr>
          <w:rStyle w:val="Literal"/>
        </w:rPr>
        <w:t>b</w:t>
      </w:r>
      <w:r>
        <w:t>, because</w:t>
      </w:r>
      <w:r w:rsidR="00F8575B">
        <w:t xml:space="preserve"> </w:t>
      </w:r>
      <w:r>
        <w:t xml:space="preserve">it calls </w:t>
      </w:r>
      <w:r w:rsidRPr="00082753">
        <w:rPr>
          <w:rStyle w:val="Literal"/>
        </w:rPr>
        <w:t>slow</w:t>
      </w:r>
      <w:r>
        <w:t xml:space="preserve"> before ever calling </w:t>
      </w:r>
      <w:proofErr w:type="gramStart"/>
      <w:r w:rsidRPr="00082753">
        <w:rPr>
          <w:rStyle w:val="Literal"/>
        </w:rPr>
        <w:t>trpl::</w:t>
      </w:r>
      <w:proofErr w:type="gramEnd"/>
      <w:r w:rsidRPr="00082753">
        <w:rPr>
          <w:rStyle w:val="Literal"/>
        </w:rPr>
        <w:t>sleep</w:t>
      </w:r>
      <w:r>
        <w:t>, but after that the futures</w:t>
      </w:r>
      <w:r w:rsidR="00F8575B">
        <w:t xml:space="preserve"> </w:t>
      </w:r>
      <w:r>
        <w:t>swap back and forth each time one of them hits an await point. In this case, we</w:t>
      </w:r>
      <w:r w:rsidR="00F8575B">
        <w:t xml:space="preserve"> </w:t>
      </w:r>
      <w:r>
        <w:t xml:space="preserve">have done that after every call to </w:t>
      </w:r>
      <w:r w:rsidRPr="00082753">
        <w:rPr>
          <w:rStyle w:val="Literal"/>
        </w:rPr>
        <w:t>slow</w:t>
      </w:r>
      <w:r>
        <w:t>, but we could break up the work</w:t>
      </w:r>
      <w:r w:rsidR="00F8575B">
        <w:t xml:space="preserve"> </w:t>
      </w:r>
      <w:r w:rsidR="00D514AE">
        <w:t xml:space="preserve">in whatever way </w:t>
      </w:r>
      <w:r>
        <w:t>makes the most sense to us.</w:t>
      </w:r>
    </w:p>
    <w:p w14:paraId="5BCC81AA" w14:textId="77777777" w:rsidR="007B0A94" w:rsidRDefault="007B0A94" w:rsidP="00F8575B">
      <w:pPr>
        <w:pStyle w:val="Body"/>
      </w:pPr>
      <w:r>
        <w:lastRenderedPageBreak/>
        <w:t xml:space="preserve">We don’t really want to </w:t>
      </w:r>
      <w:r w:rsidRPr="00082753">
        <w:rPr>
          <w:rStyle w:val="Italic"/>
        </w:rPr>
        <w:t>sleep</w:t>
      </w:r>
      <w:r>
        <w:t xml:space="preserve"> here, though: we want to make progress as fast</w:t>
      </w:r>
      <w:r w:rsidR="00F8575B">
        <w:t xml:space="preserve"> </w:t>
      </w:r>
      <w:r>
        <w:t>as we can. We just need to hand back control to the runtime. We can do that</w:t>
      </w:r>
      <w:r w:rsidR="00F8575B">
        <w:t xml:space="preserve"> </w:t>
      </w:r>
      <w:r>
        <w:t xml:space="preserve">directly, using the </w:t>
      </w:r>
      <w:r w:rsidRPr="00082753">
        <w:rPr>
          <w:rStyle w:val="Literal"/>
        </w:rPr>
        <w:t>yield_now</w:t>
      </w:r>
      <w:r>
        <w:t xml:space="preserve"> function. In Listing 17-25, we replace all those</w:t>
      </w:r>
      <w:r w:rsidR="00F8575B">
        <w:t xml:space="preserve"> </w:t>
      </w:r>
      <w:r w:rsidRPr="00082753">
        <w:rPr>
          <w:rStyle w:val="Literal"/>
        </w:rPr>
        <w:t>sleep</w:t>
      </w:r>
      <w:r>
        <w:t xml:space="preserve"> calls with </w:t>
      </w:r>
      <w:r w:rsidRPr="00082753">
        <w:rPr>
          <w:rStyle w:val="Literal"/>
        </w:rPr>
        <w:t>yield_now</w:t>
      </w:r>
      <w:r>
        <w:t>.</w:t>
      </w:r>
    </w:p>
    <w:p w14:paraId="4F97450D" w14:textId="7A2B1A25" w:rsidR="007B0A94" w:rsidRPr="00F8575B" w:rsidRDefault="007B0A94" w:rsidP="00F8575B">
      <w:pPr>
        <w:pStyle w:val="CodeLabel"/>
      </w:pPr>
      <w:r>
        <w:t>src/main.rs</w:t>
      </w:r>
    </w:p>
    <w:p w14:paraId="7940EBF2" w14:textId="77777777" w:rsidR="007B0A94" w:rsidRDefault="007B0A94" w:rsidP="00F8575B">
      <w:pPr>
        <w:pStyle w:val="Code"/>
      </w:pPr>
      <w:r>
        <w:t>let a = async {</w:t>
      </w:r>
    </w:p>
    <w:p w14:paraId="4AA89627" w14:textId="77777777" w:rsidR="007B0A94" w:rsidRDefault="007B0A94" w:rsidP="00F8575B">
      <w:pPr>
        <w:pStyle w:val="Code"/>
      </w:pPr>
      <w:r>
        <w:t xml:space="preserve">    </w:t>
      </w:r>
      <w:proofErr w:type="gramStart"/>
      <w:r>
        <w:t>println!(</w:t>
      </w:r>
      <w:proofErr w:type="gramEnd"/>
      <w:r>
        <w:t>"'a' started.");</w:t>
      </w:r>
    </w:p>
    <w:p w14:paraId="40953DF2" w14:textId="77777777" w:rsidR="007B0A94" w:rsidRDefault="007B0A94" w:rsidP="00F8575B">
      <w:pPr>
        <w:pStyle w:val="Code"/>
      </w:pPr>
      <w:r>
        <w:t xml:space="preserve">    </w:t>
      </w:r>
      <w:proofErr w:type="gramStart"/>
      <w:r>
        <w:t>slow(</w:t>
      </w:r>
      <w:proofErr w:type="gramEnd"/>
      <w:r>
        <w:t>"a", 30);</w:t>
      </w:r>
    </w:p>
    <w:p w14:paraId="38763658" w14:textId="77777777" w:rsidR="007B0A94" w:rsidRDefault="007B0A94" w:rsidP="00F8575B">
      <w:pPr>
        <w:pStyle w:val="Code"/>
      </w:pPr>
      <w:r>
        <w:t xml:space="preserve">    </w:t>
      </w:r>
      <w:proofErr w:type="gramStart"/>
      <w:r>
        <w:t>trpl::</w:t>
      </w:r>
      <w:proofErr w:type="gramEnd"/>
      <w:r>
        <w:t>yield_now().await;</w:t>
      </w:r>
    </w:p>
    <w:p w14:paraId="2A0FA81C" w14:textId="77777777" w:rsidR="007B0A94" w:rsidRDefault="007B0A94" w:rsidP="00F8575B">
      <w:pPr>
        <w:pStyle w:val="Code"/>
      </w:pPr>
      <w:r>
        <w:t xml:space="preserve">    </w:t>
      </w:r>
      <w:proofErr w:type="gramStart"/>
      <w:r>
        <w:t>slow(</w:t>
      </w:r>
      <w:proofErr w:type="gramEnd"/>
      <w:r>
        <w:t>"a", 10);</w:t>
      </w:r>
    </w:p>
    <w:p w14:paraId="35B1015B" w14:textId="77777777" w:rsidR="007B0A94" w:rsidRDefault="007B0A94" w:rsidP="00F8575B">
      <w:pPr>
        <w:pStyle w:val="Code"/>
      </w:pPr>
      <w:r>
        <w:t xml:space="preserve">    </w:t>
      </w:r>
      <w:proofErr w:type="gramStart"/>
      <w:r>
        <w:t>trpl::</w:t>
      </w:r>
      <w:proofErr w:type="gramEnd"/>
      <w:r>
        <w:t>yield_now().await;</w:t>
      </w:r>
    </w:p>
    <w:p w14:paraId="628DC8F6" w14:textId="77777777" w:rsidR="007B0A94" w:rsidRDefault="007B0A94" w:rsidP="00F8575B">
      <w:pPr>
        <w:pStyle w:val="Code"/>
      </w:pPr>
      <w:r>
        <w:t xml:space="preserve">    </w:t>
      </w:r>
      <w:proofErr w:type="gramStart"/>
      <w:r>
        <w:t>slow(</w:t>
      </w:r>
      <w:proofErr w:type="gramEnd"/>
      <w:r>
        <w:t>"a", 20);</w:t>
      </w:r>
    </w:p>
    <w:p w14:paraId="74637B74" w14:textId="77777777" w:rsidR="007B0A94" w:rsidRDefault="007B0A94" w:rsidP="00F8575B">
      <w:pPr>
        <w:pStyle w:val="Code"/>
      </w:pPr>
      <w:r>
        <w:t xml:space="preserve">    </w:t>
      </w:r>
      <w:proofErr w:type="gramStart"/>
      <w:r>
        <w:t>trpl::</w:t>
      </w:r>
      <w:proofErr w:type="gramEnd"/>
      <w:r>
        <w:t>yield_now().await;</w:t>
      </w:r>
    </w:p>
    <w:p w14:paraId="2783F52C" w14:textId="77777777" w:rsidR="007B0A94" w:rsidRDefault="007B0A94" w:rsidP="00F8575B">
      <w:pPr>
        <w:pStyle w:val="Code"/>
      </w:pPr>
      <w:r>
        <w:t xml:space="preserve">    </w:t>
      </w:r>
      <w:proofErr w:type="gramStart"/>
      <w:r>
        <w:t>println!(</w:t>
      </w:r>
      <w:proofErr w:type="gramEnd"/>
      <w:r>
        <w:t>"'a' finished.");</w:t>
      </w:r>
    </w:p>
    <w:p w14:paraId="0C615F58" w14:textId="77777777" w:rsidR="007B0A94" w:rsidRDefault="007B0A94" w:rsidP="00F8575B">
      <w:pPr>
        <w:pStyle w:val="Code"/>
      </w:pPr>
      <w:r>
        <w:t>};</w:t>
      </w:r>
    </w:p>
    <w:p w14:paraId="0E937BF4" w14:textId="77777777" w:rsidR="007B0A94" w:rsidRDefault="007B0A94" w:rsidP="00F8575B">
      <w:pPr>
        <w:pStyle w:val="Code"/>
      </w:pPr>
    </w:p>
    <w:p w14:paraId="4B06EFF8" w14:textId="77777777" w:rsidR="007B0A94" w:rsidRDefault="007B0A94" w:rsidP="00F8575B">
      <w:pPr>
        <w:pStyle w:val="Code"/>
      </w:pPr>
      <w:r>
        <w:t>let b = async {</w:t>
      </w:r>
    </w:p>
    <w:p w14:paraId="6430DD00" w14:textId="77777777" w:rsidR="007B0A94" w:rsidRDefault="007B0A94" w:rsidP="00F8575B">
      <w:pPr>
        <w:pStyle w:val="Code"/>
      </w:pPr>
      <w:r>
        <w:t xml:space="preserve">    </w:t>
      </w:r>
      <w:proofErr w:type="gramStart"/>
      <w:r>
        <w:t>println!(</w:t>
      </w:r>
      <w:proofErr w:type="gramEnd"/>
      <w:r>
        <w:t>"'b' started.");</w:t>
      </w:r>
    </w:p>
    <w:p w14:paraId="419B3605" w14:textId="77777777" w:rsidR="007B0A94" w:rsidRDefault="007B0A94" w:rsidP="00F8575B">
      <w:pPr>
        <w:pStyle w:val="Code"/>
      </w:pPr>
      <w:r>
        <w:t xml:space="preserve">    </w:t>
      </w:r>
      <w:proofErr w:type="gramStart"/>
      <w:r>
        <w:t>slow(</w:t>
      </w:r>
      <w:proofErr w:type="gramEnd"/>
      <w:r>
        <w:t>"b", 75);</w:t>
      </w:r>
    </w:p>
    <w:p w14:paraId="7A7442AB" w14:textId="77777777" w:rsidR="007B0A94" w:rsidRDefault="007B0A94" w:rsidP="00F8575B">
      <w:pPr>
        <w:pStyle w:val="Code"/>
      </w:pPr>
      <w:r>
        <w:t xml:space="preserve">    </w:t>
      </w:r>
      <w:proofErr w:type="gramStart"/>
      <w:r>
        <w:t>trpl::</w:t>
      </w:r>
      <w:proofErr w:type="gramEnd"/>
      <w:r>
        <w:t>yield_now().await;</w:t>
      </w:r>
    </w:p>
    <w:p w14:paraId="592E86B1" w14:textId="77777777" w:rsidR="007B0A94" w:rsidRDefault="007B0A94" w:rsidP="00F8575B">
      <w:pPr>
        <w:pStyle w:val="Code"/>
      </w:pPr>
      <w:r>
        <w:t xml:space="preserve">    </w:t>
      </w:r>
      <w:proofErr w:type="gramStart"/>
      <w:r>
        <w:t>slow(</w:t>
      </w:r>
      <w:proofErr w:type="gramEnd"/>
      <w:r>
        <w:t>"b", 10);</w:t>
      </w:r>
    </w:p>
    <w:p w14:paraId="68F215C8" w14:textId="77777777" w:rsidR="007B0A94" w:rsidRDefault="007B0A94" w:rsidP="00F8575B">
      <w:pPr>
        <w:pStyle w:val="Code"/>
      </w:pPr>
      <w:r>
        <w:t xml:space="preserve">    </w:t>
      </w:r>
      <w:proofErr w:type="gramStart"/>
      <w:r>
        <w:t>trpl::</w:t>
      </w:r>
      <w:proofErr w:type="gramEnd"/>
      <w:r>
        <w:t>yield_now().await;</w:t>
      </w:r>
    </w:p>
    <w:p w14:paraId="2A3A7F8F" w14:textId="77777777" w:rsidR="007B0A94" w:rsidRDefault="007B0A94" w:rsidP="00F8575B">
      <w:pPr>
        <w:pStyle w:val="Code"/>
      </w:pPr>
      <w:r>
        <w:t xml:space="preserve">    </w:t>
      </w:r>
      <w:proofErr w:type="gramStart"/>
      <w:r>
        <w:t>slow(</w:t>
      </w:r>
      <w:proofErr w:type="gramEnd"/>
      <w:r>
        <w:t>"b", 15);</w:t>
      </w:r>
    </w:p>
    <w:p w14:paraId="213C6BFD" w14:textId="77777777" w:rsidR="007B0A94" w:rsidRDefault="007B0A94" w:rsidP="00F8575B">
      <w:pPr>
        <w:pStyle w:val="Code"/>
      </w:pPr>
      <w:r>
        <w:t xml:space="preserve">    </w:t>
      </w:r>
      <w:proofErr w:type="gramStart"/>
      <w:r>
        <w:t>trpl::</w:t>
      </w:r>
      <w:proofErr w:type="gramEnd"/>
      <w:r>
        <w:t>yield_now().await;</w:t>
      </w:r>
    </w:p>
    <w:p w14:paraId="260796FD" w14:textId="77777777" w:rsidR="007B0A94" w:rsidRDefault="007B0A94" w:rsidP="00F8575B">
      <w:pPr>
        <w:pStyle w:val="Code"/>
      </w:pPr>
      <w:r>
        <w:t xml:space="preserve">    </w:t>
      </w:r>
      <w:proofErr w:type="gramStart"/>
      <w:r>
        <w:t>slow(</w:t>
      </w:r>
      <w:proofErr w:type="gramEnd"/>
      <w:r>
        <w:t>"b", 35);</w:t>
      </w:r>
    </w:p>
    <w:p w14:paraId="0C3825BB" w14:textId="77777777" w:rsidR="007B0A94" w:rsidRDefault="007B0A94" w:rsidP="00F8575B">
      <w:pPr>
        <w:pStyle w:val="Code"/>
      </w:pPr>
      <w:r>
        <w:t xml:space="preserve">    </w:t>
      </w:r>
      <w:proofErr w:type="gramStart"/>
      <w:r>
        <w:t>trpl::</w:t>
      </w:r>
      <w:proofErr w:type="gramEnd"/>
      <w:r>
        <w:t>yield_now().await;</w:t>
      </w:r>
    </w:p>
    <w:p w14:paraId="610C24CA" w14:textId="77777777" w:rsidR="007B0A94" w:rsidRDefault="007B0A94" w:rsidP="00F8575B">
      <w:pPr>
        <w:pStyle w:val="Code"/>
      </w:pPr>
      <w:r>
        <w:t xml:space="preserve">    </w:t>
      </w:r>
      <w:proofErr w:type="gramStart"/>
      <w:r>
        <w:t>println!(</w:t>
      </w:r>
      <w:proofErr w:type="gramEnd"/>
      <w:r>
        <w:t>"'b' finished.");</w:t>
      </w:r>
    </w:p>
    <w:p w14:paraId="29EC3984" w14:textId="77777777" w:rsidR="007B0A94" w:rsidRDefault="007B0A94" w:rsidP="00F8575B">
      <w:pPr>
        <w:pStyle w:val="Code"/>
      </w:pPr>
      <w:r>
        <w:t>};</w:t>
      </w:r>
    </w:p>
    <w:p w14:paraId="66675883" w14:textId="77777777" w:rsidR="007B0A94" w:rsidRDefault="007B0A94" w:rsidP="007B0A94">
      <w:pPr>
        <w:pStyle w:val="CodeListingCaption"/>
      </w:pPr>
      <w:r>
        <w:t xml:space="preserve">Using </w:t>
      </w:r>
      <w:r w:rsidRPr="00082753">
        <w:rPr>
          <w:rStyle w:val="Literal"/>
        </w:rPr>
        <w:t>yield_now</w:t>
      </w:r>
      <w:r>
        <w:t xml:space="preserve"> to let operations switch off making progress</w:t>
      </w:r>
    </w:p>
    <w:p w14:paraId="25BB9872" w14:textId="3B07E13B" w:rsidR="007B0A94" w:rsidRDefault="007B0A94" w:rsidP="00F8575B">
      <w:pPr>
        <w:pStyle w:val="Body"/>
      </w:pPr>
      <w:r>
        <w:t>This</w:t>
      </w:r>
      <w:r w:rsidR="00BA1C4A">
        <w:t xml:space="preserve"> code</w:t>
      </w:r>
      <w:r>
        <w:t xml:space="preserve"> is both clearer about the actual intent and can be significantly faster</w:t>
      </w:r>
      <w:r w:rsidR="00F8575B">
        <w:t xml:space="preserve"> </w:t>
      </w:r>
      <w:r>
        <w:t xml:space="preserve">than using </w:t>
      </w:r>
      <w:r w:rsidRPr="00082753">
        <w:rPr>
          <w:rStyle w:val="Literal"/>
        </w:rPr>
        <w:t>sleep</w:t>
      </w:r>
      <w:r>
        <w:t xml:space="preserve">, because timers such as the one used by </w:t>
      </w:r>
      <w:r w:rsidRPr="00082753">
        <w:rPr>
          <w:rStyle w:val="Literal"/>
        </w:rPr>
        <w:t>sleep</w:t>
      </w:r>
      <w:r>
        <w:t xml:space="preserve"> often have</w:t>
      </w:r>
      <w:r w:rsidR="00F8575B">
        <w:t xml:space="preserve"> </w:t>
      </w:r>
      <w:r>
        <w:t xml:space="preserve">limits </w:t>
      </w:r>
      <w:r w:rsidR="00BA1C4A">
        <w:t xml:space="preserve">on </w:t>
      </w:r>
      <w:r>
        <w:t xml:space="preserve">how granular they can be. The version of </w:t>
      </w:r>
      <w:r w:rsidRPr="00082753">
        <w:rPr>
          <w:rStyle w:val="Literal"/>
        </w:rPr>
        <w:t>sleep</w:t>
      </w:r>
      <w:r>
        <w:t xml:space="preserve"> we are using, for</w:t>
      </w:r>
      <w:r w:rsidR="00F8575B">
        <w:t xml:space="preserve"> </w:t>
      </w:r>
      <w:r>
        <w:t>example, will always sleep for at least a millisecond, even if we pass it a</w:t>
      </w:r>
      <w:r w:rsidR="00F8575B">
        <w:t xml:space="preserve"> </w:t>
      </w:r>
      <w:r w:rsidRPr="00082753">
        <w:rPr>
          <w:rStyle w:val="Literal"/>
        </w:rPr>
        <w:t>Duration</w:t>
      </w:r>
      <w:r>
        <w:t xml:space="preserve"> of one nanosecond. Again, modern computers are </w:t>
      </w:r>
      <w:r w:rsidRPr="00082753">
        <w:rPr>
          <w:rStyle w:val="Italic"/>
        </w:rPr>
        <w:t>fast</w:t>
      </w:r>
      <w:r>
        <w:t>: they can do a</w:t>
      </w:r>
      <w:r w:rsidR="00F8575B">
        <w:t xml:space="preserve"> </w:t>
      </w:r>
      <w:r>
        <w:t>lot in one millisecond!</w:t>
      </w:r>
    </w:p>
    <w:p w14:paraId="28D414BF" w14:textId="75F59BFA" w:rsidR="007B0A94" w:rsidRDefault="007B0A94" w:rsidP="00F8575B">
      <w:pPr>
        <w:pStyle w:val="Body"/>
      </w:pPr>
      <w:r>
        <w:t>You can see this for yourself by setting up a little benchmark, such as the one</w:t>
      </w:r>
      <w:r w:rsidR="00F8575B">
        <w:t xml:space="preserve"> </w:t>
      </w:r>
      <w:r>
        <w:t>in Listing 17-26. (This isn’t an especially rigorous way to do performance</w:t>
      </w:r>
      <w:r w:rsidR="00F8575B">
        <w:t xml:space="preserve"> </w:t>
      </w:r>
      <w:r>
        <w:t xml:space="preserve">testing, but it suffices to show the difference here.) </w:t>
      </w:r>
    </w:p>
    <w:p w14:paraId="6B2CBA3A" w14:textId="3685B2A8" w:rsidR="007B0A94" w:rsidRDefault="007B0A94" w:rsidP="00F8575B">
      <w:pPr>
        <w:pStyle w:val="CodeLabel"/>
      </w:pPr>
      <w:r>
        <w:t>src/main.rs</w:t>
      </w:r>
    </w:p>
    <w:p w14:paraId="2DF130EB" w14:textId="77777777" w:rsidR="007B0A94" w:rsidRDefault="007B0A94" w:rsidP="00F8575B">
      <w:pPr>
        <w:pStyle w:val="Code"/>
      </w:pPr>
      <w:r>
        <w:t xml:space="preserve">let </w:t>
      </w:r>
      <w:proofErr w:type="spellStart"/>
      <w:r>
        <w:t>one_ns</w:t>
      </w:r>
      <w:proofErr w:type="spellEnd"/>
      <w:r>
        <w:t xml:space="preserve"> = </w:t>
      </w:r>
      <w:proofErr w:type="gramStart"/>
      <w:r>
        <w:t>Duration::</w:t>
      </w:r>
      <w:proofErr w:type="spellStart"/>
      <w:proofErr w:type="gramEnd"/>
      <w:r>
        <w:t>from_nanos</w:t>
      </w:r>
      <w:proofErr w:type="spellEnd"/>
      <w:r>
        <w:t>(1);</w:t>
      </w:r>
    </w:p>
    <w:p w14:paraId="18EE65CA" w14:textId="77777777" w:rsidR="007B0A94" w:rsidRDefault="007B0A94" w:rsidP="00F8575B">
      <w:pPr>
        <w:pStyle w:val="Code"/>
      </w:pPr>
      <w:r>
        <w:t xml:space="preserve">let start = </w:t>
      </w:r>
      <w:proofErr w:type="gramStart"/>
      <w:r>
        <w:t>Instant::</w:t>
      </w:r>
      <w:proofErr w:type="gramEnd"/>
      <w:r>
        <w:t>now();</w:t>
      </w:r>
    </w:p>
    <w:p w14:paraId="0CC3B5A0" w14:textId="77777777" w:rsidR="007B0A94" w:rsidRDefault="007B0A94" w:rsidP="00F8575B">
      <w:pPr>
        <w:pStyle w:val="Code"/>
      </w:pPr>
      <w:r>
        <w:t>async {</w:t>
      </w:r>
    </w:p>
    <w:p w14:paraId="4B1B7A4A" w14:textId="77777777" w:rsidR="007B0A94" w:rsidRDefault="007B0A94" w:rsidP="00F8575B">
      <w:pPr>
        <w:pStyle w:val="Code"/>
      </w:pPr>
      <w:r>
        <w:t xml:space="preserve">    for _ in </w:t>
      </w:r>
      <w:proofErr w:type="gramStart"/>
      <w:r>
        <w:t>1..</w:t>
      </w:r>
      <w:proofErr w:type="gramEnd"/>
      <w:r>
        <w:t>1000 {</w:t>
      </w:r>
    </w:p>
    <w:p w14:paraId="782F4770" w14:textId="77777777" w:rsidR="007B0A94" w:rsidRDefault="007B0A94" w:rsidP="00F8575B">
      <w:pPr>
        <w:pStyle w:val="Code"/>
      </w:pPr>
      <w:r>
        <w:t xml:space="preserve">        </w:t>
      </w:r>
      <w:proofErr w:type="spellStart"/>
      <w:proofErr w:type="gramStart"/>
      <w:r>
        <w:t>trpl</w:t>
      </w:r>
      <w:proofErr w:type="spellEnd"/>
      <w:r>
        <w:t>::</w:t>
      </w:r>
      <w:proofErr w:type="gramEnd"/>
      <w:r>
        <w:t>sleep(</w:t>
      </w:r>
      <w:proofErr w:type="spellStart"/>
      <w:r>
        <w:t>one_ns</w:t>
      </w:r>
      <w:proofErr w:type="spellEnd"/>
      <w:r>
        <w:t>).await;</w:t>
      </w:r>
    </w:p>
    <w:p w14:paraId="48D49CBB" w14:textId="77777777" w:rsidR="007B0A94" w:rsidRDefault="007B0A94" w:rsidP="00F8575B">
      <w:pPr>
        <w:pStyle w:val="Code"/>
      </w:pPr>
      <w:r>
        <w:t xml:space="preserve">    }</w:t>
      </w:r>
    </w:p>
    <w:p w14:paraId="1F8D9451" w14:textId="77777777" w:rsidR="007B0A94" w:rsidRDefault="007B0A94" w:rsidP="00F8575B">
      <w:pPr>
        <w:pStyle w:val="Code"/>
      </w:pPr>
      <w:r>
        <w:t>}</w:t>
      </w:r>
    </w:p>
    <w:p w14:paraId="157FADDC" w14:textId="77777777" w:rsidR="007B0A94" w:rsidRDefault="007B0A94" w:rsidP="00F8575B">
      <w:pPr>
        <w:pStyle w:val="Code"/>
      </w:pPr>
      <w:proofErr w:type="gramStart"/>
      <w:r>
        <w:t>.await</w:t>
      </w:r>
      <w:proofErr w:type="gramEnd"/>
      <w:r>
        <w:t>;</w:t>
      </w:r>
    </w:p>
    <w:p w14:paraId="5E3DA0DE" w14:textId="77777777" w:rsidR="007B0A94" w:rsidRDefault="007B0A94" w:rsidP="00F8575B">
      <w:pPr>
        <w:pStyle w:val="Code"/>
      </w:pPr>
      <w:r>
        <w:t xml:space="preserve">let time = </w:t>
      </w:r>
      <w:proofErr w:type="gramStart"/>
      <w:r>
        <w:t>Instant::</w:t>
      </w:r>
      <w:proofErr w:type="gramEnd"/>
      <w:r>
        <w:t>now() - start;</w:t>
      </w:r>
    </w:p>
    <w:p w14:paraId="7D515D94" w14:textId="77777777" w:rsidR="007B0A94" w:rsidRDefault="007B0A94" w:rsidP="00F8575B">
      <w:pPr>
        <w:pStyle w:val="Code"/>
      </w:pPr>
      <w:proofErr w:type="gramStart"/>
      <w:r>
        <w:t>println!(</w:t>
      </w:r>
      <w:proofErr w:type="gramEnd"/>
    </w:p>
    <w:p w14:paraId="357FFD6A" w14:textId="77777777" w:rsidR="007B0A94" w:rsidRDefault="007B0A94" w:rsidP="00F8575B">
      <w:pPr>
        <w:pStyle w:val="Code"/>
      </w:pPr>
      <w:r>
        <w:t xml:space="preserve">    "'sleep' version finished after {} seconds.",</w:t>
      </w:r>
    </w:p>
    <w:p w14:paraId="0A298EB9" w14:textId="77777777" w:rsidR="007B0A94" w:rsidRDefault="007B0A94" w:rsidP="00F8575B">
      <w:pPr>
        <w:pStyle w:val="Code"/>
      </w:pPr>
      <w:r>
        <w:t xml:space="preserve">    time.as_secs_f32()</w:t>
      </w:r>
    </w:p>
    <w:p w14:paraId="7755000F" w14:textId="77777777" w:rsidR="007B0A94" w:rsidRDefault="007B0A94" w:rsidP="00F8575B">
      <w:pPr>
        <w:pStyle w:val="Code"/>
      </w:pPr>
      <w:r>
        <w:t>);</w:t>
      </w:r>
    </w:p>
    <w:p w14:paraId="12F029C7" w14:textId="77777777" w:rsidR="007B0A94" w:rsidRDefault="007B0A94" w:rsidP="00F8575B">
      <w:pPr>
        <w:pStyle w:val="Code"/>
      </w:pPr>
    </w:p>
    <w:p w14:paraId="227F612E" w14:textId="77777777" w:rsidR="007B0A94" w:rsidRDefault="007B0A94" w:rsidP="00F8575B">
      <w:pPr>
        <w:pStyle w:val="Code"/>
      </w:pPr>
      <w:r>
        <w:t xml:space="preserve">let start = </w:t>
      </w:r>
      <w:proofErr w:type="gramStart"/>
      <w:r>
        <w:t>Instant::</w:t>
      </w:r>
      <w:proofErr w:type="gramEnd"/>
      <w:r>
        <w:t>now();</w:t>
      </w:r>
    </w:p>
    <w:p w14:paraId="0BBFE9CC" w14:textId="77777777" w:rsidR="007B0A94" w:rsidRDefault="007B0A94" w:rsidP="00F8575B">
      <w:pPr>
        <w:pStyle w:val="Code"/>
      </w:pPr>
      <w:r>
        <w:t>async {</w:t>
      </w:r>
    </w:p>
    <w:p w14:paraId="5C78E08B" w14:textId="77777777" w:rsidR="007B0A94" w:rsidRDefault="007B0A94" w:rsidP="00F8575B">
      <w:pPr>
        <w:pStyle w:val="Code"/>
      </w:pPr>
      <w:r>
        <w:t xml:space="preserve">    for _ in </w:t>
      </w:r>
      <w:proofErr w:type="gramStart"/>
      <w:r>
        <w:t>1..</w:t>
      </w:r>
      <w:proofErr w:type="gramEnd"/>
      <w:r>
        <w:t>1000 {</w:t>
      </w:r>
    </w:p>
    <w:p w14:paraId="244B1F7F" w14:textId="77777777" w:rsidR="007B0A94" w:rsidRDefault="007B0A94" w:rsidP="00F8575B">
      <w:pPr>
        <w:pStyle w:val="Code"/>
      </w:pPr>
      <w:r>
        <w:t xml:space="preserve">        </w:t>
      </w:r>
      <w:proofErr w:type="gramStart"/>
      <w:r>
        <w:t>trpl::</w:t>
      </w:r>
      <w:proofErr w:type="gramEnd"/>
      <w:r>
        <w:t>yield_now().await;</w:t>
      </w:r>
    </w:p>
    <w:p w14:paraId="71040D4C" w14:textId="77777777" w:rsidR="007B0A94" w:rsidRDefault="007B0A94" w:rsidP="00F8575B">
      <w:pPr>
        <w:pStyle w:val="Code"/>
      </w:pPr>
      <w:r>
        <w:lastRenderedPageBreak/>
        <w:t xml:space="preserve">    }</w:t>
      </w:r>
    </w:p>
    <w:p w14:paraId="437F055C" w14:textId="77777777" w:rsidR="007B0A94" w:rsidRDefault="007B0A94" w:rsidP="00F8575B">
      <w:pPr>
        <w:pStyle w:val="Code"/>
      </w:pPr>
      <w:r>
        <w:t>}</w:t>
      </w:r>
    </w:p>
    <w:p w14:paraId="7AFD71B6" w14:textId="77777777" w:rsidR="007B0A94" w:rsidRDefault="007B0A94" w:rsidP="00F8575B">
      <w:pPr>
        <w:pStyle w:val="Code"/>
      </w:pPr>
      <w:proofErr w:type="gramStart"/>
      <w:r>
        <w:t>.await</w:t>
      </w:r>
      <w:proofErr w:type="gramEnd"/>
      <w:r>
        <w:t>;</w:t>
      </w:r>
    </w:p>
    <w:p w14:paraId="68004468" w14:textId="77777777" w:rsidR="007B0A94" w:rsidRDefault="007B0A94" w:rsidP="00F8575B">
      <w:pPr>
        <w:pStyle w:val="Code"/>
      </w:pPr>
      <w:r>
        <w:t xml:space="preserve">let time = </w:t>
      </w:r>
      <w:proofErr w:type="gramStart"/>
      <w:r>
        <w:t>Instant::</w:t>
      </w:r>
      <w:proofErr w:type="gramEnd"/>
      <w:r>
        <w:t>now() - start;</w:t>
      </w:r>
    </w:p>
    <w:p w14:paraId="6D4D3C32" w14:textId="77777777" w:rsidR="007B0A94" w:rsidRDefault="007B0A94" w:rsidP="00F8575B">
      <w:pPr>
        <w:pStyle w:val="Code"/>
      </w:pPr>
      <w:proofErr w:type="gramStart"/>
      <w:r>
        <w:t>println!(</w:t>
      </w:r>
      <w:proofErr w:type="gramEnd"/>
    </w:p>
    <w:p w14:paraId="470B3204" w14:textId="77777777" w:rsidR="007B0A94" w:rsidRDefault="007B0A94" w:rsidP="00F8575B">
      <w:pPr>
        <w:pStyle w:val="Code"/>
      </w:pPr>
      <w:r>
        <w:t xml:space="preserve">    "'yield' version finished after {} seconds.",</w:t>
      </w:r>
    </w:p>
    <w:p w14:paraId="138A93DB" w14:textId="77777777" w:rsidR="007B0A94" w:rsidRDefault="007B0A94" w:rsidP="00F8575B">
      <w:pPr>
        <w:pStyle w:val="Code"/>
      </w:pPr>
      <w:r>
        <w:t xml:space="preserve">    time.as_secs_f32()</w:t>
      </w:r>
    </w:p>
    <w:p w14:paraId="4656E837" w14:textId="77777777" w:rsidR="007B0A94" w:rsidRDefault="007B0A94" w:rsidP="00F8575B">
      <w:pPr>
        <w:pStyle w:val="Code"/>
      </w:pPr>
      <w:r>
        <w:t>);</w:t>
      </w:r>
    </w:p>
    <w:p w14:paraId="0F174D8A" w14:textId="77777777" w:rsidR="007B0A94" w:rsidRDefault="007B0A94" w:rsidP="007B0A94">
      <w:pPr>
        <w:pStyle w:val="CodeListingCaption"/>
      </w:pPr>
      <w:r>
        <w:t xml:space="preserve">Comparing the performance of </w:t>
      </w:r>
      <w:r w:rsidRPr="008D25C6">
        <w:rPr>
          <w:rStyle w:val="Literal"/>
        </w:rPr>
        <w:t>sleep</w:t>
      </w:r>
      <w:r>
        <w:t xml:space="preserve"> and </w:t>
      </w:r>
      <w:r w:rsidRPr="008D25C6">
        <w:rPr>
          <w:rStyle w:val="Literal"/>
        </w:rPr>
        <w:t>yield_now</w:t>
      </w:r>
    </w:p>
    <w:p w14:paraId="1137D6C6" w14:textId="77777777" w:rsidR="00BA1C4A" w:rsidRDefault="00BA1C4A" w:rsidP="00B758B9">
      <w:pPr>
        <w:pStyle w:val="Body"/>
      </w:pPr>
      <w:r>
        <w:t xml:space="preserve">Here, we skip all the status printing, pass a one-nanosecond </w:t>
      </w:r>
      <w:r w:rsidRPr="00082753">
        <w:rPr>
          <w:rStyle w:val="Literal"/>
        </w:rPr>
        <w:t>Duration</w:t>
      </w:r>
      <w:r>
        <w:t xml:space="preserve"> to </w:t>
      </w:r>
      <w:proofErr w:type="gramStart"/>
      <w:r w:rsidRPr="00082753">
        <w:rPr>
          <w:rStyle w:val="Literal"/>
        </w:rPr>
        <w:t>trpl::</w:t>
      </w:r>
      <w:proofErr w:type="gramEnd"/>
      <w:r w:rsidRPr="00082753">
        <w:rPr>
          <w:rStyle w:val="Literal"/>
        </w:rPr>
        <w:t>sleep</w:t>
      </w:r>
      <w:r>
        <w:t xml:space="preserve">, and let each future run by itself, with no switching between the futures. Then we run for 1,000 iterations and see how long the future using </w:t>
      </w:r>
      <w:proofErr w:type="gramStart"/>
      <w:r w:rsidRPr="00082753">
        <w:rPr>
          <w:rStyle w:val="Literal"/>
        </w:rPr>
        <w:t>trpl::</w:t>
      </w:r>
      <w:proofErr w:type="gramEnd"/>
      <w:r w:rsidRPr="00082753">
        <w:rPr>
          <w:rStyle w:val="Literal"/>
        </w:rPr>
        <w:t>sleep</w:t>
      </w:r>
      <w:r>
        <w:t xml:space="preserve"> takes compared to the future using </w:t>
      </w:r>
      <w:r w:rsidRPr="00082753">
        <w:rPr>
          <w:rStyle w:val="Literal"/>
        </w:rPr>
        <w:t>trpl::yield_now</w:t>
      </w:r>
      <w:r>
        <w:t>.</w:t>
      </w:r>
    </w:p>
    <w:p w14:paraId="0C066C85" w14:textId="77777777" w:rsidR="007B0A94" w:rsidRDefault="007B0A94" w:rsidP="00F8575B">
      <w:pPr>
        <w:pStyle w:val="Body"/>
      </w:pPr>
      <w:r>
        <w:t xml:space="preserve">The version with </w:t>
      </w:r>
      <w:r w:rsidRPr="008D25C6">
        <w:rPr>
          <w:rStyle w:val="Literal"/>
        </w:rPr>
        <w:t>yield_now</w:t>
      </w:r>
      <w:r>
        <w:t xml:space="preserve"> is </w:t>
      </w:r>
      <w:r w:rsidRPr="008D25C6">
        <w:rPr>
          <w:rStyle w:val="Italic"/>
        </w:rPr>
        <w:t>way</w:t>
      </w:r>
      <w:r>
        <w:t xml:space="preserve"> faster!</w:t>
      </w:r>
    </w:p>
    <w:p w14:paraId="6D7DE56F" w14:textId="77777777" w:rsidR="007B0A94" w:rsidRDefault="007B0A94" w:rsidP="00F8575B">
      <w:pPr>
        <w:pStyle w:val="Body"/>
      </w:pPr>
      <w:r>
        <w:t>This means that async can be useful even for compute-bound tasks, depending on</w:t>
      </w:r>
      <w:r w:rsidR="00F8575B">
        <w:t xml:space="preserve"> </w:t>
      </w:r>
      <w:r>
        <w:t>what else your program is doing, because it provides a useful tool for</w:t>
      </w:r>
      <w:r w:rsidR="00F8575B">
        <w:t xml:space="preserve"> </w:t>
      </w:r>
      <w:r>
        <w:t>structuring the relationships between different parts of the program. This is a</w:t>
      </w:r>
      <w:r w:rsidR="00F8575B">
        <w:t xml:space="preserve"> </w:t>
      </w:r>
      <w:r>
        <w:t xml:space="preserve">form of </w:t>
      </w:r>
      <w:r w:rsidRPr="008D25C6">
        <w:rPr>
          <w:rStyle w:val="Italic"/>
        </w:rPr>
        <w:t>cooperative multitasking</w:t>
      </w:r>
      <w:r>
        <w:t>, where each future has the power to determine</w:t>
      </w:r>
      <w:r w:rsidR="00F8575B">
        <w:t xml:space="preserve"> </w:t>
      </w:r>
      <w:r>
        <w:t>when it hands over control via await points. Each future therefore also has the</w:t>
      </w:r>
      <w:r w:rsidR="00F8575B">
        <w:t xml:space="preserve"> </w:t>
      </w:r>
      <w:r>
        <w:t>responsibility to avoid blocking for too long. In some Rust-based embedded</w:t>
      </w:r>
      <w:r w:rsidR="00F8575B">
        <w:t xml:space="preserve"> </w:t>
      </w:r>
      <w:r>
        <w:t xml:space="preserve">operating systems, this is the </w:t>
      </w:r>
      <w:r w:rsidRPr="008D25C6">
        <w:rPr>
          <w:rStyle w:val="Italic"/>
        </w:rPr>
        <w:t>only</w:t>
      </w:r>
      <w:r>
        <w:t xml:space="preserve"> kind of multitasking!</w:t>
      </w:r>
    </w:p>
    <w:p w14:paraId="11D7B93B" w14:textId="43745168" w:rsidR="007B0A94" w:rsidRDefault="007B0A94" w:rsidP="00F8575B">
      <w:pPr>
        <w:pStyle w:val="Body"/>
      </w:pPr>
      <w:r>
        <w:t>In real-world code, you won’t usually be alternating function calls with await</w:t>
      </w:r>
      <w:r w:rsidR="00F8575B">
        <w:t xml:space="preserve"> </w:t>
      </w:r>
      <w:r>
        <w:t>points on every single line, of course. While yielding control in this way is</w:t>
      </w:r>
      <w:r w:rsidR="00F8575B">
        <w:t xml:space="preserve"> </w:t>
      </w:r>
      <w:r>
        <w:t>relatively inexpensive, it’s not free</w:t>
      </w:r>
      <w:r w:rsidR="00BA1C4A">
        <w:t xml:space="preserve">. </w:t>
      </w:r>
      <w:r>
        <w:t>In many cases, trying to break up a</w:t>
      </w:r>
      <w:r w:rsidR="00F8575B">
        <w:t xml:space="preserve"> </w:t>
      </w:r>
      <w:r>
        <w:t>compute-bound task might make it significantly slower, so sometimes it’s better</w:t>
      </w:r>
      <w:r w:rsidR="00F8575B">
        <w:t xml:space="preserve"> </w:t>
      </w:r>
      <w:r>
        <w:t xml:space="preserve">for </w:t>
      </w:r>
      <w:r w:rsidRPr="008D25C6">
        <w:rPr>
          <w:rStyle w:val="Italic"/>
        </w:rPr>
        <w:t>overall</w:t>
      </w:r>
      <w:r>
        <w:t xml:space="preserve"> performance to let an operation block briefly. </w:t>
      </w:r>
      <w:r w:rsidR="00BA1C4A">
        <w:t>A</w:t>
      </w:r>
      <w:r>
        <w:t>lways</w:t>
      </w:r>
      <w:r w:rsidR="00F8575B">
        <w:t xml:space="preserve"> </w:t>
      </w:r>
      <w:r>
        <w:t>measure to see what your code’s actual performance bottlenecks are. The</w:t>
      </w:r>
      <w:r w:rsidR="00F8575B">
        <w:t xml:space="preserve"> </w:t>
      </w:r>
      <w:r>
        <w:t>underlying dynamic is important to keep in mind</w:t>
      </w:r>
      <w:r w:rsidR="00BA1C4A">
        <w:t>, though,</w:t>
      </w:r>
      <w:r>
        <w:t xml:space="preserve"> if you </w:t>
      </w:r>
      <w:r w:rsidRPr="008D25C6">
        <w:rPr>
          <w:rStyle w:val="Italic"/>
        </w:rPr>
        <w:t>are</w:t>
      </w:r>
      <w:r>
        <w:t xml:space="preserve"> seeing a</w:t>
      </w:r>
      <w:r w:rsidR="00F8575B">
        <w:t xml:space="preserve"> </w:t>
      </w:r>
      <w:r>
        <w:t>lot of work happening in serial that you expected to happen concurrently!</w:t>
      </w:r>
    </w:p>
    <w:p w14:paraId="1BE9C11C" w14:textId="77777777" w:rsidR="007B0A94" w:rsidRDefault="007B0A94" w:rsidP="00EC2D84">
      <w:pPr>
        <w:pStyle w:val="HeadB"/>
      </w:pPr>
      <w:bookmarkStart w:id="294" w:name="_Toc187998603"/>
      <w:r>
        <w:t>Building Our Own Async Abstractions</w:t>
      </w:r>
      <w:bookmarkEnd w:id="294"/>
    </w:p>
    <w:p w14:paraId="71A21D3F" w14:textId="1D392D51" w:rsidR="007B0A94" w:rsidRDefault="007B0A94" w:rsidP="00F8575B">
      <w:pPr>
        <w:pStyle w:val="Body"/>
      </w:pPr>
      <w:r>
        <w:t>We can also compose futures together to create new patterns. For example, we can</w:t>
      </w:r>
      <w:r w:rsidR="00F8575B">
        <w:t xml:space="preserve"> </w:t>
      </w:r>
      <w:r>
        <w:t xml:space="preserve">build a </w:t>
      </w:r>
      <w:r w:rsidRPr="008D25C6">
        <w:rPr>
          <w:rStyle w:val="Literal"/>
        </w:rPr>
        <w:t>timeout</w:t>
      </w:r>
      <w:r>
        <w:t xml:space="preserve"> function with async building blocks we already have. When</w:t>
      </w:r>
      <w:r w:rsidR="00F8575B">
        <w:t xml:space="preserve"> </w:t>
      </w:r>
      <w:r>
        <w:t xml:space="preserve">we’re done, the result will be another building block we could use to </w:t>
      </w:r>
      <w:r w:rsidR="004F6E2F">
        <w:t>create</w:t>
      </w:r>
      <w:r w:rsidR="00F8575B">
        <w:t xml:space="preserve"> </w:t>
      </w:r>
      <w:r w:rsidR="004F6E2F">
        <w:t>still more</w:t>
      </w:r>
      <w:r>
        <w:t xml:space="preserve"> async abstractions.</w:t>
      </w:r>
    </w:p>
    <w:p w14:paraId="7348DE10" w14:textId="77777777" w:rsidR="007B0A94" w:rsidRDefault="007B0A94" w:rsidP="00F8575B">
      <w:pPr>
        <w:pStyle w:val="Body"/>
      </w:pPr>
      <w:r>
        <w:t xml:space="preserve">Listing 17-27 shows how we would expect this </w:t>
      </w:r>
      <w:r w:rsidRPr="008D25C6">
        <w:rPr>
          <w:rStyle w:val="Literal"/>
        </w:rPr>
        <w:t>timeout</w:t>
      </w:r>
      <w:r>
        <w:t xml:space="preserve"> to work with a slow</w:t>
      </w:r>
      <w:r w:rsidR="00F8575B">
        <w:t xml:space="preserve"> </w:t>
      </w:r>
      <w:r>
        <w:t>future.</w:t>
      </w:r>
    </w:p>
    <w:p w14:paraId="4D7C0678" w14:textId="66501836" w:rsidR="007B0A94" w:rsidRDefault="007B0A94" w:rsidP="00F8575B">
      <w:pPr>
        <w:pStyle w:val="CodeLabel"/>
      </w:pPr>
      <w:r>
        <w:t>src/main.rs</w:t>
      </w:r>
    </w:p>
    <w:p w14:paraId="2A1110C6" w14:textId="77777777" w:rsidR="007B0A94" w:rsidRDefault="007B0A94" w:rsidP="00F8575B">
      <w:pPr>
        <w:pStyle w:val="Code"/>
      </w:pPr>
      <w:r>
        <w:t>let slow = async {</w:t>
      </w:r>
    </w:p>
    <w:p w14:paraId="6BBD33F9" w14:textId="77777777" w:rsidR="007B0A94" w:rsidRDefault="007B0A94" w:rsidP="00F8575B">
      <w:pPr>
        <w:pStyle w:val="Code"/>
      </w:pPr>
      <w:r>
        <w:t xml:space="preserve">    </w:t>
      </w:r>
      <w:proofErr w:type="gramStart"/>
      <w:r>
        <w:t>trpl::</w:t>
      </w:r>
      <w:proofErr w:type="gramEnd"/>
      <w:r>
        <w:t>sleep(Duration::from_millis(100)).await;</w:t>
      </w:r>
    </w:p>
    <w:p w14:paraId="547FD290" w14:textId="77777777" w:rsidR="007B0A94" w:rsidRDefault="007B0A94" w:rsidP="00F8575B">
      <w:pPr>
        <w:pStyle w:val="Code"/>
      </w:pPr>
      <w:r>
        <w:t xml:space="preserve">    "I finished!"</w:t>
      </w:r>
    </w:p>
    <w:p w14:paraId="46BDC8EF" w14:textId="77777777" w:rsidR="007B0A94" w:rsidRDefault="007B0A94" w:rsidP="00F8575B">
      <w:pPr>
        <w:pStyle w:val="Code"/>
      </w:pPr>
      <w:r>
        <w:t>};</w:t>
      </w:r>
    </w:p>
    <w:p w14:paraId="79D264DE" w14:textId="77777777" w:rsidR="007B0A94" w:rsidRDefault="007B0A94" w:rsidP="00F8575B">
      <w:pPr>
        <w:pStyle w:val="Code"/>
      </w:pPr>
    </w:p>
    <w:p w14:paraId="17749602" w14:textId="77777777" w:rsidR="007B0A94" w:rsidRDefault="007B0A94" w:rsidP="00F8575B">
      <w:pPr>
        <w:pStyle w:val="Code"/>
      </w:pPr>
      <w:r>
        <w:t xml:space="preserve">match </w:t>
      </w:r>
      <w:proofErr w:type="gramStart"/>
      <w:r>
        <w:t>timeout(</w:t>
      </w:r>
      <w:proofErr w:type="gramEnd"/>
      <w:r>
        <w:t>slow, Duration::from_millis(10)).await {</w:t>
      </w:r>
    </w:p>
    <w:p w14:paraId="6EAB79DB" w14:textId="77777777" w:rsidR="007B0A94" w:rsidRDefault="007B0A94" w:rsidP="00F8575B">
      <w:pPr>
        <w:pStyle w:val="Code"/>
      </w:pPr>
      <w:r>
        <w:t xml:space="preserve">    Ok(message) =&gt; </w:t>
      </w:r>
      <w:proofErr w:type="gramStart"/>
      <w:r>
        <w:t>println!(</w:t>
      </w:r>
      <w:proofErr w:type="gramEnd"/>
      <w:r>
        <w:t>"Succeeded with '{message}'"),</w:t>
      </w:r>
    </w:p>
    <w:p w14:paraId="436EAA10" w14:textId="77777777" w:rsidR="007B0A94" w:rsidRDefault="007B0A94" w:rsidP="00F8575B">
      <w:pPr>
        <w:pStyle w:val="Code"/>
      </w:pPr>
      <w:r>
        <w:t xml:space="preserve">    Err(duration) =&gt; {</w:t>
      </w:r>
    </w:p>
    <w:p w14:paraId="077F0A0C" w14:textId="77777777" w:rsidR="007B0A94" w:rsidRDefault="007B0A94" w:rsidP="00F8575B">
      <w:pPr>
        <w:pStyle w:val="Code"/>
      </w:pPr>
      <w:r>
        <w:t xml:space="preserve">        </w:t>
      </w:r>
      <w:proofErr w:type="gramStart"/>
      <w:r>
        <w:t>println!(</w:t>
      </w:r>
      <w:proofErr w:type="gramEnd"/>
      <w:r>
        <w:t xml:space="preserve">"Failed after {} seconds", </w:t>
      </w:r>
      <w:proofErr w:type="spellStart"/>
      <w:r>
        <w:t>duration.as_secs</w:t>
      </w:r>
      <w:proofErr w:type="spellEnd"/>
      <w:r>
        <w:t>())</w:t>
      </w:r>
    </w:p>
    <w:p w14:paraId="2FB126DB" w14:textId="77777777" w:rsidR="007B0A94" w:rsidRDefault="007B0A94" w:rsidP="00F8575B">
      <w:pPr>
        <w:pStyle w:val="Code"/>
      </w:pPr>
      <w:r>
        <w:t xml:space="preserve">    }</w:t>
      </w:r>
    </w:p>
    <w:p w14:paraId="3A2C77C0" w14:textId="77777777" w:rsidR="007B0A94" w:rsidRDefault="007B0A94" w:rsidP="00F8575B">
      <w:pPr>
        <w:pStyle w:val="Code"/>
      </w:pPr>
      <w:r>
        <w:t>}</w:t>
      </w:r>
    </w:p>
    <w:p w14:paraId="56FAD292" w14:textId="77777777" w:rsidR="007B0A94" w:rsidRDefault="007B0A94" w:rsidP="007B0A94">
      <w:pPr>
        <w:pStyle w:val="CodeListingCaption"/>
      </w:pPr>
      <w:r>
        <w:t xml:space="preserve">Using our imagined </w:t>
      </w:r>
      <w:r w:rsidRPr="008D25C6">
        <w:rPr>
          <w:rStyle w:val="Literal"/>
        </w:rPr>
        <w:t>timeout</w:t>
      </w:r>
      <w:r>
        <w:t xml:space="preserve"> to run a slow operation with a time</w:t>
      </w:r>
      <w:r w:rsidR="00F8575B">
        <w:t xml:space="preserve"> </w:t>
      </w:r>
      <w:r>
        <w:t>limit</w:t>
      </w:r>
    </w:p>
    <w:p w14:paraId="6F6D125D" w14:textId="77777777" w:rsidR="007B0A94" w:rsidRDefault="007B0A94" w:rsidP="00F8575B">
      <w:pPr>
        <w:pStyle w:val="Body"/>
      </w:pPr>
      <w:r>
        <w:t xml:space="preserve">Let’s implement this! To begin, let’s think about the API for </w:t>
      </w:r>
      <w:r w:rsidRPr="008D25C6">
        <w:rPr>
          <w:rStyle w:val="Literal"/>
        </w:rPr>
        <w:t>timeout</w:t>
      </w:r>
      <w:r>
        <w:t>:</w:t>
      </w:r>
    </w:p>
    <w:p w14:paraId="46666622" w14:textId="77777777" w:rsidR="007B0A94" w:rsidRPr="00F8575B" w:rsidRDefault="007B0A94" w:rsidP="00F8575B">
      <w:pPr>
        <w:pStyle w:val="ListBullet"/>
      </w:pPr>
      <w:r w:rsidRPr="00F8575B">
        <w:t>It needs to be an async function itself so we can await it.</w:t>
      </w:r>
    </w:p>
    <w:p w14:paraId="6168F2DA" w14:textId="77777777" w:rsidR="007B0A94" w:rsidRPr="00F8575B" w:rsidRDefault="007B0A94" w:rsidP="00F8575B">
      <w:pPr>
        <w:pStyle w:val="ListBullet"/>
      </w:pPr>
      <w:r w:rsidRPr="00F8575B">
        <w:lastRenderedPageBreak/>
        <w:t>Its first parameter should be a future to run. We can make it generic to allow it to work with any future.</w:t>
      </w:r>
    </w:p>
    <w:p w14:paraId="1239807F" w14:textId="77777777" w:rsidR="007B0A94" w:rsidRPr="00F8575B" w:rsidRDefault="007B0A94" w:rsidP="00F8575B">
      <w:pPr>
        <w:pStyle w:val="ListBullet"/>
      </w:pPr>
      <w:r w:rsidRPr="00F8575B">
        <w:t xml:space="preserve">Its second parameter will be the maximum time to wait. If we use a </w:t>
      </w:r>
      <w:r w:rsidRPr="008D25C6">
        <w:rPr>
          <w:rStyle w:val="Literal"/>
        </w:rPr>
        <w:t>Duration</w:t>
      </w:r>
      <w:r w:rsidRPr="00F8575B">
        <w:t xml:space="preserve">, that will make it easy to pass along to </w:t>
      </w:r>
      <w:proofErr w:type="gramStart"/>
      <w:r w:rsidRPr="008D25C6">
        <w:rPr>
          <w:rStyle w:val="Literal"/>
        </w:rPr>
        <w:t>trpl::</w:t>
      </w:r>
      <w:proofErr w:type="gramEnd"/>
      <w:r w:rsidRPr="008D25C6">
        <w:rPr>
          <w:rStyle w:val="Literal"/>
        </w:rPr>
        <w:t>sleep</w:t>
      </w:r>
      <w:r w:rsidRPr="00F8575B">
        <w:t>.</w:t>
      </w:r>
    </w:p>
    <w:p w14:paraId="43033FCF" w14:textId="77777777" w:rsidR="007B0A94" w:rsidRDefault="007B0A94" w:rsidP="007B0A94">
      <w:pPr>
        <w:pStyle w:val="ListBullet"/>
      </w:pPr>
      <w:r w:rsidRPr="00F8575B">
        <w:t xml:space="preserve">It should return a </w:t>
      </w:r>
      <w:r w:rsidRPr="008D25C6">
        <w:rPr>
          <w:rStyle w:val="Literal"/>
        </w:rPr>
        <w:t>Result</w:t>
      </w:r>
      <w:r w:rsidRPr="00F8575B">
        <w:t>. If the future completes successfully, the</w:t>
      </w:r>
      <w:r w:rsidR="00F8575B">
        <w:t xml:space="preserve"> </w:t>
      </w:r>
      <w:r w:rsidRPr="008D25C6">
        <w:rPr>
          <w:rStyle w:val="Literal"/>
        </w:rPr>
        <w:t>Result</w:t>
      </w:r>
      <w:r>
        <w:t xml:space="preserve"> will be </w:t>
      </w:r>
      <w:r w:rsidRPr="008D25C6">
        <w:rPr>
          <w:rStyle w:val="Literal"/>
        </w:rPr>
        <w:t>Ok</w:t>
      </w:r>
      <w:r>
        <w:t xml:space="preserve"> with the value produced by the future. If the timeout elapses first, the </w:t>
      </w:r>
      <w:r w:rsidRPr="008D25C6">
        <w:rPr>
          <w:rStyle w:val="Literal"/>
        </w:rPr>
        <w:t>Result</w:t>
      </w:r>
      <w:r>
        <w:t xml:space="preserve"> will be </w:t>
      </w:r>
      <w:r w:rsidRPr="008D25C6">
        <w:rPr>
          <w:rStyle w:val="Literal"/>
        </w:rPr>
        <w:t>Err</w:t>
      </w:r>
      <w:r>
        <w:t xml:space="preserve"> with the duration that the timeout waited for.</w:t>
      </w:r>
    </w:p>
    <w:p w14:paraId="6EB3C076" w14:textId="77777777" w:rsidR="007B0A94" w:rsidRDefault="007B0A94" w:rsidP="00F8575B">
      <w:pPr>
        <w:pStyle w:val="Body"/>
      </w:pPr>
      <w:r>
        <w:t>Listing 17-28 shows this declaration.</w:t>
      </w:r>
    </w:p>
    <w:p w14:paraId="00EB6E06" w14:textId="4FE0134E" w:rsidR="007B0A94" w:rsidRDefault="007B0A94" w:rsidP="00F8575B">
      <w:pPr>
        <w:pStyle w:val="CodeLabel"/>
      </w:pPr>
      <w:r>
        <w:t>src/main.rs</w:t>
      </w:r>
    </w:p>
    <w:p w14:paraId="62E89918" w14:textId="77777777" w:rsidR="007B0A94" w:rsidRDefault="007B0A94" w:rsidP="00F8575B">
      <w:pPr>
        <w:pStyle w:val="Code"/>
      </w:pPr>
      <w:r>
        <w:t>async fn timeout&lt;F: Future</w:t>
      </w:r>
      <w:proofErr w:type="gramStart"/>
      <w:r>
        <w:t>&gt;(</w:t>
      </w:r>
      <w:proofErr w:type="gramEnd"/>
    </w:p>
    <w:p w14:paraId="1046216A" w14:textId="77777777" w:rsidR="007B0A94" w:rsidRDefault="007B0A94" w:rsidP="00F8575B">
      <w:pPr>
        <w:pStyle w:val="Code"/>
      </w:pPr>
      <w:r>
        <w:t xml:space="preserve">    future_to_try: F,</w:t>
      </w:r>
    </w:p>
    <w:p w14:paraId="6D7C8977" w14:textId="77777777" w:rsidR="007B0A94" w:rsidRDefault="007B0A94" w:rsidP="00F8575B">
      <w:pPr>
        <w:pStyle w:val="Code"/>
      </w:pPr>
      <w:r>
        <w:t xml:space="preserve">    max_time: Duration,</w:t>
      </w:r>
    </w:p>
    <w:p w14:paraId="5DB28FA4" w14:textId="77777777" w:rsidR="007B0A94" w:rsidRDefault="007B0A94" w:rsidP="00F8575B">
      <w:pPr>
        <w:pStyle w:val="Code"/>
      </w:pPr>
      <w:r>
        <w:t>) -&gt; Result&lt;</w:t>
      </w:r>
      <w:proofErr w:type="gramStart"/>
      <w:r>
        <w:t>F::</w:t>
      </w:r>
      <w:proofErr w:type="gramEnd"/>
      <w:r>
        <w:t>Output, Duration&gt; {</w:t>
      </w:r>
    </w:p>
    <w:p w14:paraId="263D78B2" w14:textId="77777777" w:rsidR="007B0A94" w:rsidRDefault="007B0A94" w:rsidP="00F8575B">
      <w:pPr>
        <w:pStyle w:val="Code"/>
      </w:pPr>
      <w:r>
        <w:t xml:space="preserve">    // Here is where our implementation will go!</w:t>
      </w:r>
    </w:p>
    <w:p w14:paraId="1F4C10A5" w14:textId="77777777" w:rsidR="007B0A94" w:rsidRDefault="007B0A94" w:rsidP="00F8575B">
      <w:pPr>
        <w:pStyle w:val="Code"/>
      </w:pPr>
      <w:r>
        <w:t>}</w:t>
      </w:r>
    </w:p>
    <w:p w14:paraId="44274476" w14:textId="77777777" w:rsidR="007B0A94" w:rsidRDefault="007B0A94" w:rsidP="007B0A94">
      <w:pPr>
        <w:pStyle w:val="CodeListingCaption"/>
      </w:pPr>
      <w:r>
        <w:t xml:space="preserve">Defining the signature of </w:t>
      </w:r>
      <w:r w:rsidRPr="008D25C6">
        <w:rPr>
          <w:rStyle w:val="Literal"/>
        </w:rPr>
        <w:t>timeout</w:t>
      </w:r>
    </w:p>
    <w:p w14:paraId="317A3763" w14:textId="77777777" w:rsidR="007B0A94" w:rsidRDefault="007B0A94" w:rsidP="00F8575B">
      <w:pPr>
        <w:pStyle w:val="Body"/>
      </w:pPr>
      <w:r>
        <w:t xml:space="preserve">That satisfies our goals for the types. Now let’s think about the </w:t>
      </w:r>
      <w:r w:rsidRPr="008D25C6">
        <w:rPr>
          <w:rStyle w:val="Italic"/>
        </w:rPr>
        <w:t>behavior</w:t>
      </w:r>
      <w:r>
        <w:t xml:space="preserve"> we</w:t>
      </w:r>
      <w:r w:rsidR="00F8575B">
        <w:t xml:space="preserve"> </w:t>
      </w:r>
      <w:r>
        <w:t>need: we want to race the future passed in against the duration. We can use</w:t>
      </w:r>
      <w:r w:rsidR="00F8575B">
        <w:t xml:space="preserve"> </w:t>
      </w:r>
      <w:proofErr w:type="gramStart"/>
      <w:r w:rsidRPr="008D25C6">
        <w:rPr>
          <w:rStyle w:val="Literal"/>
        </w:rPr>
        <w:t>trpl::</w:t>
      </w:r>
      <w:proofErr w:type="gramEnd"/>
      <w:r w:rsidRPr="008D25C6">
        <w:rPr>
          <w:rStyle w:val="Literal"/>
        </w:rPr>
        <w:t>sleep</w:t>
      </w:r>
      <w:r>
        <w:t xml:space="preserve"> to make a timer future from the duration, and use </w:t>
      </w:r>
      <w:r w:rsidRPr="008D25C6">
        <w:rPr>
          <w:rStyle w:val="Literal"/>
        </w:rPr>
        <w:t>trpl::race</w:t>
      </w:r>
      <w:r>
        <w:t xml:space="preserve"> to</w:t>
      </w:r>
      <w:r w:rsidR="00F8575B">
        <w:t xml:space="preserve"> </w:t>
      </w:r>
      <w:r>
        <w:t>run that timer with the future the caller passes in.</w:t>
      </w:r>
    </w:p>
    <w:p w14:paraId="38ABA69C" w14:textId="47921EC6" w:rsidR="007B0A94" w:rsidRDefault="007B0A94" w:rsidP="00F8575B">
      <w:pPr>
        <w:pStyle w:val="Body"/>
      </w:pPr>
      <w:r>
        <w:t xml:space="preserve">We also know that </w:t>
      </w:r>
      <w:r w:rsidRPr="008D25C6">
        <w:rPr>
          <w:rStyle w:val="Literal"/>
        </w:rPr>
        <w:t>race</w:t>
      </w:r>
      <w:r>
        <w:t xml:space="preserve"> is not fair</w:t>
      </w:r>
      <w:r w:rsidR="004F6E2F">
        <w:t>, polling</w:t>
      </w:r>
      <w:r>
        <w:t xml:space="preserve"> arguments in the order </w:t>
      </w:r>
      <w:r w:rsidR="004F6E2F">
        <w:t xml:space="preserve">in which </w:t>
      </w:r>
      <w:r>
        <w:t>they are</w:t>
      </w:r>
      <w:r w:rsidR="00F8575B">
        <w:t xml:space="preserve"> </w:t>
      </w:r>
      <w:r>
        <w:t xml:space="preserve">passed. Thus, we pass </w:t>
      </w:r>
      <w:r w:rsidRPr="008D25C6">
        <w:rPr>
          <w:rStyle w:val="Literal"/>
        </w:rPr>
        <w:t>future_to_try</w:t>
      </w:r>
      <w:r>
        <w:t xml:space="preserve"> to </w:t>
      </w:r>
      <w:r w:rsidRPr="008D25C6">
        <w:rPr>
          <w:rStyle w:val="Literal"/>
        </w:rPr>
        <w:t>race</w:t>
      </w:r>
      <w:r>
        <w:t xml:space="preserve"> first so it gets a chance to</w:t>
      </w:r>
      <w:r w:rsidR="00F8575B">
        <w:t xml:space="preserve"> </w:t>
      </w:r>
      <w:r>
        <w:t xml:space="preserve">complete even if </w:t>
      </w:r>
      <w:r w:rsidRPr="008D25C6">
        <w:rPr>
          <w:rStyle w:val="Literal"/>
        </w:rPr>
        <w:t>max_time</w:t>
      </w:r>
      <w:r>
        <w:t xml:space="preserve"> is a very short duration. If </w:t>
      </w:r>
      <w:r w:rsidRPr="008D25C6">
        <w:rPr>
          <w:rStyle w:val="Literal"/>
        </w:rPr>
        <w:t>future_to_try</w:t>
      </w:r>
      <w:r w:rsidR="00F8575B">
        <w:t xml:space="preserve"> </w:t>
      </w:r>
      <w:r>
        <w:t xml:space="preserve">finishes first, </w:t>
      </w:r>
      <w:r w:rsidRPr="008D25C6">
        <w:rPr>
          <w:rStyle w:val="Literal"/>
        </w:rPr>
        <w:t>race</w:t>
      </w:r>
      <w:r>
        <w:t xml:space="preserve"> will return </w:t>
      </w:r>
      <w:r w:rsidRPr="008D25C6">
        <w:rPr>
          <w:rStyle w:val="Literal"/>
        </w:rPr>
        <w:t>Left</w:t>
      </w:r>
      <w:r>
        <w:t xml:space="preserve"> with the output from </w:t>
      </w:r>
      <w:r w:rsidRPr="008D25C6">
        <w:rPr>
          <w:rStyle w:val="Literal"/>
        </w:rPr>
        <w:t>future</w:t>
      </w:r>
      <w:ins w:id="295" w:author="Chris Krycho" w:date="2025-01-17T07:38:00Z" w16du:dateUtc="2025-01-17T14:38:00Z">
        <w:r w:rsidR="00E556EA">
          <w:rPr>
            <w:rStyle w:val="Literal"/>
          </w:rPr>
          <w:t>_to_try</w:t>
        </w:r>
      </w:ins>
      <w:r>
        <w:t>. If</w:t>
      </w:r>
      <w:r w:rsidR="00F8575B">
        <w:t xml:space="preserve"> </w:t>
      </w:r>
      <w:r w:rsidRPr="008D25C6">
        <w:rPr>
          <w:rStyle w:val="Literal"/>
        </w:rPr>
        <w:t>timer</w:t>
      </w:r>
      <w:r>
        <w:t xml:space="preserve"> finishes first, </w:t>
      </w:r>
      <w:r w:rsidRPr="008D25C6">
        <w:rPr>
          <w:rStyle w:val="Literal"/>
        </w:rPr>
        <w:t>race</w:t>
      </w:r>
      <w:r>
        <w:t xml:space="preserve"> will return </w:t>
      </w:r>
      <w:r w:rsidRPr="008D25C6">
        <w:rPr>
          <w:rStyle w:val="Literal"/>
        </w:rPr>
        <w:t>Right</w:t>
      </w:r>
      <w:r>
        <w:t xml:space="preserve"> with the timer’s output of</w:t>
      </w:r>
      <w:r w:rsidR="00F8575B">
        <w:t xml:space="preserve"> </w:t>
      </w:r>
      <w:r w:rsidRPr="008D25C6">
        <w:rPr>
          <w:rStyle w:val="Literal"/>
        </w:rPr>
        <w:t>()</w:t>
      </w:r>
      <w:r>
        <w:t>.</w:t>
      </w:r>
    </w:p>
    <w:p w14:paraId="2C2379C0" w14:textId="386B13E3" w:rsidR="007B0A94" w:rsidRDefault="007B0A94" w:rsidP="00F8575B">
      <w:pPr>
        <w:pStyle w:val="Body"/>
      </w:pPr>
      <w:r>
        <w:t xml:space="preserve">In Listing 17-29, we match on the result of awaiting </w:t>
      </w:r>
      <w:proofErr w:type="gramStart"/>
      <w:r w:rsidRPr="008D25C6">
        <w:rPr>
          <w:rStyle w:val="Literal"/>
        </w:rPr>
        <w:t>trpl::</w:t>
      </w:r>
      <w:proofErr w:type="gramEnd"/>
      <w:r w:rsidRPr="008D25C6">
        <w:rPr>
          <w:rStyle w:val="Literal"/>
        </w:rPr>
        <w:t>race</w:t>
      </w:r>
      <w:r>
        <w:t xml:space="preserve">. </w:t>
      </w:r>
    </w:p>
    <w:p w14:paraId="680294BD" w14:textId="795E4B2D" w:rsidR="007B0A94" w:rsidRPr="00F8575B" w:rsidRDefault="007B0A94" w:rsidP="00F8575B">
      <w:pPr>
        <w:pStyle w:val="CodeLabel"/>
      </w:pPr>
      <w:r>
        <w:t>src/main.rs</w:t>
      </w:r>
    </w:p>
    <w:p w14:paraId="4610F645" w14:textId="77777777" w:rsidR="007B0A94" w:rsidRDefault="007B0A94" w:rsidP="00F8575B">
      <w:pPr>
        <w:pStyle w:val="Code"/>
      </w:pPr>
      <w:r>
        <w:t xml:space="preserve">use </w:t>
      </w:r>
      <w:proofErr w:type="gramStart"/>
      <w:r>
        <w:t>trpl::</w:t>
      </w:r>
      <w:proofErr w:type="gramEnd"/>
      <w:r>
        <w:t>Either;</w:t>
      </w:r>
    </w:p>
    <w:p w14:paraId="13C48637" w14:textId="77777777" w:rsidR="007B0A94" w:rsidRDefault="007B0A94" w:rsidP="00F8575B">
      <w:pPr>
        <w:pStyle w:val="Code"/>
      </w:pPr>
    </w:p>
    <w:p w14:paraId="755DBAF4" w14:textId="77777777" w:rsidR="007B0A94" w:rsidRDefault="007B0A94" w:rsidP="00F8575B">
      <w:pPr>
        <w:pStyle w:val="Code"/>
      </w:pPr>
      <w:r>
        <w:t xml:space="preserve">// </w:t>
      </w:r>
      <w:r w:rsidRPr="008D25C6">
        <w:rPr>
          <w:rStyle w:val="LiteralItalic"/>
        </w:rPr>
        <w:t>--snip--</w:t>
      </w:r>
    </w:p>
    <w:p w14:paraId="27DA0DB7" w14:textId="77777777" w:rsidR="007B0A94" w:rsidRDefault="007B0A94" w:rsidP="00F8575B">
      <w:pPr>
        <w:pStyle w:val="Code"/>
      </w:pPr>
    </w:p>
    <w:p w14:paraId="734CEEAF" w14:textId="77777777" w:rsidR="007B0A94" w:rsidRDefault="007B0A94" w:rsidP="00F8575B">
      <w:pPr>
        <w:pStyle w:val="Code"/>
      </w:pPr>
      <w:r>
        <w:t xml:space="preserve">fn </w:t>
      </w:r>
      <w:proofErr w:type="gramStart"/>
      <w:r>
        <w:t>main(</w:t>
      </w:r>
      <w:proofErr w:type="gramEnd"/>
      <w:r>
        <w:t>) {</w:t>
      </w:r>
    </w:p>
    <w:p w14:paraId="696D9B2B" w14:textId="77777777" w:rsidR="007B0A94" w:rsidRDefault="007B0A94" w:rsidP="00F8575B">
      <w:pPr>
        <w:pStyle w:val="Code"/>
      </w:pPr>
      <w:r>
        <w:t xml:space="preserve">    </w:t>
      </w:r>
      <w:proofErr w:type="gramStart"/>
      <w:r>
        <w:t>trpl::</w:t>
      </w:r>
      <w:proofErr w:type="gramEnd"/>
      <w:r>
        <w:t>run(async {</w:t>
      </w:r>
    </w:p>
    <w:p w14:paraId="2CE6BA88" w14:textId="77777777" w:rsidR="007B0A94" w:rsidRDefault="007B0A94" w:rsidP="00F8575B">
      <w:pPr>
        <w:pStyle w:val="Code"/>
      </w:pPr>
      <w:r>
        <w:t xml:space="preserve">        let slow = async {</w:t>
      </w:r>
    </w:p>
    <w:p w14:paraId="2A8EBB30" w14:textId="77777777" w:rsidR="007B0A94" w:rsidRDefault="007B0A94" w:rsidP="00F8575B">
      <w:pPr>
        <w:pStyle w:val="Code"/>
      </w:pPr>
      <w:r>
        <w:t xml:space="preserve">            </w:t>
      </w:r>
      <w:proofErr w:type="spellStart"/>
      <w:proofErr w:type="gramStart"/>
      <w:r>
        <w:t>trpl</w:t>
      </w:r>
      <w:proofErr w:type="spellEnd"/>
      <w:r>
        <w:t>::</w:t>
      </w:r>
      <w:proofErr w:type="gramEnd"/>
      <w:r>
        <w:t>sleep(Duration::</w:t>
      </w:r>
      <w:proofErr w:type="spellStart"/>
      <w:r>
        <w:t>from_secs</w:t>
      </w:r>
      <w:proofErr w:type="spellEnd"/>
      <w:r>
        <w:t>(5)).await;</w:t>
      </w:r>
    </w:p>
    <w:p w14:paraId="40AFFABA" w14:textId="77777777" w:rsidR="007B0A94" w:rsidRDefault="007B0A94" w:rsidP="00F8575B">
      <w:pPr>
        <w:pStyle w:val="Code"/>
      </w:pPr>
      <w:r>
        <w:t xml:space="preserve">            "Finally finished"</w:t>
      </w:r>
    </w:p>
    <w:p w14:paraId="3A3286B1" w14:textId="77777777" w:rsidR="007B0A94" w:rsidRDefault="007B0A94" w:rsidP="00F8575B">
      <w:pPr>
        <w:pStyle w:val="Code"/>
      </w:pPr>
      <w:r>
        <w:t xml:space="preserve">        };</w:t>
      </w:r>
    </w:p>
    <w:p w14:paraId="3F65F4F7" w14:textId="77777777" w:rsidR="007B0A94" w:rsidRDefault="007B0A94" w:rsidP="00F8575B">
      <w:pPr>
        <w:pStyle w:val="Code"/>
      </w:pPr>
    </w:p>
    <w:p w14:paraId="45737834" w14:textId="77777777" w:rsidR="007B0A94" w:rsidRDefault="007B0A94" w:rsidP="00F8575B">
      <w:pPr>
        <w:pStyle w:val="Code"/>
      </w:pPr>
      <w:r>
        <w:t xml:space="preserve">        match </w:t>
      </w:r>
      <w:proofErr w:type="gramStart"/>
      <w:r>
        <w:t>timeout(</w:t>
      </w:r>
      <w:proofErr w:type="gramEnd"/>
      <w:r>
        <w:t>slow, Duration::</w:t>
      </w:r>
      <w:proofErr w:type="spellStart"/>
      <w:r>
        <w:t>from_secs</w:t>
      </w:r>
      <w:proofErr w:type="spellEnd"/>
      <w:r>
        <w:t>(2)).await {</w:t>
      </w:r>
    </w:p>
    <w:p w14:paraId="79D73FE0" w14:textId="77777777" w:rsidR="007B0A94" w:rsidRDefault="007B0A94" w:rsidP="00F8575B">
      <w:pPr>
        <w:pStyle w:val="Code"/>
      </w:pPr>
      <w:r>
        <w:t xml:space="preserve">            Ok(message) =&gt; </w:t>
      </w:r>
      <w:proofErr w:type="gramStart"/>
      <w:r>
        <w:t>println!(</w:t>
      </w:r>
      <w:proofErr w:type="gramEnd"/>
      <w:r>
        <w:t>"Succeeded with '{message}'"),</w:t>
      </w:r>
    </w:p>
    <w:p w14:paraId="51BA5E2C" w14:textId="77777777" w:rsidR="007B0A94" w:rsidRDefault="007B0A94" w:rsidP="00F8575B">
      <w:pPr>
        <w:pStyle w:val="Code"/>
      </w:pPr>
      <w:r>
        <w:t xml:space="preserve">            Err(duration) =&gt; {</w:t>
      </w:r>
    </w:p>
    <w:p w14:paraId="75BBAA1A" w14:textId="77777777" w:rsidR="007B0A94" w:rsidRDefault="007B0A94" w:rsidP="00F8575B">
      <w:pPr>
        <w:pStyle w:val="Code"/>
      </w:pPr>
      <w:r>
        <w:t xml:space="preserve">                </w:t>
      </w:r>
      <w:proofErr w:type="gramStart"/>
      <w:r>
        <w:t>println!(</w:t>
      </w:r>
      <w:proofErr w:type="gramEnd"/>
      <w:r>
        <w:t xml:space="preserve">"Failed after {} seconds", </w:t>
      </w:r>
      <w:proofErr w:type="spellStart"/>
      <w:r>
        <w:t>duration.as_secs</w:t>
      </w:r>
      <w:proofErr w:type="spellEnd"/>
      <w:r>
        <w:t>())</w:t>
      </w:r>
    </w:p>
    <w:p w14:paraId="3B79ABC5" w14:textId="77777777" w:rsidR="007B0A94" w:rsidRDefault="007B0A94" w:rsidP="00F8575B">
      <w:pPr>
        <w:pStyle w:val="Code"/>
      </w:pPr>
      <w:r>
        <w:t xml:space="preserve">            }</w:t>
      </w:r>
    </w:p>
    <w:p w14:paraId="45BF75DD" w14:textId="77777777" w:rsidR="007B0A94" w:rsidRDefault="007B0A94" w:rsidP="00F8575B">
      <w:pPr>
        <w:pStyle w:val="Code"/>
      </w:pPr>
      <w:r>
        <w:t xml:space="preserve">        }</w:t>
      </w:r>
    </w:p>
    <w:p w14:paraId="5D197C32" w14:textId="77777777" w:rsidR="007B0A94" w:rsidRDefault="007B0A94" w:rsidP="00F8575B">
      <w:pPr>
        <w:pStyle w:val="Code"/>
      </w:pPr>
      <w:r>
        <w:t xml:space="preserve">    });</w:t>
      </w:r>
    </w:p>
    <w:p w14:paraId="35BE6CFF" w14:textId="77777777" w:rsidR="007B0A94" w:rsidRDefault="007B0A94" w:rsidP="00F8575B">
      <w:pPr>
        <w:pStyle w:val="Code"/>
      </w:pPr>
      <w:r>
        <w:t>}</w:t>
      </w:r>
    </w:p>
    <w:p w14:paraId="65683C84" w14:textId="77777777" w:rsidR="007B0A94" w:rsidRDefault="007B0A94" w:rsidP="00F8575B">
      <w:pPr>
        <w:pStyle w:val="Code"/>
      </w:pPr>
    </w:p>
    <w:p w14:paraId="6AE67189" w14:textId="77777777" w:rsidR="007B0A94" w:rsidRDefault="007B0A94" w:rsidP="00F8575B">
      <w:pPr>
        <w:pStyle w:val="Code"/>
      </w:pPr>
      <w:r>
        <w:t>async fn timeout&lt;F: Future</w:t>
      </w:r>
      <w:proofErr w:type="gramStart"/>
      <w:r>
        <w:t>&gt;(</w:t>
      </w:r>
      <w:proofErr w:type="gramEnd"/>
    </w:p>
    <w:p w14:paraId="259E8FF4" w14:textId="77777777" w:rsidR="007B0A94" w:rsidRDefault="007B0A94" w:rsidP="00F8575B">
      <w:pPr>
        <w:pStyle w:val="Code"/>
      </w:pPr>
      <w:r>
        <w:t xml:space="preserve">    future_to_try: F,</w:t>
      </w:r>
    </w:p>
    <w:p w14:paraId="4F054ECB" w14:textId="77777777" w:rsidR="007B0A94" w:rsidRDefault="007B0A94" w:rsidP="00F8575B">
      <w:pPr>
        <w:pStyle w:val="Code"/>
      </w:pPr>
      <w:r>
        <w:t xml:space="preserve">    max_time: Duration,</w:t>
      </w:r>
    </w:p>
    <w:p w14:paraId="19ACA2B5" w14:textId="77777777" w:rsidR="007B0A94" w:rsidRDefault="007B0A94" w:rsidP="00F8575B">
      <w:pPr>
        <w:pStyle w:val="Code"/>
      </w:pPr>
      <w:r>
        <w:t>) -&gt; Result&lt;</w:t>
      </w:r>
      <w:proofErr w:type="gramStart"/>
      <w:r>
        <w:t>F::</w:t>
      </w:r>
      <w:proofErr w:type="gramEnd"/>
      <w:r>
        <w:t>Output, Duration&gt; {</w:t>
      </w:r>
    </w:p>
    <w:p w14:paraId="0EEAAEE2" w14:textId="77777777" w:rsidR="007B0A94" w:rsidRDefault="007B0A94" w:rsidP="00F8575B">
      <w:pPr>
        <w:pStyle w:val="Code"/>
      </w:pPr>
      <w:r>
        <w:t xml:space="preserve">    match </w:t>
      </w:r>
      <w:proofErr w:type="gramStart"/>
      <w:r>
        <w:t>trpl::</w:t>
      </w:r>
      <w:proofErr w:type="gramEnd"/>
      <w:r>
        <w:t>race(future_to_try, trpl::sleep(max_time)).await {</w:t>
      </w:r>
    </w:p>
    <w:p w14:paraId="5C43BF42" w14:textId="77777777" w:rsidR="007B0A94" w:rsidRDefault="007B0A94" w:rsidP="00F8575B">
      <w:pPr>
        <w:pStyle w:val="Code"/>
      </w:pPr>
      <w:r>
        <w:lastRenderedPageBreak/>
        <w:t xml:space="preserve">        </w:t>
      </w:r>
      <w:proofErr w:type="gramStart"/>
      <w:r>
        <w:t>Either::</w:t>
      </w:r>
      <w:proofErr w:type="gramEnd"/>
      <w:r>
        <w:t>Left(output) =&gt; Ok(output),</w:t>
      </w:r>
    </w:p>
    <w:p w14:paraId="2E0D38CB" w14:textId="77777777" w:rsidR="007B0A94" w:rsidRDefault="007B0A94" w:rsidP="00F8575B">
      <w:pPr>
        <w:pStyle w:val="Code"/>
      </w:pPr>
      <w:r>
        <w:t xml:space="preserve">        </w:t>
      </w:r>
      <w:proofErr w:type="gramStart"/>
      <w:r>
        <w:t>Either::</w:t>
      </w:r>
      <w:proofErr w:type="gramEnd"/>
      <w:r>
        <w:t>Right(_) =&gt; Err(max_time),</w:t>
      </w:r>
    </w:p>
    <w:p w14:paraId="4C489A37" w14:textId="77777777" w:rsidR="007B0A94" w:rsidRDefault="007B0A94" w:rsidP="00F8575B">
      <w:pPr>
        <w:pStyle w:val="Code"/>
      </w:pPr>
      <w:r>
        <w:t xml:space="preserve">    }</w:t>
      </w:r>
    </w:p>
    <w:p w14:paraId="1850FAFD" w14:textId="77777777" w:rsidR="007B0A94" w:rsidRDefault="007B0A94" w:rsidP="007B0A94">
      <w:pPr>
        <w:pStyle w:val="CodeListingCaption"/>
      </w:pPr>
      <w:r>
        <w:t xml:space="preserve">Defining </w:t>
      </w:r>
      <w:r w:rsidRPr="008D25C6">
        <w:rPr>
          <w:rStyle w:val="Literal"/>
        </w:rPr>
        <w:t>timeout</w:t>
      </w:r>
      <w:r>
        <w:t xml:space="preserve"> with </w:t>
      </w:r>
      <w:r w:rsidRPr="008D25C6">
        <w:rPr>
          <w:rStyle w:val="Literal"/>
        </w:rPr>
        <w:t>race</w:t>
      </w:r>
      <w:r>
        <w:t xml:space="preserve"> and </w:t>
      </w:r>
      <w:r w:rsidRPr="008D25C6">
        <w:rPr>
          <w:rStyle w:val="Literal"/>
        </w:rPr>
        <w:t>sleep</w:t>
      </w:r>
    </w:p>
    <w:p w14:paraId="5EBF32D3" w14:textId="041B83EA" w:rsidR="004F6E2F" w:rsidRDefault="004F6E2F" w:rsidP="00093326">
      <w:pPr>
        <w:pStyle w:val="Body"/>
      </w:pPr>
      <w:r>
        <w:t xml:space="preserve">If the </w:t>
      </w:r>
      <w:r w:rsidRPr="008D25C6">
        <w:rPr>
          <w:rStyle w:val="Literal"/>
        </w:rPr>
        <w:t>future_to_try</w:t>
      </w:r>
      <w:r>
        <w:t xml:space="preserve"> succeeds and we get a </w:t>
      </w:r>
      <w:r w:rsidRPr="008D25C6">
        <w:rPr>
          <w:rStyle w:val="Literal"/>
        </w:rPr>
        <w:t>Left(output)</w:t>
      </w:r>
      <w:r>
        <w:t xml:space="preserve">, we return </w:t>
      </w:r>
      <w:r w:rsidRPr="008D25C6">
        <w:rPr>
          <w:rStyle w:val="Literal"/>
        </w:rPr>
        <w:t>Ok(output)</w:t>
      </w:r>
      <w:r>
        <w:t xml:space="preserve">. If the sleep timer elapses instead and we get a </w:t>
      </w:r>
      <w:proofErr w:type="gramStart"/>
      <w:r w:rsidRPr="008D25C6">
        <w:rPr>
          <w:rStyle w:val="Literal"/>
        </w:rPr>
        <w:t>Right(</w:t>
      </w:r>
      <w:proofErr w:type="gramEnd"/>
      <w:r w:rsidRPr="008D25C6">
        <w:rPr>
          <w:rStyle w:val="Literal"/>
        </w:rPr>
        <w:t>())</w:t>
      </w:r>
      <w:r>
        <w:t xml:space="preserve">, we ignore the </w:t>
      </w:r>
      <w:r w:rsidRPr="008D25C6">
        <w:rPr>
          <w:rStyle w:val="Literal"/>
        </w:rPr>
        <w:t>()</w:t>
      </w:r>
      <w:r>
        <w:t xml:space="preserve"> with </w:t>
      </w:r>
      <w:r w:rsidRPr="008D25C6">
        <w:rPr>
          <w:rStyle w:val="Literal"/>
        </w:rPr>
        <w:t>_</w:t>
      </w:r>
      <w:r>
        <w:t xml:space="preserve"> and return </w:t>
      </w:r>
      <w:r w:rsidRPr="008D25C6">
        <w:rPr>
          <w:rStyle w:val="Literal"/>
        </w:rPr>
        <w:t>Err(max_time)</w:t>
      </w:r>
      <w:r>
        <w:t xml:space="preserve"> instead.</w:t>
      </w:r>
    </w:p>
    <w:p w14:paraId="75B96891" w14:textId="4E867B50" w:rsidR="007B0A94" w:rsidRDefault="007B0A94" w:rsidP="00F8575B">
      <w:pPr>
        <w:pStyle w:val="Body"/>
      </w:pPr>
      <w:r>
        <w:t xml:space="preserve">With that, we have a working </w:t>
      </w:r>
      <w:r w:rsidRPr="008D25C6">
        <w:rPr>
          <w:rStyle w:val="Literal"/>
        </w:rPr>
        <w:t>timeout</w:t>
      </w:r>
      <w:r>
        <w:t xml:space="preserve"> built out of two other async helpers. If</w:t>
      </w:r>
      <w:r w:rsidR="00F8575B">
        <w:t xml:space="preserve"> </w:t>
      </w:r>
      <w:r>
        <w:t>we run our code, it will print the failure mode after the timeout:</w:t>
      </w:r>
    </w:p>
    <w:p w14:paraId="64ED6667" w14:textId="77777777" w:rsidR="007B0A94" w:rsidRDefault="007B0A94" w:rsidP="00F8575B">
      <w:pPr>
        <w:pStyle w:val="Code"/>
      </w:pPr>
      <w:r>
        <w:t>Failed after 2 seconds</w:t>
      </w:r>
    </w:p>
    <w:p w14:paraId="027E74A2" w14:textId="17AE1D97" w:rsidR="007B0A94" w:rsidRDefault="007B0A94" w:rsidP="00F8575B">
      <w:pPr>
        <w:pStyle w:val="Body"/>
      </w:pPr>
      <w:r>
        <w:t xml:space="preserve">Because futures compose with other futures, you can build </w:t>
      </w:r>
      <w:proofErr w:type="gramStart"/>
      <w:r>
        <w:t>really powerful</w:t>
      </w:r>
      <w:proofErr w:type="gramEnd"/>
      <w:r>
        <w:t xml:space="preserve"> tools</w:t>
      </w:r>
      <w:r w:rsidR="00F8575B">
        <w:t xml:space="preserve"> </w:t>
      </w:r>
      <w:r>
        <w:t>using smaller async building blocks. For example, you can use this same</w:t>
      </w:r>
      <w:r w:rsidR="00F8575B">
        <w:t xml:space="preserve"> </w:t>
      </w:r>
      <w:r>
        <w:t xml:space="preserve">approach to combine timeouts with retries, and in turn use those with </w:t>
      </w:r>
      <w:r w:rsidR="004F6E2F">
        <w:t xml:space="preserve">operations </w:t>
      </w:r>
      <w:r>
        <w:t>such as network calls</w:t>
      </w:r>
      <w:r w:rsidR="004F6E2F">
        <w:t xml:space="preserve"> (</w:t>
      </w:r>
      <w:r>
        <w:t>one of the examples from the beginning of the chapter</w:t>
      </w:r>
      <w:r w:rsidR="004F6E2F">
        <w:t>).</w:t>
      </w:r>
    </w:p>
    <w:p w14:paraId="484D1DF4" w14:textId="6ADEF7A4" w:rsidR="007B0A94" w:rsidRDefault="007B0A94" w:rsidP="00F8575B">
      <w:pPr>
        <w:pStyle w:val="Body"/>
      </w:pPr>
      <w:r>
        <w:t xml:space="preserve">In practice, </w:t>
      </w:r>
      <w:r w:rsidR="004F6E2F">
        <w:t>you’ll</w:t>
      </w:r>
      <w:r>
        <w:t xml:space="preserve"> usually work directly with </w:t>
      </w:r>
      <w:r w:rsidRPr="008D25C6">
        <w:rPr>
          <w:rStyle w:val="Literal"/>
        </w:rPr>
        <w:t>async</w:t>
      </w:r>
      <w:r>
        <w:t xml:space="preserve"> and </w:t>
      </w:r>
      <w:r w:rsidRPr="008D25C6">
        <w:rPr>
          <w:rStyle w:val="Literal"/>
        </w:rPr>
        <w:t>await</w:t>
      </w:r>
      <w:r>
        <w:t>, and</w:t>
      </w:r>
      <w:r w:rsidR="00F8575B">
        <w:t xml:space="preserve"> </w:t>
      </w:r>
      <w:r>
        <w:t xml:space="preserve">secondarily with functions and macros such as </w:t>
      </w:r>
      <w:r w:rsidRPr="008D25C6">
        <w:rPr>
          <w:rStyle w:val="Literal"/>
        </w:rPr>
        <w:t>join</w:t>
      </w:r>
      <w:r>
        <w:t xml:space="preserve">, </w:t>
      </w:r>
      <w:r w:rsidRPr="008D25C6">
        <w:rPr>
          <w:rStyle w:val="Literal"/>
        </w:rPr>
        <w:t>join_all</w:t>
      </w:r>
      <w:r>
        <w:t xml:space="preserve">, </w:t>
      </w:r>
      <w:r w:rsidRPr="008D25C6">
        <w:rPr>
          <w:rStyle w:val="Literal"/>
        </w:rPr>
        <w:t>race</w:t>
      </w:r>
      <w:r>
        <w:t>, and</w:t>
      </w:r>
      <w:r w:rsidR="00F8575B">
        <w:t xml:space="preserve"> </w:t>
      </w:r>
      <w:r>
        <w:t xml:space="preserve">so on. You’ll only need to reach for </w:t>
      </w:r>
      <w:r w:rsidRPr="008D25C6">
        <w:rPr>
          <w:rStyle w:val="Literal"/>
        </w:rPr>
        <w:t>pin</w:t>
      </w:r>
      <w:r>
        <w:t xml:space="preserve"> now and again to use </w:t>
      </w:r>
      <w:commentRangeStart w:id="296"/>
      <w:commentRangeStart w:id="297"/>
      <w:del w:id="298" w:author="Chris Krycho" w:date="2025-01-15T11:25:00Z" w16du:dateUtc="2025-01-15T18:25:00Z">
        <w:r w:rsidDel="005938B0">
          <w:delText xml:space="preserve">them </w:delText>
        </w:r>
      </w:del>
      <w:commentRangeEnd w:id="296"/>
      <w:commentRangeEnd w:id="297"/>
      <w:ins w:id="299" w:author="Chris Krycho" w:date="2025-01-15T11:25:00Z" w16du:dateUtc="2025-01-15T18:25:00Z">
        <w:r w:rsidR="005938B0">
          <w:t xml:space="preserve">futures </w:t>
        </w:r>
      </w:ins>
      <w:r w:rsidR="004F6E2F">
        <w:rPr>
          <w:rStyle w:val="CommentReference"/>
          <w:rFonts w:ascii="Times New Roman" w:hAnsi="Times New Roman" w:cs="Times New Roman"/>
          <w:color w:val="auto"/>
          <w:lang w:val="en-CA"/>
        </w:rPr>
        <w:commentReference w:id="296"/>
      </w:r>
      <w:r w:rsidR="005938B0">
        <w:rPr>
          <w:rStyle w:val="CommentReference"/>
          <w:rFonts w:ascii="Times New Roman" w:hAnsi="Times New Roman" w:cs="Times New Roman"/>
          <w:color w:val="auto"/>
          <w:lang w:val="en-CA"/>
        </w:rPr>
        <w:commentReference w:id="297"/>
      </w:r>
      <w:r>
        <w:t>with those</w:t>
      </w:r>
      <w:r w:rsidR="00F8575B">
        <w:t xml:space="preserve"> </w:t>
      </w:r>
      <w:r>
        <w:t>APIs.</w:t>
      </w:r>
    </w:p>
    <w:p w14:paraId="5182EED6" w14:textId="28FAA9CD" w:rsidR="007B0A94" w:rsidRDefault="007B0A94" w:rsidP="00F8575B">
      <w:pPr>
        <w:pStyle w:val="Body"/>
      </w:pPr>
      <w:r>
        <w:t xml:space="preserve">We’ve now seen </w:t>
      </w:r>
      <w:proofErr w:type="gramStart"/>
      <w:r>
        <w:t>a number of</w:t>
      </w:r>
      <w:proofErr w:type="gramEnd"/>
      <w:r>
        <w:t xml:space="preserve"> ways to work with multiple futures at the same</w:t>
      </w:r>
      <w:r w:rsidR="00F8575B">
        <w:t xml:space="preserve"> </w:t>
      </w:r>
      <w:r>
        <w:t>time. Up next, we’ll look at how we can work with multiple futures in a</w:t>
      </w:r>
      <w:r w:rsidR="00F8575B">
        <w:t xml:space="preserve"> </w:t>
      </w:r>
      <w:r>
        <w:t xml:space="preserve">sequence over time with </w:t>
      </w:r>
      <w:r w:rsidRPr="008D25C6">
        <w:rPr>
          <w:rStyle w:val="Italic"/>
        </w:rPr>
        <w:t>streams</w:t>
      </w:r>
      <w:r>
        <w:t>. Here are a couple more things you might want</w:t>
      </w:r>
      <w:r w:rsidR="00F8575B">
        <w:t xml:space="preserve"> </w:t>
      </w:r>
      <w:r>
        <w:t>to consider first, though:</w:t>
      </w:r>
    </w:p>
    <w:p w14:paraId="27116661" w14:textId="6BAA1C94" w:rsidR="007B0A94" w:rsidRDefault="007B0A94" w:rsidP="007B0A94">
      <w:pPr>
        <w:pStyle w:val="ListBullet"/>
      </w:pPr>
      <w:r>
        <w:t xml:space="preserve">We used a </w:t>
      </w:r>
      <w:r w:rsidRPr="008D25C6">
        <w:rPr>
          <w:rStyle w:val="Literal"/>
        </w:rPr>
        <w:t>Vec</w:t>
      </w:r>
      <w:r>
        <w:t xml:space="preserve"> with </w:t>
      </w:r>
      <w:r w:rsidRPr="008D25C6">
        <w:rPr>
          <w:rStyle w:val="Literal"/>
        </w:rPr>
        <w:t>join_all</w:t>
      </w:r>
      <w:r>
        <w:t xml:space="preserve"> to wait for </w:t>
      </w:r>
      <w:proofErr w:type="gramStart"/>
      <w:r>
        <w:t>all of</w:t>
      </w:r>
      <w:proofErr w:type="gramEnd"/>
      <w:r>
        <w:t xml:space="preserve"> the futures in some group to finish. How could you use a </w:t>
      </w:r>
      <w:r w:rsidRPr="008D25C6">
        <w:rPr>
          <w:rStyle w:val="Literal"/>
        </w:rPr>
        <w:t>Vec</w:t>
      </w:r>
      <w:r>
        <w:t xml:space="preserve"> to process a group of futures in sequence instead? What are the tradeoffs of doing that?</w:t>
      </w:r>
    </w:p>
    <w:p w14:paraId="61915A86" w14:textId="3D290758" w:rsidR="007B0A94" w:rsidRDefault="007B0A94" w:rsidP="007B0A94">
      <w:pPr>
        <w:pStyle w:val="ListBullet"/>
      </w:pPr>
      <w:r>
        <w:t xml:space="preserve">Take a look at the </w:t>
      </w:r>
      <w:proofErr w:type="gramStart"/>
      <w:r w:rsidRPr="008D25C6">
        <w:rPr>
          <w:rStyle w:val="Literal"/>
        </w:rPr>
        <w:t>futures::</w:t>
      </w:r>
      <w:proofErr w:type="gramEnd"/>
      <w:r w:rsidRPr="008D25C6">
        <w:rPr>
          <w:rStyle w:val="Literal"/>
        </w:rPr>
        <w:t>stream::FuturesUnordered</w:t>
      </w:r>
      <w:r>
        <w:t xml:space="preserve"> type from the </w:t>
      </w:r>
      <w:r w:rsidRPr="008D25C6">
        <w:rPr>
          <w:rStyle w:val="Literal"/>
        </w:rPr>
        <w:t>futures</w:t>
      </w:r>
      <w:r>
        <w:t xml:space="preserve"> crate. How would using it be different from using a </w:t>
      </w:r>
      <w:r w:rsidRPr="008D25C6">
        <w:rPr>
          <w:rStyle w:val="Literal"/>
        </w:rPr>
        <w:t>Vec</w:t>
      </w:r>
      <w:r>
        <w:t xml:space="preserve">? (Don’t worry about the fact that </w:t>
      </w:r>
      <w:r w:rsidR="00962710">
        <w:t>it’s</w:t>
      </w:r>
      <w:r>
        <w:t xml:space="preserve"> from the </w:t>
      </w:r>
      <w:r w:rsidRPr="008D25C6">
        <w:rPr>
          <w:rStyle w:val="Literal"/>
        </w:rPr>
        <w:t>stream</w:t>
      </w:r>
      <w:r>
        <w:t xml:space="preserve"> part of the crate; it works just fine with any collection of futures.)</w:t>
      </w:r>
    </w:p>
    <w:p w14:paraId="204AA4DE" w14:textId="294E02B3" w:rsidR="007B0A94" w:rsidRDefault="001648BF" w:rsidP="00EC2D84">
      <w:pPr>
        <w:pStyle w:val="HeadA"/>
      </w:pPr>
      <w:bookmarkStart w:id="300" w:name="_Toc187998604"/>
      <w:ins w:id="301" w:author="Chris Krycho" w:date="2025-01-15T12:13:00Z" w16du:dateUtc="2025-01-15T19:13:00Z">
        <w:r>
          <w:t xml:space="preserve">Streams: </w:t>
        </w:r>
      </w:ins>
      <w:commentRangeStart w:id="302"/>
      <w:commentRangeStart w:id="303"/>
      <w:r w:rsidR="00FD5F65">
        <w:t>Futures in Sequence</w:t>
      </w:r>
      <w:del w:id="304" w:author="Chris Krycho" w:date="2025-01-15T12:13:00Z" w16du:dateUtc="2025-01-15T19:13:00Z">
        <w:r w:rsidR="00FD5F65" w:rsidDel="001648BF">
          <w:delText xml:space="preserve">: </w:delText>
        </w:r>
        <w:r w:rsidR="007903FC" w:rsidDel="001648BF">
          <w:delText>Introducing</w:delText>
        </w:r>
        <w:r w:rsidR="00B250DA" w:rsidDel="001648BF">
          <w:delText xml:space="preserve"> </w:delText>
        </w:r>
        <w:r w:rsidR="007B0A94" w:rsidDel="001648BF">
          <w:delText>Streams</w:delText>
        </w:r>
      </w:del>
      <w:commentRangeEnd w:id="302"/>
      <w:r w:rsidR="007B736E">
        <w:rPr>
          <w:rStyle w:val="CommentReference"/>
          <w:rFonts w:ascii="Times New Roman" w:hAnsi="Times New Roman" w:cs="Times New Roman"/>
          <w:b w:val="0"/>
          <w:bCs w:val="0"/>
          <w:color w:val="auto"/>
          <w:lang w:val="en-CA"/>
        </w:rPr>
        <w:commentReference w:id="302"/>
      </w:r>
      <w:commentRangeEnd w:id="303"/>
      <w:r>
        <w:rPr>
          <w:rStyle w:val="CommentReference"/>
          <w:rFonts w:ascii="Times New Roman" w:hAnsi="Times New Roman" w:cs="Times New Roman"/>
          <w:b w:val="0"/>
          <w:bCs w:val="0"/>
          <w:color w:val="auto"/>
          <w:lang w:val="en-CA"/>
        </w:rPr>
        <w:commentReference w:id="303"/>
      </w:r>
      <w:bookmarkEnd w:id="300"/>
    </w:p>
    <w:p w14:paraId="6AA3987C" w14:textId="239DB151" w:rsidR="007B0A94" w:rsidRDefault="007B0A94" w:rsidP="002608A3">
      <w:pPr>
        <w:pStyle w:val="Body"/>
      </w:pPr>
      <w:r>
        <w:t xml:space="preserve">So far in this chapter, </w:t>
      </w:r>
      <w:r w:rsidR="00962710">
        <w:t>we’ve</w:t>
      </w:r>
      <w:r>
        <w:t xml:space="preserve"> mostly stuck to individual futures. The one big</w:t>
      </w:r>
      <w:r w:rsidR="002608A3">
        <w:t xml:space="preserve"> </w:t>
      </w:r>
      <w:r>
        <w:t>exception was the async channel we used. Recall how we used the receiver for</w:t>
      </w:r>
      <w:r w:rsidR="002608A3">
        <w:t xml:space="preserve"> </w:t>
      </w:r>
      <w:r>
        <w:t xml:space="preserve">our async channel </w:t>
      </w:r>
      <w:r w:rsidR="00962710">
        <w:t xml:space="preserve">earlier in this chapter </w:t>
      </w:r>
      <w:r>
        <w:t>in the “</w:t>
      </w:r>
      <w:r w:rsidRPr="008D25C6">
        <w:rPr>
          <w:rStyle w:val="Xref"/>
        </w:rPr>
        <w:t>Message Passing</w:t>
      </w:r>
      <w:r>
        <w:t xml:space="preserve">” section on </w:t>
      </w:r>
      <w:r w:rsidRPr="008D25C6">
        <w:rPr>
          <w:rStyle w:val="Xref"/>
        </w:rPr>
        <w:t>page XX</w:t>
      </w:r>
      <w:r>
        <w:t>.</w:t>
      </w:r>
      <w:r w:rsidR="002608A3">
        <w:t xml:space="preserve"> </w:t>
      </w:r>
      <w:r>
        <w:t xml:space="preserve">The async </w:t>
      </w:r>
      <w:r w:rsidRPr="008D25C6">
        <w:rPr>
          <w:rStyle w:val="Literal"/>
        </w:rPr>
        <w:t>recv</w:t>
      </w:r>
      <w:r>
        <w:t xml:space="preserve"> method produces a sequence of items over time. This is an</w:t>
      </w:r>
      <w:r w:rsidR="002608A3">
        <w:t xml:space="preserve"> </w:t>
      </w:r>
      <w:r>
        <w:t>instance of a much more general pattern</w:t>
      </w:r>
      <w:r w:rsidR="00E81C6B">
        <w:t xml:space="preserve"> known as</w:t>
      </w:r>
      <w:r>
        <w:t xml:space="preserve"> a </w:t>
      </w:r>
      <w:r w:rsidRPr="008D25C6">
        <w:rPr>
          <w:rStyle w:val="Italic"/>
        </w:rPr>
        <w:t>stream</w:t>
      </w:r>
      <w:r>
        <w:t>.</w:t>
      </w:r>
    </w:p>
    <w:p w14:paraId="7913506D" w14:textId="27202A86" w:rsidR="005B0FD1" w:rsidRDefault="00E81C6B" w:rsidP="00E81C6B">
      <w:pPr>
        <w:pStyle w:val="Body"/>
      </w:pPr>
      <w:r>
        <w:t xml:space="preserve">We saw a </w:t>
      </w:r>
      <w:r w:rsidR="007B0A94">
        <w:t xml:space="preserve">sequence of items </w:t>
      </w:r>
      <w:r>
        <w:t xml:space="preserve">back in </w:t>
      </w:r>
      <w:r w:rsidRPr="008D25C6">
        <w:rPr>
          <w:rStyle w:val="Xref"/>
        </w:rPr>
        <w:t>Chapter 13</w:t>
      </w:r>
      <w:r w:rsidR="007B0A94">
        <w:t>, when we looked at the</w:t>
      </w:r>
      <w:r w:rsidR="002608A3">
        <w:t xml:space="preserve"> </w:t>
      </w:r>
      <w:r w:rsidR="007B0A94" w:rsidRPr="008D25C6">
        <w:rPr>
          <w:rStyle w:val="Literal"/>
        </w:rPr>
        <w:t>Iterator</w:t>
      </w:r>
      <w:r w:rsidR="007B0A94">
        <w:t xml:space="preserve"> trait in “</w:t>
      </w:r>
      <w:r w:rsidR="007B0A94" w:rsidRPr="008D25C6">
        <w:rPr>
          <w:rStyle w:val="Xref"/>
        </w:rPr>
        <w:t>The Iterator Trait and the next Method</w:t>
      </w:r>
      <w:r w:rsidR="007B0A94">
        <w:t xml:space="preserve">” section on </w:t>
      </w:r>
      <w:r w:rsidR="007B0A94" w:rsidRPr="008D25C6">
        <w:rPr>
          <w:rStyle w:val="Xref"/>
        </w:rPr>
        <w:t>page XX</w:t>
      </w:r>
      <w:r w:rsidR="007B0A94">
        <w:t>, but there are two differences between iterators and the</w:t>
      </w:r>
      <w:r w:rsidR="002608A3">
        <w:t xml:space="preserve"> </w:t>
      </w:r>
      <w:r w:rsidR="007B0A94">
        <w:t>async channel receiver. The first difference is time: iterators</w:t>
      </w:r>
      <w:r w:rsidR="002608A3">
        <w:t xml:space="preserve"> </w:t>
      </w:r>
      <w:r w:rsidR="007B0A94">
        <w:t>are synchronous, while the channel receiver is asynchronous. The second</w:t>
      </w:r>
      <w:r w:rsidR="002608A3">
        <w:t xml:space="preserve"> </w:t>
      </w:r>
      <w:r w:rsidR="007B0A94">
        <w:t xml:space="preserve">difference is the API. When working directly with </w:t>
      </w:r>
      <w:r w:rsidR="007B0A94" w:rsidRPr="008D25C6">
        <w:rPr>
          <w:rStyle w:val="Literal"/>
        </w:rPr>
        <w:t>Iterator</w:t>
      </w:r>
      <w:r w:rsidR="007B0A94">
        <w:t>, we call its</w:t>
      </w:r>
      <w:r w:rsidR="002608A3">
        <w:t xml:space="preserve"> </w:t>
      </w:r>
      <w:r w:rsidR="007B0A94">
        <w:t xml:space="preserve">synchronous </w:t>
      </w:r>
      <w:r w:rsidR="007B0A94" w:rsidRPr="008D25C6">
        <w:rPr>
          <w:rStyle w:val="Literal"/>
        </w:rPr>
        <w:t>next</w:t>
      </w:r>
      <w:r w:rsidR="007B0A94">
        <w:t xml:space="preserve"> method. With the </w:t>
      </w:r>
      <w:proofErr w:type="gramStart"/>
      <w:r w:rsidR="007B0A94" w:rsidRPr="008D25C6">
        <w:rPr>
          <w:rStyle w:val="Literal"/>
        </w:rPr>
        <w:t>trpl::</w:t>
      </w:r>
      <w:proofErr w:type="gramEnd"/>
      <w:r w:rsidR="007B0A94" w:rsidRPr="008D25C6">
        <w:rPr>
          <w:rStyle w:val="Literal"/>
        </w:rPr>
        <w:t>Receiver</w:t>
      </w:r>
      <w:r w:rsidR="007B0A94">
        <w:t xml:space="preserve"> stream in particular, we</w:t>
      </w:r>
      <w:r w:rsidR="002608A3">
        <w:t xml:space="preserve"> </w:t>
      </w:r>
      <w:r w:rsidR="007B0A94">
        <w:t xml:space="preserve">called an asynchronous </w:t>
      </w:r>
      <w:r w:rsidR="007B0A94" w:rsidRPr="008D25C6">
        <w:rPr>
          <w:rStyle w:val="Literal"/>
        </w:rPr>
        <w:t>recv</w:t>
      </w:r>
      <w:r w:rsidR="007B0A94">
        <w:t xml:space="preserve"> method instead</w:t>
      </w:r>
      <w:r>
        <w:t>.</w:t>
      </w:r>
      <w:r w:rsidR="005B0FD1">
        <w:t xml:space="preserve"> </w:t>
      </w:r>
      <w:r>
        <w:t>Otherwise,</w:t>
      </w:r>
      <w:r w:rsidR="007B0A94">
        <w:t xml:space="preserve"> these APIs feel</w:t>
      </w:r>
      <w:r w:rsidR="002608A3">
        <w:t xml:space="preserve"> </w:t>
      </w:r>
      <w:r w:rsidR="007B0A94">
        <w:t>very similar</w:t>
      </w:r>
      <w:r>
        <w:t>, and t</w:t>
      </w:r>
      <w:r w:rsidR="007B0A94">
        <w:t xml:space="preserve">hat similarity isn’t a coincidence. A stream is </w:t>
      </w:r>
      <w:r>
        <w:t>like</w:t>
      </w:r>
      <w:r w:rsidR="007B0A94">
        <w:t xml:space="preserve"> an asynchronous</w:t>
      </w:r>
      <w:r w:rsidR="002608A3">
        <w:t xml:space="preserve"> </w:t>
      </w:r>
      <w:r w:rsidR="007B0A94">
        <w:t xml:space="preserve">form of iteration. Whereas the </w:t>
      </w:r>
      <w:proofErr w:type="gramStart"/>
      <w:r w:rsidR="007B0A94" w:rsidRPr="008D25C6">
        <w:rPr>
          <w:rStyle w:val="Literal"/>
        </w:rPr>
        <w:t>trpl::</w:t>
      </w:r>
      <w:proofErr w:type="gramEnd"/>
      <w:r w:rsidR="007B0A94" w:rsidRPr="008D25C6">
        <w:rPr>
          <w:rStyle w:val="Literal"/>
        </w:rPr>
        <w:t>Receiver</w:t>
      </w:r>
      <w:r w:rsidR="007B0A94">
        <w:t xml:space="preserve"> specifically waits to receive</w:t>
      </w:r>
      <w:r w:rsidR="002608A3">
        <w:t xml:space="preserve"> </w:t>
      </w:r>
      <w:r w:rsidR="007B0A94">
        <w:t xml:space="preserve">messages, though, the general-purpose stream API is much </w:t>
      </w:r>
      <w:r w:rsidR="005B0FD1">
        <w:t>broader</w:t>
      </w:r>
      <w:r w:rsidR="007B0A94">
        <w:t>: it</w:t>
      </w:r>
      <w:r w:rsidR="002608A3">
        <w:t xml:space="preserve"> </w:t>
      </w:r>
      <w:r w:rsidR="007B0A94">
        <w:t xml:space="preserve">provides the next item the way </w:t>
      </w:r>
      <w:r w:rsidR="007B0A94" w:rsidRPr="008D25C6">
        <w:rPr>
          <w:rStyle w:val="Literal"/>
        </w:rPr>
        <w:t>Iterator</w:t>
      </w:r>
      <w:r w:rsidR="007B0A94">
        <w:t xml:space="preserve"> does, but asynchronously. </w:t>
      </w:r>
    </w:p>
    <w:p w14:paraId="0DF371F6" w14:textId="660F6E9C" w:rsidR="007B0A94" w:rsidRDefault="007B0A94" w:rsidP="00E81C6B">
      <w:pPr>
        <w:pStyle w:val="Body"/>
      </w:pPr>
      <w:r>
        <w:t>The</w:t>
      </w:r>
      <w:r w:rsidR="002608A3">
        <w:t xml:space="preserve"> </w:t>
      </w:r>
      <w:r>
        <w:t xml:space="preserve">similarity between iterators and streams in Rust means we can </w:t>
      </w:r>
      <w:proofErr w:type="gramStart"/>
      <w:r>
        <w:t>actually create</w:t>
      </w:r>
      <w:proofErr w:type="gramEnd"/>
      <w:r>
        <w:t xml:space="preserve"> a</w:t>
      </w:r>
      <w:r w:rsidR="002608A3">
        <w:t xml:space="preserve"> </w:t>
      </w:r>
      <w:r>
        <w:t>stream from any iterator. As with an iterator, we can work with a stream by</w:t>
      </w:r>
      <w:r w:rsidR="002608A3">
        <w:t xml:space="preserve"> </w:t>
      </w:r>
      <w:r>
        <w:t xml:space="preserve">calling its </w:t>
      </w:r>
      <w:r w:rsidRPr="008D25C6">
        <w:rPr>
          <w:rStyle w:val="Literal"/>
        </w:rPr>
        <w:t>next</w:t>
      </w:r>
      <w:r>
        <w:t xml:space="preserve"> method and then awaiting the output, as in Listing 17-30.</w:t>
      </w:r>
    </w:p>
    <w:p w14:paraId="4F67A9AE" w14:textId="1C4AE74A" w:rsidR="007B0A94" w:rsidRDefault="007B0A94" w:rsidP="002608A3">
      <w:pPr>
        <w:pStyle w:val="CodeLabel"/>
      </w:pPr>
      <w:r>
        <w:lastRenderedPageBreak/>
        <w:t>src/main.rs</w:t>
      </w:r>
    </w:p>
    <w:p w14:paraId="56E564B5" w14:textId="77777777" w:rsidR="007B0A94" w:rsidRDefault="007B0A94" w:rsidP="002608A3">
      <w:pPr>
        <w:pStyle w:val="Code"/>
      </w:pPr>
      <w:r>
        <w:t>let values = [1, 2, 3, 4, 5, 6, 7, 8, 9, 10</w:t>
      </w:r>
      <w:proofErr w:type="gramStart"/>
      <w:r>
        <w:t>];</w:t>
      </w:r>
      <w:proofErr w:type="gramEnd"/>
    </w:p>
    <w:p w14:paraId="39554E31" w14:textId="77777777" w:rsidR="007B0A94" w:rsidRDefault="007B0A94" w:rsidP="002608A3">
      <w:pPr>
        <w:pStyle w:val="Code"/>
      </w:pPr>
      <w:r>
        <w:t xml:space="preserve">let iter = </w:t>
      </w:r>
      <w:proofErr w:type="gramStart"/>
      <w:r>
        <w:t>values.iter</w:t>
      </w:r>
      <w:proofErr w:type="gramEnd"/>
      <w:r>
        <w:t>().map(|n| n * 2);</w:t>
      </w:r>
    </w:p>
    <w:p w14:paraId="18A590DC" w14:textId="77777777" w:rsidR="007B0A94" w:rsidRDefault="007B0A94" w:rsidP="002608A3">
      <w:pPr>
        <w:pStyle w:val="Code"/>
      </w:pPr>
      <w:r>
        <w:t xml:space="preserve">let mut stream = </w:t>
      </w:r>
      <w:proofErr w:type="gramStart"/>
      <w:r>
        <w:t>trpl::</w:t>
      </w:r>
      <w:proofErr w:type="gramEnd"/>
      <w:r>
        <w:t>stream_from_iter(iter);</w:t>
      </w:r>
    </w:p>
    <w:p w14:paraId="22B30058" w14:textId="77777777" w:rsidR="007B0A94" w:rsidRDefault="007B0A94" w:rsidP="002608A3">
      <w:pPr>
        <w:pStyle w:val="Code"/>
      </w:pPr>
    </w:p>
    <w:p w14:paraId="48210131" w14:textId="77777777" w:rsidR="007B0A94" w:rsidRDefault="007B0A94" w:rsidP="002608A3">
      <w:pPr>
        <w:pStyle w:val="Code"/>
      </w:pPr>
      <w:r>
        <w:t xml:space="preserve">while let Some(value) = </w:t>
      </w:r>
      <w:proofErr w:type="gramStart"/>
      <w:r>
        <w:t>stream.next</w:t>
      </w:r>
      <w:proofErr w:type="gramEnd"/>
      <w:r>
        <w:t>().await {</w:t>
      </w:r>
    </w:p>
    <w:p w14:paraId="35378ABF" w14:textId="77777777" w:rsidR="007B0A94" w:rsidRDefault="007B0A94" w:rsidP="002608A3">
      <w:pPr>
        <w:pStyle w:val="Code"/>
      </w:pPr>
      <w:r>
        <w:t xml:space="preserve">    </w:t>
      </w:r>
      <w:proofErr w:type="gramStart"/>
      <w:r>
        <w:t>println!(</w:t>
      </w:r>
      <w:proofErr w:type="gramEnd"/>
      <w:r>
        <w:t>"The value was: {value}");</w:t>
      </w:r>
    </w:p>
    <w:p w14:paraId="2ED281FA" w14:textId="77777777" w:rsidR="007B0A94" w:rsidRDefault="007B0A94" w:rsidP="002608A3">
      <w:pPr>
        <w:pStyle w:val="Code"/>
      </w:pPr>
      <w:r>
        <w:t>}</w:t>
      </w:r>
    </w:p>
    <w:p w14:paraId="5CD11D53" w14:textId="77777777" w:rsidR="007B0A94" w:rsidRDefault="007B0A94" w:rsidP="007B0A94">
      <w:pPr>
        <w:pStyle w:val="CodeListingCaption"/>
      </w:pPr>
      <w:r>
        <w:t>Creating a stream from an iterator and printing its values</w:t>
      </w:r>
    </w:p>
    <w:p w14:paraId="5D5EDA42" w14:textId="47755D9E" w:rsidR="007B0A94" w:rsidRDefault="007B0A94" w:rsidP="002608A3">
      <w:pPr>
        <w:pStyle w:val="Body"/>
      </w:pPr>
      <w:r>
        <w:t>We start with an array of numbers, which we convert to an iterator and then call</w:t>
      </w:r>
      <w:r w:rsidR="002608A3">
        <w:t xml:space="preserve"> </w:t>
      </w:r>
      <w:r w:rsidRPr="008D25C6">
        <w:rPr>
          <w:rStyle w:val="Literal"/>
        </w:rPr>
        <w:t>map</w:t>
      </w:r>
      <w:r>
        <w:t xml:space="preserve"> on to double all the values. Then we convert the iterator into a stream</w:t>
      </w:r>
      <w:r w:rsidR="002608A3">
        <w:t xml:space="preserve"> </w:t>
      </w:r>
      <w:r>
        <w:t xml:space="preserve">using the </w:t>
      </w:r>
      <w:proofErr w:type="gramStart"/>
      <w:r w:rsidRPr="008D25C6">
        <w:rPr>
          <w:rStyle w:val="Literal"/>
        </w:rPr>
        <w:t>trpl::</w:t>
      </w:r>
      <w:proofErr w:type="gramEnd"/>
      <w:r w:rsidRPr="008D25C6">
        <w:rPr>
          <w:rStyle w:val="Literal"/>
        </w:rPr>
        <w:t>stream_from_iter</w:t>
      </w:r>
      <w:r>
        <w:t xml:space="preserve"> function. </w:t>
      </w:r>
      <w:r w:rsidR="002D75B0">
        <w:t xml:space="preserve">Next, </w:t>
      </w:r>
      <w:r>
        <w:t>we loop over the items in the</w:t>
      </w:r>
      <w:r w:rsidR="002608A3">
        <w:t xml:space="preserve"> </w:t>
      </w:r>
      <w:r>
        <w:t xml:space="preserve">stream as they arrive with the </w:t>
      </w:r>
      <w:r w:rsidRPr="008D25C6">
        <w:rPr>
          <w:rStyle w:val="Literal"/>
        </w:rPr>
        <w:t>while let</w:t>
      </w:r>
      <w:r>
        <w:t xml:space="preserve"> loop.</w:t>
      </w:r>
    </w:p>
    <w:p w14:paraId="1AE7FF67" w14:textId="739E585F" w:rsidR="007B0A94" w:rsidRDefault="007B0A94" w:rsidP="002608A3">
      <w:pPr>
        <w:pStyle w:val="Body"/>
      </w:pPr>
      <w:r>
        <w:t>Unfortunately, when we try to run the code, it doesn’t compile</w:t>
      </w:r>
      <w:r w:rsidR="002D75B0">
        <w:t xml:space="preserve"> but instead</w:t>
      </w:r>
      <w:r>
        <w:t xml:space="preserve"> reports that </w:t>
      </w:r>
      <w:r w:rsidR="002D75B0">
        <w:t>there’s</w:t>
      </w:r>
      <w:r>
        <w:t xml:space="preserve"> no </w:t>
      </w:r>
      <w:r w:rsidRPr="008D25C6">
        <w:rPr>
          <w:rStyle w:val="Literal"/>
        </w:rPr>
        <w:t>next</w:t>
      </w:r>
      <w:r>
        <w:t xml:space="preserve"> method available</w:t>
      </w:r>
      <w:r w:rsidR="002D75B0">
        <w:t>:</w:t>
      </w:r>
    </w:p>
    <w:p w14:paraId="513DDBB2" w14:textId="77777777" w:rsidR="007B0A94" w:rsidRDefault="007B0A94" w:rsidP="008D25C6">
      <w:pPr>
        <w:pStyle w:val="CodeWide"/>
      </w:pPr>
      <w:r>
        <w:t>error[E0599]: no method named `next` found for struct `Iter` in the current scope</w:t>
      </w:r>
    </w:p>
    <w:p w14:paraId="4D222E3B" w14:textId="77777777" w:rsidR="007B0A94" w:rsidRDefault="007B0A94" w:rsidP="008D25C6">
      <w:pPr>
        <w:pStyle w:val="CodeWide"/>
      </w:pPr>
      <w:r>
        <w:t xml:space="preserve"> --&gt; src/main.rs:8:40</w:t>
      </w:r>
    </w:p>
    <w:p w14:paraId="33545CDC" w14:textId="77777777" w:rsidR="007B0A94" w:rsidRDefault="007B0A94" w:rsidP="008D25C6">
      <w:pPr>
        <w:pStyle w:val="CodeWide"/>
      </w:pPr>
      <w:r>
        <w:t xml:space="preserve">  |</w:t>
      </w:r>
    </w:p>
    <w:p w14:paraId="467B2C14" w14:textId="77777777" w:rsidR="007B0A94" w:rsidRDefault="007B0A94" w:rsidP="008D25C6">
      <w:pPr>
        <w:pStyle w:val="CodeWide"/>
      </w:pPr>
      <w:r>
        <w:t xml:space="preserve">8 |         while let Some(value) = </w:t>
      </w:r>
      <w:proofErr w:type="gramStart"/>
      <w:r>
        <w:t>stream.next</w:t>
      </w:r>
      <w:proofErr w:type="gramEnd"/>
      <w:r>
        <w:t>().await {</w:t>
      </w:r>
    </w:p>
    <w:p w14:paraId="7E56D207" w14:textId="77777777" w:rsidR="007B0A94" w:rsidRDefault="007B0A94" w:rsidP="008D25C6">
      <w:pPr>
        <w:pStyle w:val="CodeWide"/>
      </w:pPr>
      <w:r>
        <w:t xml:space="preserve">  |                                        ^^^^</w:t>
      </w:r>
    </w:p>
    <w:p w14:paraId="63C463C8" w14:textId="77777777" w:rsidR="007B0A94" w:rsidRDefault="007B0A94" w:rsidP="008D25C6">
      <w:pPr>
        <w:pStyle w:val="CodeWide"/>
      </w:pPr>
      <w:r>
        <w:t xml:space="preserve">  |</w:t>
      </w:r>
    </w:p>
    <w:p w14:paraId="0034D8A3" w14:textId="77777777" w:rsidR="007B0A94" w:rsidRDefault="007B0A94" w:rsidP="008D25C6">
      <w:pPr>
        <w:pStyle w:val="CodeWide"/>
      </w:pPr>
      <w:r>
        <w:t xml:space="preserve">  = note: the full </w:t>
      </w:r>
      <w:proofErr w:type="gramStart"/>
      <w:r>
        <w:t>type</w:t>
      </w:r>
      <w:proofErr w:type="gramEnd"/>
      <w:r>
        <w:t xml:space="preserve"> name has been written to '~/projects/hello-async/target/debug/deps/async_await-bbd5bb8f6851cb5f.long-type-18426562901668632191.txt'</w:t>
      </w:r>
    </w:p>
    <w:p w14:paraId="066784B0" w14:textId="77777777" w:rsidR="007B0A94" w:rsidRDefault="007B0A94" w:rsidP="008D25C6">
      <w:pPr>
        <w:pStyle w:val="CodeWide"/>
      </w:pPr>
      <w:r>
        <w:t xml:space="preserve">  = note: consider using `--verbose` to print the full </w:t>
      </w:r>
      <w:proofErr w:type="gramStart"/>
      <w:r>
        <w:t>type</w:t>
      </w:r>
      <w:proofErr w:type="gramEnd"/>
      <w:r>
        <w:t xml:space="preserve"> name to the console</w:t>
      </w:r>
    </w:p>
    <w:p w14:paraId="4C5A1281" w14:textId="77777777" w:rsidR="007B0A94" w:rsidRDefault="007B0A94" w:rsidP="008D25C6">
      <w:pPr>
        <w:pStyle w:val="CodeWide"/>
      </w:pPr>
      <w:r>
        <w:t xml:space="preserve">  = help: items from traits can only be used if the trait is in scope</w:t>
      </w:r>
    </w:p>
    <w:p w14:paraId="3684BA6A" w14:textId="77777777" w:rsidR="007B0A94" w:rsidRDefault="007B0A94" w:rsidP="008D25C6">
      <w:pPr>
        <w:pStyle w:val="CodeWide"/>
      </w:pPr>
      <w:r>
        <w:t>help: the following traits which provide `next` are implemented but not in scope; perhaps you want to import one of them</w:t>
      </w:r>
    </w:p>
    <w:p w14:paraId="1CF03626" w14:textId="77777777" w:rsidR="007B0A94" w:rsidRDefault="007B0A94" w:rsidP="008D25C6">
      <w:pPr>
        <w:pStyle w:val="CodeWide"/>
      </w:pPr>
      <w:r>
        <w:t xml:space="preserve">  |</w:t>
      </w:r>
    </w:p>
    <w:p w14:paraId="465A07C7" w14:textId="77777777" w:rsidR="007B0A94" w:rsidRDefault="007B0A94" w:rsidP="008D25C6">
      <w:pPr>
        <w:pStyle w:val="CodeWide"/>
      </w:pPr>
      <w:r>
        <w:t xml:space="preserve">1 + use </w:t>
      </w:r>
      <w:proofErr w:type="spellStart"/>
      <w:r>
        <w:t>futures_</w:t>
      </w:r>
      <w:proofErr w:type="gramStart"/>
      <w:r>
        <w:t>util</w:t>
      </w:r>
      <w:proofErr w:type="spellEnd"/>
      <w:r>
        <w:t>::</w:t>
      </w:r>
      <w:proofErr w:type="gramEnd"/>
      <w:r>
        <w:t>stream::stream::StreamExt;</w:t>
      </w:r>
    </w:p>
    <w:p w14:paraId="06E92B13" w14:textId="77777777" w:rsidR="007B0A94" w:rsidRDefault="007B0A94" w:rsidP="008D25C6">
      <w:pPr>
        <w:pStyle w:val="CodeWide"/>
      </w:pPr>
      <w:r>
        <w:t xml:space="preserve">  |</w:t>
      </w:r>
    </w:p>
    <w:p w14:paraId="3A2619D8" w14:textId="77777777" w:rsidR="007B0A94" w:rsidRDefault="007B0A94" w:rsidP="008D25C6">
      <w:pPr>
        <w:pStyle w:val="CodeWide"/>
      </w:pPr>
      <w:r>
        <w:t xml:space="preserve">1 + use </w:t>
      </w:r>
      <w:proofErr w:type="gramStart"/>
      <w:r>
        <w:t>std::</w:t>
      </w:r>
      <w:proofErr w:type="gramEnd"/>
      <w:r>
        <w:t>iter::Iterator;</w:t>
      </w:r>
    </w:p>
    <w:p w14:paraId="62BA582C" w14:textId="77777777" w:rsidR="007B0A94" w:rsidRDefault="007B0A94" w:rsidP="008D25C6">
      <w:pPr>
        <w:pStyle w:val="CodeWide"/>
      </w:pPr>
      <w:r>
        <w:t xml:space="preserve">  |</w:t>
      </w:r>
    </w:p>
    <w:p w14:paraId="21D56E9F" w14:textId="77777777" w:rsidR="007B0A94" w:rsidRDefault="007B0A94" w:rsidP="008D25C6">
      <w:pPr>
        <w:pStyle w:val="CodeWide"/>
      </w:pPr>
      <w:r>
        <w:t xml:space="preserve">1 + use </w:t>
      </w:r>
      <w:proofErr w:type="gramStart"/>
      <w:r>
        <w:t>std::</w:t>
      </w:r>
      <w:proofErr w:type="gramEnd"/>
      <w:r>
        <w:t>str::pattern::Searcher;</w:t>
      </w:r>
    </w:p>
    <w:p w14:paraId="14018D0D" w14:textId="77777777" w:rsidR="007B0A94" w:rsidRDefault="007B0A94" w:rsidP="008D25C6">
      <w:pPr>
        <w:pStyle w:val="CodeWide"/>
      </w:pPr>
      <w:r>
        <w:t xml:space="preserve">  |</w:t>
      </w:r>
    </w:p>
    <w:p w14:paraId="1A8CE38C" w14:textId="77777777" w:rsidR="007B0A94" w:rsidRDefault="007B0A94" w:rsidP="008D25C6">
      <w:pPr>
        <w:pStyle w:val="CodeWide"/>
      </w:pPr>
      <w:r>
        <w:t xml:space="preserve">1 + use </w:t>
      </w:r>
      <w:proofErr w:type="gramStart"/>
      <w:r>
        <w:t>trpl::</w:t>
      </w:r>
      <w:proofErr w:type="gramEnd"/>
      <w:r>
        <w:t>StreamExt;</w:t>
      </w:r>
    </w:p>
    <w:p w14:paraId="2A0231B3" w14:textId="77777777" w:rsidR="007B0A94" w:rsidRDefault="007B0A94" w:rsidP="008D25C6">
      <w:pPr>
        <w:pStyle w:val="CodeWide"/>
      </w:pPr>
      <w:r>
        <w:t xml:space="preserve">  |</w:t>
      </w:r>
    </w:p>
    <w:p w14:paraId="31397094" w14:textId="77777777" w:rsidR="007B0A94" w:rsidRDefault="007B0A94" w:rsidP="008D25C6">
      <w:pPr>
        <w:pStyle w:val="CodeWide"/>
      </w:pPr>
      <w:r>
        <w:t>help: there is a method `try_next` with a similar name</w:t>
      </w:r>
    </w:p>
    <w:p w14:paraId="03A09B5C" w14:textId="77777777" w:rsidR="007B0A94" w:rsidRDefault="007B0A94" w:rsidP="008D25C6">
      <w:pPr>
        <w:pStyle w:val="CodeWide"/>
      </w:pPr>
      <w:r>
        <w:t xml:space="preserve">  |</w:t>
      </w:r>
    </w:p>
    <w:p w14:paraId="4374D7BD" w14:textId="77777777" w:rsidR="007B0A94" w:rsidRDefault="007B0A94" w:rsidP="008D25C6">
      <w:pPr>
        <w:pStyle w:val="CodeWide"/>
      </w:pPr>
      <w:r>
        <w:t>8 |         while let Some(value) = stream.try_</w:t>
      </w:r>
      <w:proofErr w:type="gramStart"/>
      <w:r>
        <w:t>next(</w:t>
      </w:r>
      <w:proofErr w:type="gramEnd"/>
      <w:r>
        <w:t>).await {</w:t>
      </w:r>
    </w:p>
    <w:p w14:paraId="748533CA" w14:textId="77777777" w:rsidR="007B0A94" w:rsidRDefault="007B0A94" w:rsidP="008D25C6">
      <w:pPr>
        <w:pStyle w:val="CodeWide"/>
      </w:pPr>
      <w:r>
        <w:t xml:space="preserve">  |                                        ~~~~~~~~</w:t>
      </w:r>
    </w:p>
    <w:p w14:paraId="3520CD2F" w14:textId="77777777" w:rsidR="007B0A94" w:rsidRDefault="007B0A94" w:rsidP="008D25C6">
      <w:pPr>
        <w:pStyle w:val="CodeWide"/>
      </w:pPr>
    </w:p>
    <w:p w14:paraId="466C6734" w14:textId="77777777" w:rsidR="007B0A94" w:rsidRDefault="007B0A94" w:rsidP="008D25C6">
      <w:pPr>
        <w:pStyle w:val="CodeWide"/>
      </w:pPr>
      <w:r>
        <w:t>For more information about this error, try `rustc --explain E0599`.</w:t>
      </w:r>
    </w:p>
    <w:p w14:paraId="47C01BA5" w14:textId="6AC91F56" w:rsidR="007B0A94" w:rsidRDefault="007B0A94" w:rsidP="002608A3">
      <w:pPr>
        <w:pStyle w:val="Body"/>
      </w:pPr>
      <w:r>
        <w:t>As th</w:t>
      </w:r>
      <w:r w:rsidR="00ED56B4">
        <w:t>is</w:t>
      </w:r>
      <w:r>
        <w:t xml:space="preserve"> output </w:t>
      </w:r>
      <w:r w:rsidR="00ED56B4">
        <w:t>explains</w:t>
      </w:r>
      <w:r>
        <w:t>, the reason for the compiler error is that we need the</w:t>
      </w:r>
      <w:r w:rsidR="002608A3">
        <w:t xml:space="preserve"> </w:t>
      </w:r>
      <w:r>
        <w:t xml:space="preserve">right trait in scope to be able to use the </w:t>
      </w:r>
      <w:r w:rsidRPr="008D25C6">
        <w:rPr>
          <w:rStyle w:val="Literal"/>
        </w:rPr>
        <w:t>next</w:t>
      </w:r>
      <w:r>
        <w:t xml:space="preserve"> method. Given our discussion</w:t>
      </w:r>
      <w:r w:rsidR="002608A3">
        <w:t xml:space="preserve"> </w:t>
      </w:r>
      <w:r>
        <w:t>so far, you might reasonably expect that</w:t>
      </w:r>
      <w:r w:rsidR="00ED56B4">
        <w:t xml:space="preserve"> trait</w:t>
      </w:r>
      <w:r>
        <w:t xml:space="preserve"> to be </w:t>
      </w:r>
      <w:r w:rsidRPr="008D25C6">
        <w:rPr>
          <w:rStyle w:val="Literal"/>
        </w:rPr>
        <w:t>Stream</w:t>
      </w:r>
      <w:r>
        <w:t xml:space="preserve">, but </w:t>
      </w:r>
      <w:r w:rsidR="00ED56B4">
        <w:t>it’s</w:t>
      </w:r>
      <w:r>
        <w:t xml:space="preserve"> </w:t>
      </w:r>
      <w:proofErr w:type="gramStart"/>
      <w:r>
        <w:t xml:space="preserve">actually </w:t>
      </w:r>
      <w:r w:rsidRPr="008D25C6">
        <w:rPr>
          <w:rStyle w:val="Literal"/>
        </w:rPr>
        <w:t>StreamExt</w:t>
      </w:r>
      <w:proofErr w:type="gramEnd"/>
      <w:r>
        <w:t xml:space="preserve">. </w:t>
      </w:r>
      <w:r w:rsidR="00ED56B4">
        <w:t xml:space="preserve">Short </w:t>
      </w:r>
      <w:r>
        <w:t xml:space="preserve">for </w:t>
      </w:r>
      <w:r w:rsidRPr="005C2F30">
        <w:rPr>
          <w:rStyle w:val="Italic"/>
        </w:rPr>
        <w:t>extension</w:t>
      </w:r>
      <w:r w:rsidR="00ED56B4" w:rsidRPr="00FF1D80">
        <w:t>,</w:t>
      </w:r>
      <w:r w:rsidR="00ED56B4">
        <w:t xml:space="preserve"> </w:t>
      </w:r>
      <w:r w:rsidR="00ED56B4" w:rsidRPr="008D25C6">
        <w:rPr>
          <w:rStyle w:val="Literal"/>
        </w:rPr>
        <w:t>Ext</w:t>
      </w:r>
      <w:r w:rsidR="00ED56B4">
        <w:t xml:space="preserve"> </w:t>
      </w:r>
      <w:r>
        <w:t>is a</w:t>
      </w:r>
      <w:r w:rsidR="002608A3">
        <w:t xml:space="preserve"> </w:t>
      </w:r>
      <w:r>
        <w:t>common pattern in the Rust community for extending one trait with another.</w:t>
      </w:r>
    </w:p>
    <w:p w14:paraId="2FF1560B" w14:textId="5F5555B1" w:rsidR="007B0A94" w:rsidRDefault="001B7D64" w:rsidP="001B7D64">
      <w:pPr>
        <w:pStyle w:val="Body"/>
      </w:pPr>
      <w:commentRangeStart w:id="305"/>
      <w:r>
        <w:t xml:space="preserve">We’ll explain the </w:t>
      </w:r>
      <w:r w:rsidRPr="008D25C6">
        <w:rPr>
          <w:rStyle w:val="Literal"/>
        </w:rPr>
        <w:t>Stream</w:t>
      </w:r>
      <w:r>
        <w:t xml:space="preserve"> and </w:t>
      </w:r>
      <w:r w:rsidRPr="006761E4">
        <w:rPr>
          <w:rStyle w:val="Literal"/>
        </w:rPr>
        <w:t>StreamExt</w:t>
      </w:r>
      <w:r>
        <w:t xml:space="preserve"> traits in a bit more detail at the end of the chapter, but for now all you need to know is that </w:t>
      </w:r>
      <w:r w:rsidR="007B0A94">
        <w:t>the</w:t>
      </w:r>
      <w:r w:rsidR="002608A3">
        <w:t xml:space="preserve"> </w:t>
      </w:r>
      <w:r w:rsidR="007B0A94" w:rsidRPr="008D25C6">
        <w:rPr>
          <w:rStyle w:val="Literal"/>
        </w:rPr>
        <w:t>Stream</w:t>
      </w:r>
      <w:r w:rsidR="007B0A94">
        <w:t xml:space="preserve"> trait defines a low-level interface </w:t>
      </w:r>
      <w:r w:rsidR="00ED56B4">
        <w:t xml:space="preserve">that </w:t>
      </w:r>
      <w:r w:rsidR="007B0A94">
        <w:t>effectively combines the</w:t>
      </w:r>
      <w:r w:rsidR="002608A3">
        <w:t xml:space="preserve"> </w:t>
      </w:r>
      <w:r w:rsidR="007B0A94" w:rsidRPr="008D25C6">
        <w:rPr>
          <w:rStyle w:val="Literal"/>
        </w:rPr>
        <w:t>Iterator</w:t>
      </w:r>
      <w:r w:rsidR="007B0A94">
        <w:t xml:space="preserve"> and </w:t>
      </w:r>
      <w:r w:rsidR="007B0A94" w:rsidRPr="008D25C6">
        <w:rPr>
          <w:rStyle w:val="Literal"/>
        </w:rPr>
        <w:t>Future</w:t>
      </w:r>
      <w:r w:rsidR="007B0A94">
        <w:t xml:space="preserve"> traits. </w:t>
      </w:r>
      <w:r w:rsidR="007B0A94" w:rsidRPr="008D25C6">
        <w:rPr>
          <w:rStyle w:val="Literal"/>
        </w:rPr>
        <w:t>StreamExt</w:t>
      </w:r>
      <w:r w:rsidR="007B0A94">
        <w:t xml:space="preserve"> supplies a higher-level</w:t>
      </w:r>
      <w:r w:rsidR="002608A3">
        <w:t xml:space="preserve"> </w:t>
      </w:r>
      <w:r w:rsidR="007B0A94">
        <w:t xml:space="preserve">set of APIs on top of </w:t>
      </w:r>
      <w:r w:rsidR="007B0A94" w:rsidRPr="008D25C6">
        <w:rPr>
          <w:rStyle w:val="Literal"/>
        </w:rPr>
        <w:t>Stream</w:t>
      </w:r>
      <w:r w:rsidR="007B0A94">
        <w:t xml:space="preserve">, including the </w:t>
      </w:r>
      <w:r w:rsidR="007B0A94" w:rsidRPr="008D25C6">
        <w:rPr>
          <w:rStyle w:val="Literal"/>
        </w:rPr>
        <w:t>next</w:t>
      </w:r>
      <w:r w:rsidR="007B0A94">
        <w:t xml:space="preserve"> method as well as other</w:t>
      </w:r>
      <w:r w:rsidR="002608A3">
        <w:t xml:space="preserve"> </w:t>
      </w:r>
      <w:r w:rsidR="007B0A94">
        <w:t xml:space="preserve">utility methods </w:t>
      </w:r>
      <w:proofErr w:type="gramStart"/>
      <w:r w:rsidR="007B0A94">
        <w:t>similar to</w:t>
      </w:r>
      <w:proofErr w:type="gramEnd"/>
      <w:r w:rsidR="007B0A94">
        <w:t xml:space="preserve"> those provided by the </w:t>
      </w:r>
      <w:r w:rsidR="007B0A94" w:rsidRPr="008D25C6">
        <w:rPr>
          <w:rStyle w:val="Literal"/>
        </w:rPr>
        <w:t>Iterator</w:t>
      </w:r>
      <w:r w:rsidR="006761E4">
        <w:t xml:space="preserve"> </w:t>
      </w:r>
      <w:r w:rsidR="007B0A94">
        <w:t xml:space="preserve">trait. </w:t>
      </w:r>
      <w:ins w:id="306" w:author="Chris Krycho" w:date="2025-01-15T13:30:00Z" w16du:dateUtc="2025-01-15T20:30:00Z">
        <w:r w:rsidR="002540E8" w:rsidRPr="002540E8">
          <w:rPr>
            <w:rStyle w:val="Literal"/>
            <w:rPrChange w:id="307" w:author="Chris Krycho" w:date="2025-01-15T13:31:00Z" w16du:dateUtc="2025-01-15T20:31:00Z">
              <w:rPr/>
            </w:rPrChange>
          </w:rPr>
          <w:t>Stream</w:t>
        </w:r>
        <w:r w:rsidR="002540E8">
          <w:t xml:space="preserve"> and </w:t>
        </w:r>
        <w:r w:rsidR="002540E8" w:rsidRPr="002540E8">
          <w:rPr>
            <w:rStyle w:val="Literal"/>
            <w:rPrChange w:id="308" w:author="Chris Krycho" w:date="2025-01-15T13:31:00Z" w16du:dateUtc="2025-01-15T20:31:00Z">
              <w:rPr/>
            </w:rPrChange>
          </w:rPr>
          <w:t>StreamExt</w:t>
        </w:r>
        <w:r w:rsidR="002540E8">
          <w:t xml:space="preserve"> are not </w:t>
        </w:r>
      </w:ins>
      <w:ins w:id="309" w:author="Chris Krycho" w:date="2025-01-15T13:31:00Z" w16du:dateUtc="2025-01-15T20:31:00Z">
        <w:r w:rsidR="002540E8">
          <w:t xml:space="preserve">yet </w:t>
        </w:r>
      </w:ins>
      <w:ins w:id="310" w:author="Chris Krycho" w:date="2025-01-15T13:30:00Z" w16du:dateUtc="2025-01-15T20:30:00Z">
        <w:r w:rsidR="002540E8">
          <w:t xml:space="preserve">part of Rust’s standard </w:t>
        </w:r>
        <w:proofErr w:type="gramStart"/>
        <w:r w:rsidR="002540E8">
          <w:t>library</w:t>
        </w:r>
        <w:proofErr w:type="gramEnd"/>
        <w:r w:rsidR="002540E8">
          <w:t xml:space="preserve"> but</w:t>
        </w:r>
      </w:ins>
      <w:ins w:id="311" w:author="Chris Krycho" w:date="2025-01-15T13:33:00Z" w16du:dateUtc="2025-01-15T20:33:00Z">
        <w:r w:rsidR="002540E8">
          <w:t xml:space="preserve"> most</w:t>
        </w:r>
      </w:ins>
      <w:ins w:id="312" w:author="Chris Krycho" w:date="2025-01-15T13:30:00Z" w16du:dateUtc="2025-01-15T20:30:00Z">
        <w:r w:rsidR="002540E8">
          <w:t xml:space="preserve"> </w:t>
        </w:r>
      </w:ins>
      <w:ins w:id="313" w:author="Chris Krycho" w:date="2025-01-15T13:33:00Z" w16du:dateUtc="2025-01-15T20:33:00Z">
        <w:r w:rsidR="002540E8" w:rsidRPr="002540E8">
          <w:t>ecosystem</w:t>
        </w:r>
        <w:r w:rsidR="002540E8">
          <w:t xml:space="preserve"> </w:t>
        </w:r>
      </w:ins>
      <w:ins w:id="314" w:author="Chris Krycho" w:date="2025-01-15T13:31:00Z" w16du:dateUtc="2025-01-15T20:31:00Z">
        <w:r w:rsidR="002540E8">
          <w:t xml:space="preserve">crates </w:t>
        </w:r>
      </w:ins>
      <w:ins w:id="315" w:author="Chris Krycho" w:date="2025-01-15T13:32:00Z" w16du:dateUtc="2025-01-15T20:32:00Z">
        <w:r w:rsidR="002540E8">
          <w:t xml:space="preserve">use </w:t>
        </w:r>
      </w:ins>
      <w:ins w:id="316" w:author="Chris Krycho" w:date="2025-01-15T13:31:00Z" w16du:dateUtc="2025-01-15T20:31:00Z">
        <w:r w:rsidR="002540E8">
          <w:t>the same definition.</w:t>
        </w:r>
      </w:ins>
      <w:commentRangeEnd w:id="305"/>
      <w:ins w:id="317" w:author="Chris Krycho" w:date="2025-01-15T13:32:00Z" w16du:dateUtc="2025-01-15T20:32:00Z">
        <w:r w:rsidR="002540E8">
          <w:rPr>
            <w:rStyle w:val="CommentReference"/>
            <w:rFonts w:ascii="Times New Roman" w:hAnsi="Times New Roman" w:cs="Times New Roman"/>
            <w:color w:val="auto"/>
            <w:lang w:val="en-CA"/>
          </w:rPr>
          <w:commentReference w:id="305"/>
        </w:r>
      </w:ins>
    </w:p>
    <w:p w14:paraId="587EBA50" w14:textId="77777777" w:rsidR="007B0A94" w:rsidRDefault="007B0A94" w:rsidP="002608A3">
      <w:pPr>
        <w:pStyle w:val="Body"/>
      </w:pPr>
      <w:r>
        <w:t xml:space="preserve">The fix to the compiler error is to add a </w:t>
      </w:r>
      <w:r w:rsidRPr="006761E4">
        <w:rPr>
          <w:rStyle w:val="Literal"/>
        </w:rPr>
        <w:t>use</w:t>
      </w:r>
      <w:r>
        <w:t xml:space="preserve"> statement for </w:t>
      </w:r>
      <w:proofErr w:type="gramStart"/>
      <w:r w:rsidRPr="006761E4">
        <w:rPr>
          <w:rStyle w:val="Literal"/>
        </w:rPr>
        <w:t>trpl::</w:t>
      </w:r>
      <w:proofErr w:type="gramEnd"/>
      <w:r w:rsidRPr="006761E4">
        <w:rPr>
          <w:rStyle w:val="Literal"/>
        </w:rPr>
        <w:t>StreamExt</w:t>
      </w:r>
      <w:r>
        <w:t>,</w:t>
      </w:r>
      <w:r w:rsidR="002608A3">
        <w:t xml:space="preserve"> </w:t>
      </w:r>
      <w:r>
        <w:t>as in Listing 17-31.</w:t>
      </w:r>
    </w:p>
    <w:p w14:paraId="10BE727F" w14:textId="690B1305" w:rsidR="007B0A94" w:rsidRDefault="007B0A94" w:rsidP="002608A3">
      <w:pPr>
        <w:pStyle w:val="CodeLabel"/>
      </w:pPr>
      <w:r>
        <w:t>src/main.rs</w:t>
      </w:r>
    </w:p>
    <w:p w14:paraId="753B2708" w14:textId="77777777" w:rsidR="007B0A94" w:rsidRDefault="007B0A94" w:rsidP="002608A3">
      <w:pPr>
        <w:pStyle w:val="Code"/>
      </w:pPr>
      <w:r>
        <w:lastRenderedPageBreak/>
        <w:t xml:space="preserve">use </w:t>
      </w:r>
      <w:proofErr w:type="gramStart"/>
      <w:r>
        <w:t>trpl::</w:t>
      </w:r>
      <w:proofErr w:type="gramEnd"/>
      <w:r>
        <w:t>StreamExt;</w:t>
      </w:r>
    </w:p>
    <w:p w14:paraId="7955673F" w14:textId="77777777" w:rsidR="007B0A94" w:rsidRDefault="007B0A94" w:rsidP="002608A3">
      <w:pPr>
        <w:pStyle w:val="Code"/>
      </w:pPr>
    </w:p>
    <w:p w14:paraId="5C66DA24" w14:textId="77777777" w:rsidR="007B0A94" w:rsidRDefault="007B0A94" w:rsidP="002608A3">
      <w:pPr>
        <w:pStyle w:val="Code"/>
      </w:pPr>
      <w:r>
        <w:t xml:space="preserve">fn </w:t>
      </w:r>
      <w:proofErr w:type="gramStart"/>
      <w:r>
        <w:t>main(</w:t>
      </w:r>
      <w:proofErr w:type="gramEnd"/>
      <w:r>
        <w:t>) {</w:t>
      </w:r>
    </w:p>
    <w:p w14:paraId="70CB7376" w14:textId="77777777" w:rsidR="007B0A94" w:rsidRDefault="007B0A94" w:rsidP="002608A3">
      <w:pPr>
        <w:pStyle w:val="Code"/>
      </w:pPr>
      <w:r>
        <w:t xml:space="preserve">    </w:t>
      </w:r>
      <w:proofErr w:type="gramStart"/>
      <w:r>
        <w:t>trpl::</w:t>
      </w:r>
      <w:proofErr w:type="gramEnd"/>
      <w:r>
        <w:t>run(async {</w:t>
      </w:r>
    </w:p>
    <w:p w14:paraId="481974A5" w14:textId="77777777" w:rsidR="007B0A94" w:rsidRDefault="007B0A94" w:rsidP="002608A3">
      <w:pPr>
        <w:pStyle w:val="Code"/>
      </w:pPr>
      <w:r>
        <w:t xml:space="preserve">        let values = [1, 2, 3, 4, 5, 6, 7, 8, 9, 10</w:t>
      </w:r>
      <w:proofErr w:type="gramStart"/>
      <w:r>
        <w:t>];</w:t>
      </w:r>
      <w:proofErr w:type="gramEnd"/>
    </w:p>
    <w:p w14:paraId="139CC4AC" w14:textId="77777777" w:rsidR="007B0A94" w:rsidRDefault="007B0A94" w:rsidP="002608A3">
      <w:pPr>
        <w:pStyle w:val="Code"/>
      </w:pPr>
      <w:r>
        <w:t xml:space="preserve">        let iter = </w:t>
      </w:r>
      <w:proofErr w:type="gramStart"/>
      <w:r>
        <w:t>values.iter</w:t>
      </w:r>
      <w:proofErr w:type="gramEnd"/>
      <w:r>
        <w:t>().map(|n| n * 2);</w:t>
      </w:r>
    </w:p>
    <w:p w14:paraId="0031AF17" w14:textId="77777777" w:rsidR="007B0A94" w:rsidRDefault="007B0A94" w:rsidP="002608A3">
      <w:pPr>
        <w:pStyle w:val="Code"/>
      </w:pPr>
      <w:r>
        <w:t xml:space="preserve">        let mut stream = </w:t>
      </w:r>
      <w:proofErr w:type="gramStart"/>
      <w:r>
        <w:t>trpl::</w:t>
      </w:r>
      <w:proofErr w:type="gramEnd"/>
      <w:r>
        <w:t>stream_from_iter(iter);</w:t>
      </w:r>
    </w:p>
    <w:p w14:paraId="0D16A61A" w14:textId="77777777" w:rsidR="007B0A94" w:rsidRDefault="007B0A94" w:rsidP="002608A3">
      <w:pPr>
        <w:pStyle w:val="Code"/>
      </w:pPr>
    </w:p>
    <w:p w14:paraId="38EEF562" w14:textId="77777777" w:rsidR="007B0A94" w:rsidRDefault="007B0A94" w:rsidP="002608A3">
      <w:pPr>
        <w:pStyle w:val="Code"/>
      </w:pPr>
      <w:r>
        <w:t xml:space="preserve">        while let Some(value) = </w:t>
      </w:r>
      <w:proofErr w:type="gramStart"/>
      <w:r>
        <w:t>stream.next</w:t>
      </w:r>
      <w:proofErr w:type="gramEnd"/>
      <w:r>
        <w:t>().await {</w:t>
      </w:r>
    </w:p>
    <w:p w14:paraId="424892D3" w14:textId="77777777" w:rsidR="007B0A94" w:rsidRDefault="007B0A94" w:rsidP="002608A3">
      <w:pPr>
        <w:pStyle w:val="Code"/>
      </w:pPr>
      <w:r>
        <w:t xml:space="preserve">            </w:t>
      </w:r>
      <w:proofErr w:type="gramStart"/>
      <w:r>
        <w:t>println!(</w:t>
      </w:r>
      <w:proofErr w:type="gramEnd"/>
      <w:r>
        <w:t>"The value was: {value}");</w:t>
      </w:r>
    </w:p>
    <w:p w14:paraId="75357839" w14:textId="77777777" w:rsidR="007B0A94" w:rsidRDefault="007B0A94" w:rsidP="002608A3">
      <w:pPr>
        <w:pStyle w:val="Code"/>
      </w:pPr>
      <w:r>
        <w:t xml:space="preserve">        }</w:t>
      </w:r>
    </w:p>
    <w:p w14:paraId="1F521F2A" w14:textId="77777777" w:rsidR="007B0A94" w:rsidRDefault="007B0A94" w:rsidP="002608A3">
      <w:pPr>
        <w:pStyle w:val="Code"/>
      </w:pPr>
      <w:r>
        <w:t xml:space="preserve">    });</w:t>
      </w:r>
    </w:p>
    <w:p w14:paraId="2C825CDC" w14:textId="77777777" w:rsidR="007B0A94" w:rsidRDefault="007B0A94" w:rsidP="002608A3">
      <w:pPr>
        <w:pStyle w:val="Code"/>
      </w:pPr>
      <w:r>
        <w:t>}</w:t>
      </w:r>
    </w:p>
    <w:p w14:paraId="20312C28" w14:textId="77777777" w:rsidR="007B0A94" w:rsidRDefault="007B0A94" w:rsidP="007B0A94">
      <w:pPr>
        <w:pStyle w:val="CodeListingCaption"/>
      </w:pPr>
      <w:r>
        <w:t>Successfully using an iterator as the basis for a stream</w:t>
      </w:r>
    </w:p>
    <w:p w14:paraId="1977B1E8" w14:textId="77777777" w:rsidR="007B0A94" w:rsidRDefault="007B0A94" w:rsidP="002608A3">
      <w:pPr>
        <w:pStyle w:val="Body"/>
      </w:pPr>
      <w:r>
        <w:t>With all those pieces put together, this code works the way we want! What’s</w:t>
      </w:r>
      <w:r w:rsidR="002608A3">
        <w:t xml:space="preserve"> </w:t>
      </w:r>
      <w:r>
        <w:t xml:space="preserve">more, now that we have </w:t>
      </w:r>
      <w:r w:rsidRPr="006761E4">
        <w:rPr>
          <w:rStyle w:val="Literal"/>
        </w:rPr>
        <w:t>StreamExt</w:t>
      </w:r>
      <w:r>
        <w:t xml:space="preserve"> in scope, we can use </w:t>
      </w:r>
      <w:proofErr w:type="gramStart"/>
      <w:r>
        <w:t>all of</w:t>
      </w:r>
      <w:proofErr w:type="gramEnd"/>
      <w:r>
        <w:t xml:space="preserve"> its utility</w:t>
      </w:r>
      <w:r w:rsidR="002608A3">
        <w:t xml:space="preserve"> </w:t>
      </w:r>
      <w:r>
        <w:t>methods, just as with iterators. For example, in Listing 17-32, we use the</w:t>
      </w:r>
      <w:r w:rsidR="002608A3">
        <w:t xml:space="preserve"> </w:t>
      </w:r>
      <w:r w:rsidRPr="006761E4">
        <w:rPr>
          <w:rStyle w:val="Literal"/>
        </w:rPr>
        <w:t>filter</w:t>
      </w:r>
      <w:r>
        <w:t xml:space="preserve"> method to filter out everything but multiples of three and five.</w:t>
      </w:r>
    </w:p>
    <w:p w14:paraId="1FF0CDAD" w14:textId="091ED1FF" w:rsidR="007B0A94" w:rsidRDefault="007B0A94" w:rsidP="002608A3">
      <w:pPr>
        <w:pStyle w:val="CodeLabel"/>
      </w:pPr>
      <w:r>
        <w:t>src/main.rs</w:t>
      </w:r>
    </w:p>
    <w:p w14:paraId="740F28C1" w14:textId="77777777" w:rsidR="007B0A94" w:rsidRDefault="007B0A94" w:rsidP="002608A3">
      <w:pPr>
        <w:pStyle w:val="Code"/>
      </w:pPr>
      <w:r>
        <w:t xml:space="preserve">use </w:t>
      </w:r>
      <w:proofErr w:type="gramStart"/>
      <w:r>
        <w:t>trpl::</w:t>
      </w:r>
      <w:proofErr w:type="gramEnd"/>
      <w:r>
        <w:t>StreamExt;</w:t>
      </w:r>
    </w:p>
    <w:p w14:paraId="049B7C30" w14:textId="77777777" w:rsidR="007B0A94" w:rsidRDefault="007B0A94" w:rsidP="002608A3">
      <w:pPr>
        <w:pStyle w:val="Code"/>
      </w:pPr>
    </w:p>
    <w:p w14:paraId="5BF7EB84" w14:textId="77777777" w:rsidR="007B0A94" w:rsidRDefault="007B0A94" w:rsidP="002608A3">
      <w:pPr>
        <w:pStyle w:val="Code"/>
      </w:pPr>
      <w:r>
        <w:t xml:space="preserve">fn </w:t>
      </w:r>
      <w:proofErr w:type="gramStart"/>
      <w:r>
        <w:t>main(</w:t>
      </w:r>
      <w:proofErr w:type="gramEnd"/>
      <w:r>
        <w:t>) {</w:t>
      </w:r>
    </w:p>
    <w:p w14:paraId="51131BFE" w14:textId="77777777" w:rsidR="007B0A94" w:rsidRDefault="007B0A94" w:rsidP="002608A3">
      <w:pPr>
        <w:pStyle w:val="Code"/>
      </w:pPr>
      <w:r>
        <w:t xml:space="preserve">    </w:t>
      </w:r>
      <w:proofErr w:type="gramStart"/>
      <w:r>
        <w:t>trpl::</w:t>
      </w:r>
      <w:proofErr w:type="gramEnd"/>
      <w:r>
        <w:t>run(async {</w:t>
      </w:r>
    </w:p>
    <w:p w14:paraId="6525AE78" w14:textId="77777777" w:rsidR="007B0A94" w:rsidRDefault="007B0A94" w:rsidP="002608A3">
      <w:pPr>
        <w:pStyle w:val="Code"/>
      </w:pPr>
      <w:r>
        <w:t xml:space="preserve">        let values = </w:t>
      </w:r>
      <w:proofErr w:type="gramStart"/>
      <w:r>
        <w:t>1..</w:t>
      </w:r>
      <w:proofErr w:type="gramEnd"/>
      <w:r>
        <w:t>101;</w:t>
      </w:r>
    </w:p>
    <w:p w14:paraId="71A33192" w14:textId="77777777" w:rsidR="007B0A94" w:rsidRDefault="007B0A94" w:rsidP="002608A3">
      <w:pPr>
        <w:pStyle w:val="Code"/>
      </w:pPr>
      <w:r>
        <w:t xml:space="preserve">        let </w:t>
      </w:r>
      <w:proofErr w:type="spellStart"/>
      <w:r>
        <w:t>iter</w:t>
      </w:r>
      <w:proofErr w:type="spellEnd"/>
      <w:r>
        <w:t xml:space="preserve"> = </w:t>
      </w:r>
      <w:proofErr w:type="spellStart"/>
      <w:proofErr w:type="gramStart"/>
      <w:r>
        <w:t>values.map</w:t>
      </w:r>
      <w:proofErr w:type="spellEnd"/>
      <w:r>
        <w:t>(</w:t>
      </w:r>
      <w:proofErr w:type="gramEnd"/>
      <w:r>
        <w:t>|n| n * 2);</w:t>
      </w:r>
    </w:p>
    <w:p w14:paraId="1CB1912C" w14:textId="77777777" w:rsidR="007B0A94" w:rsidRDefault="007B0A94" w:rsidP="002608A3">
      <w:pPr>
        <w:pStyle w:val="Code"/>
      </w:pPr>
      <w:r>
        <w:t xml:space="preserve">        let stream = </w:t>
      </w:r>
      <w:proofErr w:type="gramStart"/>
      <w:r>
        <w:t>trpl::</w:t>
      </w:r>
      <w:proofErr w:type="gramEnd"/>
      <w:r>
        <w:t>stream_from_iter(iter);</w:t>
      </w:r>
    </w:p>
    <w:p w14:paraId="631B0472" w14:textId="77777777" w:rsidR="007B0A94" w:rsidRDefault="007B0A94" w:rsidP="002608A3">
      <w:pPr>
        <w:pStyle w:val="Code"/>
      </w:pPr>
    </w:p>
    <w:p w14:paraId="1E8683D9" w14:textId="77777777" w:rsidR="007B0A94" w:rsidRDefault="007B0A94" w:rsidP="002608A3">
      <w:pPr>
        <w:pStyle w:val="Code"/>
      </w:pPr>
      <w:r>
        <w:t xml:space="preserve">        let mut filtered =</w:t>
      </w:r>
    </w:p>
    <w:p w14:paraId="297CEE08" w14:textId="77777777" w:rsidR="007B0A94" w:rsidRDefault="007B0A94" w:rsidP="002608A3">
      <w:pPr>
        <w:pStyle w:val="Code"/>
      </w:pPr>
      <w:r>
        <w:t xml:space="preserve">            </w:t>
      </w:r>
      <w:proofErr w:type="spellStart"/>
      <w:proofErr w:type="gramStart"/>
      <w:r>
        <w:t>stream.filter</w:t>
      </w:r>
      <w:proofErr w:type="spellEnd"/>
      <w:proofErr w:type="gramEnd"/>
      <w:r>
        <w:t>(|value| value % 3 == 0 || value % 5 == 0);</w:t>
      </w:r>
    </w:p>
    <w:p w14:paraId="38C46659" w14:textId="77777777" w:rsidR="007B0A94" w:rsidRDefault="007B0A94" w:rsidP="002608A3">
      <w:pPr>
        <w:pStyle w:val="Code"/>
      </w:pPr>
    </w:p>
    <w:p w14:paraId="61973C12" w14:textId="77777777" w:rsidR="007B0A94" w:rsidRDefault="007B0A94" w:rsidP="002608A3">
      <w:pPr>
        <w:pStyle w:val="Code"/>
      </w:pPr>
      <w:r>
        <w:t xml:space="preserve">        while let Some(value) = </w:t>
      </w:r>
      <w:proofErr w:type="spellStart"/>
      <w:proofErr w:type="gramStart"/>
      <w:r>
        <w:t>filtered.next</w:t>
      </w:r>
      <w:proofErr w:type="spellEnd"/>
      <w:proofErr w:type="gramEnd"/>
      <w:r>
        <w:t>().await {</w:t>
      </w:r>
    </w:p>
    <w:p w14:paraId="01E87348" w14:textId="77777777" w:rsidR="007B0A94" w:rsidRDefault="007B0A94" w:rsidP="002608A3">
      <w:pPr>
        <w:pStyle w:val="Code"/>
      </w:pPr>
      <w:r>
        <w:t xml:space="preserve">            </w:t>
      </w:r>
      <w:proofErr w:type="gramStart"/>
      <w:r>
        <w:t>println!(</w:t>
      </w:r>
      <w:proofErr w:type="gramEnd"/>
      <w:r>
        <w:t>"The value was: {value}");</w:t>
      </w:r>
    </w:p>
    <w:p w14:paraId="4D9B447B" w14:textId="77777777" w:rsidR="007B0A94" w:rsidRDefault="007B0A94" w:rsidP="002608A3">
      <w:pPr>
        <w:pStyle w:val="Code"/>
      </w:pPr>
      <w:r>
        <w:t xml:space="preserve">        }</w:t>
      </w:r>
    </w:p>
    <w:p w14:paraId="589F0CC9" w14:textId="77777777" w:rsidR="007B0A94" w:rsidRDefault="007B0A94" w:rsidP="002608A3">
      <w:pPr>
        <w:pStyle w:val="Code"/>
      </w:pPr>
      <w:r>
        <w:t xml:space="preserve">    });</w:t>
      </w:r>
    </w:p>
    <w:p w14:paraId="68BA4D4A" w14:textId="77777777" w:rsidR="007B0A94" w:rsidRDefault="007B0A94" w:rsidP="002608A3">
      <w:pPr>
        <w:pStyle w:val="Code"/>
      </w:pPr>
      <w:r>
        <w:t>}</w:t>
      </w:r>
    </w:p>
    <w:p w14:paraId="4E33FAA8" w14:textId="5DAC5041" w:rsidR="007B0A94" w:rsidRDefault="007B0A94" w:rsidP="007B0A94">
      <w:pPr>
        <w:pStyle w:val="CodeListingCaption"/>
      </w:pPr>
      <w:r>
        <w:t xml:space="preserve">Filtering a </w:t>
      </w:r>
      <w:r w:rsidR="001B7D64">
        <w:t>s</w:t>
      </w:r>
      <w:r w:rsidRPr="00FF1D80">
        <w:t>tream</w:t>
      </w:r>
      <w:r>
        <w:t xml:space="preserve"> with the </w:t>
      </w:r>
      <w:proofErr w:type="gramStart"/>
      <w:r w:rsidRPr="006761E4">
        <w:rPr>
          <w:rStyle w:val="Literal"/>
        </w:rPr>
        <w:t>StreamExt::</w:t>
      </w:r>
      <w:proofErr w:type="gramEnd"/>
      <w:r w:rsidRPr="006761E4">
        <w:rPr>
          <w:rStyle w:val="Literal"/>
        </w:rPr>
        <w:t>filter</w:t>
      </w:r>
      <w:r>
        <w:t xml:space="preserve"> method</w:t>
      </w:r>
    </w:p>
    <w:p w14:paraId="3B23D2A7" w14:textId="06F25C63" w:rsidR="007B0A94" w:rsidRDefault="007B0A94" w:rsidP="002608A3">
      <w:pPr>
        <w:pStyle w:val="Body"/>
      </w:pPr>
      <w:r>
        <w:t>Of course, this isn’t very interesting</w:t>
      </w:r>
      <w:r w:rsidR="001B7D64">
        <w:t>, since w</w:t>
      </w:r>
      <w:r>
        <w:t xml:space="preserve">e could do </w:t>
      </w:r>
      <w:r w:rsidR="001B7D64">
        <w:t xml:space="preserve">the same </w:t>
      </w:r>
      <w:r>
        <w:t>with normal iterators</w:t>
      </w:r>
      <w:r w:rsidR="002608A3">
        <w:t xml:space="preserve"> </w:t>
      </w:r>
      <w:r>
        <w:t>and without any async at all</w:t>
      </w:r>
      <w:r w:rsidR="001B7D64">
        <w:t>. L</w:t>
      </w:r>
      <w:r>
        <w:t xml:space="preserve">et’s look at </w:t>
      </w:r>
      <w:r w:rsidR="001B7D64">
        <w:t>what</w:t>
      </w:r>
      <w:r>
        <w:t xml:space="preserve"> we can</w:t>
      </w:r>
      <w:r w:rsidR="002608A3">
        <w:t xml:space="preserve"> </w:t>
      </w:r>
      <w:r>
        <w:t xml:space="preserve">do </w:t>
      </w:r>
      <w:r w:rsidR="001B7D64">
        <w:t xml:space="preserve">that </w:t>
      </w:r>
      <w:r w:rsidR="001B7D64" w:rsidRPr="00FF1D80">
        <w:rPr>
          <w:rStyle w:val="Italic"/>
        </w:rPr>
        <w:t>is</w:t>
      </w:r>
      <w:r>
        <w:t xml:space="preserve"> unique to streams.</w:t>
      </w:r>
    </w:p>
    <w:p w14:paraId="68551F6A" w14:textId="77777777" w:rsidR="007B0A94" w:rsidRDefault="007B0A94" w:rsidP="00EC2D84">
      <w:pPr>
        <w:pStyle w:val="HeadB"/>
      </w:pPr>
      <w:bookmarkStart w:id="318" w:name="_Toc187998605"/>
      <w:r>
        <w:t>Composing Streams</w:t>
      </w:r>
      <w:bookmarkEnd w:id="318"/>
    </w:p>
    <w:p w14:paraId="24A3220A" w14:textId="619DEA97" w:rsidR="007B0A94" w:rsidRDefault="007B0A94" w:rsidP="002608A3">
      <w:pPr>
        <w:pStyle w:val="Body"/>
      </w:pPr>
      <w:r>
        <w:t>Many concepts are naturally represented as streams: items becoming available in</w:t>
      </w:r>
      <w:r w:rsidR="002608A3">
        <w:t xml:space="preserve"> </w:t>
      </w:r>
      <w:r>
        <w:t xml:space="preserve">a queue, chunks of </w:t>
      </w:r>
      <w:r w:rsidR="004445E5">
        <w:t xml:space="preserve">data being pulled </w:t>
      </w:r>
      <w:r w:rsidR="000E08AE">
        <w:t xml:space="preserve">incrementally </w:t>
      </w:r>
      <w:r>
        <w:t>from the filesystem</w:t>
      </w:r>
      <w:r w:rsidR="000E08AE">
        <w:t xml:space="preserve"> when the full data set is too large for the computer’s memory</w:t>
      </w:r>
      <w:r>
        <w:t>, or data arriving over the</w:t>
      </w:r>
      <w:r w:rsidR="002608A3">
        <w:t xml:space="preserve"> </w:t>
      </w:r>
      <w:r>
        <w:t>network over time. Because streams are futures, we can use them with any other</w:t>
      </w:r>
      <w:r w:rsidR="002608A3">
        <w:t xml:space="preserve"> </w:t>
      </w:r>
      <w:r>
        <w:t>kind of future</w:t>
      </w:r>
      <w:r w:rsidR="000E08AE">
        <w:t xml:space="preserve"> and</w:t>
      </w:r>
      <w:r>
        <w:t xml:space="preserve"> combine them in interesting ways. For example,</w:t>
      </w:r>
      <w:r w:rsidR="002608A3">
        <w:t xml:space="preserve"> </w:t>
      </w:r>
      <w:r>
        <w:t>we can batch up events to avoid triggering too many network calls, set timeouts</w:t>
      </w:r>
      <w:r w:rsidR="002608A3">
        <w:t xml:space="preserve"> </w:t>
      </w:r>
      <w:r>
        <w:t>on sequences of long-running operations, or throttle user interface events to</w:t>
      </w:r>
      <w:r w:rsidR="002608A3">
        <w:t xml:space="preserve"> </w:t>
      </w:r>
      <w:r>
        <w:t>avoid doing needless work.</w:t>
      </w:r>
    </w:p>
    <w:p w14:paraId="22144222" w14:textId="53866FA5" w:rsidR="007B0A94" w:rsidRDefault="007B0A94" w:rsidP="000E08AE">
      <w:pPr>
        <w:pStyle w:val="Body"/>
      </w:pPr>
      <w:r>
        <w:t>Let’s start by building a little stream of messages as a stand-in for a stream</w:t>
      </w:r>
      <w:r w:rsidR="002608A3">
        <w:t xml:space="preserve"> </w:t>
      </w:r>
      <w:r>
        <w:t>of data we might see from a WebSocket or another real-time communication</w:t>
      </w:r>
      <w:r w:rsidR="002608A3">
        <w:t xml:space="preserve"> </w:t>
      </w:r>
      <w:r>
        <w:t>protocol</w:t>
      </w:r>
      <w:r w:rsidR="000E08AE">
        <w:t>, as shown in</w:t>
      </w:r>
      <w:r>
        <w:t xml:space="preserve"> Listing 17-33</w:t>
      </w:r>
      <w:r w:rsidR="000E08AE">
        <w:t xml:space="preserve">. </w:t>
      </w:r>
    </w:p>
    <w:p w14:paraId="7E39CE37" w14:textId="3E86190E" w:rsidR="007B0A94" w:rsidRPr="002608A3" w:rsidRDefault="007B0A94" w:rsidP="002608A3">
      <w:pPr>
        <w:pStyle w:val="CodeLabel"/>
      </w:pPr>
      <w:r>
        <w:t>src/main.rs</w:t>
      </w:r>
    </w:p>
    <w:p w14:paraId="0AA91935" w14:textId="77777777" w:rsidR="007B0A94" w:rsidRDefault="007B0A94" w:rsidP="002608A3">
      <w:pPr>
        <w:pStyle w:val="Code"/>
      </w:pPr>
      <w:r>
        <w:t xml:space="preserve">use </w:t>
      </w:r>
      <w:proofErr w:type="gramStart"/>
      <w:r>
        <w:t>trpl::</w:t>
      </w:r>
      <w:proofErr w:type="gramEnd"/>
      <w:r>
        <w:t>{ReceiverStream, Stream, StreamExt};</w:t>
      </w:r>
    </w:p>
    <w:p w14:paraId="1438B816" w14:textId="77777777" w:rsidR="007B0A94" w:rsidRDefault="007B0A94" w:rsidP="002608A3">
      <w:pPr>
        <w:pStyle w:val="Code"/>
      </w:pPr>
    </w:p>
    <w:p w14:paraId="5EFACF73" w14:textId="77777777" w:rsidR="007B0A94" w:rsidRDefault="007B0A94" w:rsidP="002608A3">
      <w:pPr>
        <w:pStyle w:val="Code"/>
      </w:pPr>
      <w:r>
        <w:lastRenderedPageBreak/>
        <w:t xml:space="preserve">fn </w:t>
      </w:r>
      <w:proofErr w:type="gramStart"/>
      <w:r>
        <w:t>main(</w:t>
      </w:r>
      <w:proofErr w:type="gramEnd"/>
      <w:r>
        <w:t>) {</w:t>
      </w:r>
    </w:p>
    <w:p w14:paraId="56F5561A" w14:textId="77777777" w:rsidR="007B0A94" w:rsidRDefault="007B0A94" w:rsidP="002608A3">
      <w:pPr>
        <w:pStyle w:val="Code"/>
      </w:pPr>
      <w:r>
        <w:t xml:space="preserve">    </w:t>
      </w:r>
      <w:proofErr w:type="gramStart"/>
      <w:r>
        <w:t>trpl::</w:t>
      </w:r>
      <w:proofErr w:type="gramEnd"/>
      <w:r>
        <w:t>run(async {</w:t>
      </w:r>
    </w:p>
    <w:p w14:paraId="1CF50FCB" w14:textId="77777777" w:rsidR="007B0A94" w:rsidRDefault="007B0A94" w:rsidP="002608A3">
      <w:pPr>
        <w:pStyle w:val="Code"/>
      </w:pPr>
      <w:r>
        <w:t xml:space="preserve">        let mut messages = get_</w:t>
      </w:r>
      <w:proofErr w:type="gramStart"/>
      <w:r>
        <w:t>messages(</w:t>
      </w:r>
      <w:proofErr w:type="gramEnd"/>
      <w:r>
        <w:t>);</w:t>
      </w:r>
    </w:p>
    <w:p w14:paraId="006BAB41" w14:textId="77777777" w:rsidR="007B0A94" w:rsidRDefault="007B0A94" w:rsidP="002608A3">
      <w:pPr>
        <w:pStyle w:val="Code"/>
      </w:pPr>
    </w:p>
    <w:p w14:paraId="3D957B2F" w14:textId="77777777" w:rsidR="007B0A94" w:rsidRDefault="007B0A94" w:rsidP="002608A3">
      <w:pPr>
        <w:pStyle w:val="Code"/>
      </w:pPr>
      <w:r>
        <w:t xml:space="preserve">        while let Some(message) = </w:t>
      </w:r>
      <w:proofErr w:type="spellStart"/>
      <w:proofErr w:type="gramStart"/>
      <w:r>
        <w:t>messages.next</w:t>
      </w:r>
      <w:proofErr w:type="spellEnd"/>
      <w:proofErr w:type="gramEnd"/>
      <w:r>
        <w:t>().await {</w:t>
      </w:r>
    </w:p>
    <w:p w14:paraId="2AA3981D" w14:textId="77777777" w:rsidR="007B0A94" w:rsidRDefault="007B0A94" w:rsidP="002608A3">
      <w:pPr>
        <w:pStyle w:val="Code"/>
      </w:pPr>
      <w:r>
        <w:t xml:space="preserve">            </w:t>
      </w:r>
      <w:proofErr w:type="gramStart"/>
      <w:r>
        <w:t>println!(</w:t>
      </w:r>
      <w:proofErr w:type="gramEnd"/>
      <w:r>
        <w:t>"{message}");</w:t>
      </w:r>
    </w:p>
    <w:p w14:paraId="610F4DE6" w14:textId="77777777" w:rsidR="007B0A94" w:rsidRDefault="007B0A94" w:rsidP="002608A3">
      <w:pPr>
        <w:pStyle w:val="Code"/>
      </w:pPr>
      <w:r>
        <w:t xml:space="preserve">        }</w:t>
      </w:r>
    </w:p>
    <w:p w14:paraId="232C67B1" w14:textId="77777777" w:rsidR="007B0A94" w:rsidRDefault="007B0A94" w:rsidP="002608A3">
      <w:pPr>
        <w:pStyle w:val="Code"/>
      </w:pPr>
      <w:r>
        <w:t xml:space="preserve">    });</w:t>
      </w:r>
    </w:p>
    <w:p w14:paraId="7992C3CB" w14:textId="77777777" w:rsidR="007B0A94" w:rsidRDefault="007B0A94" w:rsidP="002608A3">
      <w:pPr>
        <w:pStyle w:val="Code"/>
      </w:pPr>
      <w:r>
        <w:t>}</w:t>
      </w:r>
    </w:p>
    <w:p w14:paraId="0E6E426D" w14:textId="77777777" w:rsidR="007B0A94" w:rsidRDefault="007B0A94" w:rsidP="002608A3">
      <w:pPr>
        <w:pStyle w:val="Code"/>
      </w:pPr>
    </w:p>
    <w:p w14:paraId="36F716DB" w14:textId="77777777" w:rsidR="007B0A94" w:rsidRDefault="007B0A94" w:rsidP="002608A3">
      <w:pPr>
        <w:pStyle w:val="Code"/>
      </w:pPr>
      <w:r>
        <w:t>fn get_</w:t>
      </w:r>
      <w:proofErr w:type="gramStart"/>
      <w:r>
        <w:t>messages(</w:t>
      </w:r>
      <w:proofErr w:type="gramEnd"/>
      <w:r>
        <w:t>) -&gt; impl Stream&lt;Item = String&gt; {</w:t>
      </w:r>
    </w:p>
    <w:p w14:paraId="40349F6F" w14:textId="77777777" w:rsidR="007B0A94" w:rsidRDefault="007B0A94" w:rsidP="002608A3">
      <w:pPr>
        <w:pStyle w:val="Code"/>
      </w:pPr>
      <w:r>
        <w:t xml:space="preserve">    let (tx, rx) = </w:t>
      </w:r>
      <w:proofErr w:type="gramStart"/>
      <w:r>
        <w:t>trpl::</w:t>
      </w:r>
      <w:proofErr w:type="gramEnd"/>
      <w:r>
        <w:t>channel();</w:t>
      </w:r>
    </w:p>
    <w:p w14:paraId="3DD530ED" w14:textId="77777777" w:rsidR="007B0A94" w:rsidRDefault="007B0A94" w:rsidP="002608A3">
      <w:pPr>
        <w:pStyle w:val="Code"/>
      </w:pPr>
    </w:p>
    <w:p w14:paraId="36C2D881" w14:textId="77777777" w:rsidR="007B0A94" w:rsidRDefault="007B0A94" w:rsidP="002608A3">
      <w:pPr>
        <w:pStyle w:val="Code"/>
      </w:pPr>
      <w:r>
        <w:t xml:space="preserve">    let messages = ["a", "b", "c", "d", "e", "f", "g", "h", "</w:t>
      </w:r>
      <w:proofErr w:type="spellStart"/>
      <w:r>
        <w:t>i</w:t>
      </w:r>
      <w:proofErr w:type="spellEnd"/>
      <w:r>
        <w:t>", "j"</w:t>
      </w:r>
      <w:proofErr w:type="gramStart"/>
      <w:r>
        <w:t>];</w:t>
      </w:r>
      <w:proofErr w:type="gramEnd"/>
    </w:p>
    <w:p w14:paraId="6BF88F9F" w14:textId="77777777" w:rsidR="007B0A94" w:rsidRDefault="007B0A94" w:rsidP="002608A3">
      <w:pPr>
        <w:pStyle w:val="Code"/>
      </w:pPr>
      <w:r>
        <w:t xml:space="preserve">    for message in messages {</w:t>
      </w:r>
    </w:p>
    <w:p w14:paraId="39AAC0E5" w14:textId="77777777" w:rsidR="007B0A94" w:rsidRDefault="007B0A94" w:rsidP="002608A3">
      <w:pPr>
        <w:pStyle w:val="Code"/>
      </w:pPr>
      <w:r>
        <w:t xml:space="preserve">        </w:t>
      </w:r>
      <w:proofErr w:type="gramStart"/>
      <w:r>
        <w:t>tx.send</w:t>
      </w:r>
      <w:proofErr w:type="gramEnd"/>
      <w:r>
        <w:t>(format!("Message: '{message}'")).unwrap();</w:t>
      </w:r>
    </w:p>
    <w:p w14:paraId="66B6EDE0" w14:textId="77777777" w:rsidR="007B0A94" w:rsidRDefault="007B0A94" w:rsidP="002608A3">
      <w:pPr>
        <w:pStyle w:val="Code"/>
      </w:pPr>
      <w:r>
        <w:t xml:space="preserve">    }</w:t>
      </w:r>
    </w:p>
    <w:p w14:paraId="12D09EAB" w14:textId="77777777" w:rsidR="007B0A94" w:rsidRDefault="007B0A94" w:rsidP="002608A3">
      <w:pPr>
        <w:pStyle w:val="Code"/>
      </w:pPr>
    </w:p>
    <w:p w14:paraId="6863B600" w14:textId="77777777" w:rsidR="007B0A94" w:rsidRDefault="007B0A94" w:rsidP="002608A3">
      <w:pPr>
        <w:pStyle w:val="Code"/>
      </w:pPr>
      <w:r>
        <w:t xml:space="preserve">    </w:t>
      </w:r>
      <w:proofErr w:type="gramStart"/>
      <w:r>
        <w:t>ReceiverStream::</w:t>
      </w:r>
      <w:proofErr w:type="gramEnd"/>
      <w:r>
        <w:t>new(rx)</w:t>
      </w:r>
    </w:p>
    <w:p w14:paraId="5449FA76" w14:textId="77777777" w:rsidR="007B0A94" w:rsidRDefault="007B0A94" w:rsidP="002608A3">
      <w:pPr>
        <w:pStyle w:val="Code"/>
      </w:pPr>
      <w:r>
        <w:t>}</w:t>
      </w:r>
    </w:p>
    <w:p w14:paraId="351A6040" w14:textId="77777777" w:rsidR="007B0A94" w:rsidRDefault="007B0A94" w:rsidP="007B0A94">
      <w:pPr>
        <w:pStyle w:val="CodeListingCaption"/>
      </w:pPr>
      <w:r>
        <w:t xml:space="preserve">Using the </w:t>
      </w:r>
      <w:r w:rsidRPr="006761E4">
        <w:rPr>
          <w:rStyle w:val="Literal"/>
        </w:rPr>
        <w:t>rx</w:t>
      </w:r>
      <w:r>
        <w:t xml:space="preserve"> receiver as a </w:t>
      </w:r>
      <w:r w:rsidRPr="006761E4">
        <w:rPr>
          <w:rStyle w:val="Literal"/>
        </w:rPr>
        <w:t>ReceiverStream</w:t>
      </w:r>
    </w:p>
    <w:p w14:paraId="69D3C87A" w14:textId="3AD88CD1" w:rsidR="000E08AE" w:rsidRDefault="000E08AE" w:rsidP="00B810CA">
      <w:pPr>
        <w:pStyle w:val="Body"/>
      </w:pPr>
      <w:r>
        <w:t xml:space="preserve">First, we create a function called </w:t>
      </w:r>
      <w:r w:rsidRPr="006761E4">
        <w:rPr>
          <w:rStyle w:val="Literal"/>
        </w:rPr>
        <w:t>get_messages</w:t>
      </w:r>
      <w:r>
        <w:t xml:space="preserve"> that returns </w:t>
      </w:r>
      <w:r w:rsidRPr="006761E4">
        <w:rPr>
          <w:rStyle w:val="Literal"/>
        </w:rPr>
        <w:t>impl Stream&lt;Item = String&gt;</w:t>
      </w:r>
      <w:r>
        <w:t>. For its implementation, we create an async channel, loop over the first 10 letters of the English alphabet, and send them across the channel.</w:t>
      </w:r>
    </w:p>
    <w:p w14:paraId="7CBEE07C" w14:textId="77777777" w:rsidR="000E08AE" w:rsidRDefault="000E08AE" w:rsidP="00B810CA">
      <w:pPr>
        <w:pStyle w:val="Body"/>
      </w:pPr>
      <w:r>
        <w:t xml:space="preserve">We also use a new type: </w:t>
      </w:r>
      <w:r w:rsidRPr="006761E4">
        <w:rPr>
          <w:rStyle w:val="Literal"/>
        </w:rPr>
        <w:t>ReceiverStream</w:t>
      </w:r>
      <w:r>
        <w:t xml:space="preserve">, which converts the </w:t>
      </w:r>
      <w:r w:rsidRPr="006761E4">
        <w:rPr>
          <w:rStyle w:val="Literal"/>
        </w:rPr>
        <w:t>rx</w:t>
      </w:r>
      <w:r>
        <w:t xml:space="preserve"> receiver from the </w:t>
      </w:r>
      <w:proofErr w:type="gramStart"/>
      <w:r w:rsidRPr="006761E4">
        <w:rPr>
          <w:rStyle w:val="Literal"/>
        </w:rPr>
        <w:t>trpl::</w:t>
      </w:r>
      <w:proofErr w:type="gramEnd"/>
      <w:r w:rsidRPr="006761E4">
        <w:rPr>
          <w:rStyle w:val="Literal"/>
        </w:rPr>
        <w:t>channel</w:t>
      </w:r>
      <w:r>
        <w:t xml:space="preserve"> into a </w:t>
      </w:r>
      <w:r w:rsidRPr="006761E4">
        <w:rPr>
          <w:rStyle w:val="Literal"/>
        </w:rPr>
        <w:t>Stream</w:t>
      </w:r>
      <w:r>
        <w:t xml:space="preserve"> with a </w:t>
      </w:r>
      <w:r w:rsidRPr="006761E4">
        <w:rPr>
          <w:rStyle w:val="Literal"/>
        </w:rPr>
        <w:t>next</w:t>
      </w:r>
      <w:r>
        <w:t xml:space="preserve"> method. Back in </w:t>
      </w:r>
      <w:r w:rsidRPr="006761E4">
        <w:rPr>
          <w:rStyle w:val="Literal"/>
        </w:rPr>
        <w:t>main</w:t>
      </w:r>
      <w:r>
        <w:t xml:space="preserve">, we use a </w:t>
      </w:r>
      <w:r w:rsidRPr="006761E4">
        <w:rPr>
          <w:rStyle w:val="Literal"/>
        </w:rPr>
        <w:t>while let</w:t>
      </w:r>
      <w:r>
        <w:t xml:space="preserve"> loop to print all the messages from the stream.</w:t>
      </w:r>
    </w:p>
    <w:p w14:paraId="4FEB59DB" w14:textId="1DB4F43C" w:rsidR="007B0A94" w:rsidRDefault="007B0A94" w:rsidP="002608A3">
      <w:pPr>
        <w:pStyle w:val="Body"/>
      </w:pPr>
      <w:r>
        <w:t>When we run this code, we get exactly the results we would expect:</w:t>
      </w:r>
    </w:p>
    <w:p w14:paraId="12E301E6" w14:textId="77777777" w:rsidR="007B0A94" w:rsidRDefault="007B0A94" w:rsidP="002608A3">
      <w:pPr>
        <w:pStyle w:val="Code"/>
      </w:pPr>
      <w:r>
        <w:t>Message: 'a'</w:t>
      </w:r>
    </w:p>
    <w:p w14:paraId="29CC9824" w14:textId="77777777" w:rsidR="007B0A94" w:rsidRDefault="007B0A94" w:rsidP="002608A3">
      <w:pPr>
        <w:pStyle w:val="Code"/>
      </w:pPr>
      <w:r>
        <w:t>Message: 'b'</w:t>
      </w:r>
    </w:p>
    <w:p w14:paraId="28F570C6" w14:textId="77777777" w:rsidR="007B0A94" w:rsidRDefault="007B0A94" w:rsidP="002608A3">
      <w:pPr>
        <w:pStyle w:val="Code"/>
      </w:pPr>
      <w:r>
        <w:t>Message: 'c'</w:t>
      </w:r>
    </w:p>
    <w:p w14:paraId="6AF431A5" w14:textId="77777777" w:rsidR="007B0A94" w:rsidRDefault="007B0A94" w:rsidP="002608A3">
      <w:pPr>
        <w:pStyle w:val="Code"/>
      </w:pPr>
      <w:r>
        <w:t>Message: 'd'</w:t>
      </w:r>
    </w:p>
    <w:p w14:paraId="35217F5A" w14:textId="77777777" w:rsidR="007B0A94" w:rsidRDefault="007B0A94" w:rsidP="002608A3">
      <w:pPr>
        <w:pStyle w:val="Code"/>
      </w:pPr>
      <w:r>
        <w:t>Message: 'e'</w:t>
      </w:r>
    </w:p>
    <w:p w14:paraId="611F75A3" w14:textId="77777777" w:rsidR="007B0A94" w:rsidRDefault="007B0A94" w:rsidP="002608A3">
      <w:pPr>
        <w:pStyle w:val="Code"/>
      </w:pPr>
      <w:r>
        <w:t>Message: 'f'</w:t>
      </w:r>
    </w:p>
    <w:p w14:paraId="0EF0D52B" w14:textId="77777777" w:rsidR="007B0A94" w:rsidRDefault="007B0A94" w:rsidP="002608A3">
      <w:pPr>
        <w:pStyle w:val="Code"/>
      </w:pPr>
      <w:r>
        <w:t>Message: 'g'</w:t>
      </w:r>
    </w:p>
    <w:p w14:paraId="482E9C20" w14:textId="77777777" w:rsidR="007B0A94" w:rsidRDefault="007B0A94" w:rsidP="002608A3">
      <w:pPr>
        <w:pStyle w:val="Code"/>
      </w:pPr>
      <w:r>
        <w:t>Message: 'h'</w:t>
      </w:r>
    </w:p>
    <w:p w14:paraId="3F2858BC" w14:textId="77777777" w:rsidR="007B0A94" w:rsidRDefault="007B0A94" w:rsidP="002608A3">
      <w:pPr>
        <w:pStyle w:val="Code"/>
      </w:pPr>
      <w:r>
        <w:t>Message: '</w:t>
      </w:r>
      <w:proofErr w:type="spellStart"/>
      <w:r>
        <w:t>i</w:t>
      </w:r>
      <w:proofErr w:type="spellEnd"/>
      <w:r>
        <w:t>'</w:t>
      </w:r>
    </w:p>
    <w:p w14:paraId="09E0E75C" w14:textId="77777777" w:rsidR="007B0A94" w:rsidRDefault="007B0A94" w:rsidP="002608A3">
      <w:pPr>
        <w:pStyle w:val="Code"/>
      </w:pPr>
      <w:r>
        <w:t>Message: 'j'</w:t>
      </w:r>
    </w:p>
    <w:p w14:paraId="14187DB4" w14:textId="7214C791" w:rsidR="007B0A94" w:rsidRDefault="000E08AE" w:rsidP="002608A3">
      <w:pPr>
        <w:pStyle w:val="Body"/>
      </w:pPr>
      <w:r>
        <w:t xml:space="preserve">Again, we </w:t>
      </w:r>
      <w:r w:rsidR="007B0A94">
        <w:t xml:space="preserve">could do this with the regular </w:t>
      </w:r>
      <w:r w:rsidR="007B0A94" w:rsidRPr="006761E4">
        <w:rPr>
          <w:rStyle w:val="Literal"/>
        </w:rPr>
        <w:t>Receiver</w:t>
      </w:r>
      <w:r w:rsidR="007B0A94">
        <w:t xml:space="preserve"> API or even the regular </w:t>
      </w:r>
      <w:r w:rsidR="007B0A94" w:rsidRPr="006761E4">
        <w:rPr>
          <w:rStyle w:val="Literal"/>
        </w:rPr>
        <w:t>Iterator</w:t>
      </w:r>
      <w:r w:rsidR="002608A3">
        <w:t xml:space="preserve"> </w:t>
      </w:r>
      <w:r w:rsidR="007B0A94">
        <w:t>API, though</w:t>
      </w:r>
      <w:r>
        <w:t>, so l</w:t>
      </w:r>
      <w:r w:rsidR="007B0A94">
        <w:t xml:space="preserve">et’s add </w:t>
      </w:r>
      <w:r>
        <w:t xml:space="preserve">a feature </w:t>
      </w:r>
      <w:r w:rsidR="007B0A94">
        <w:t>that requires streams: adding a timeout</w:t>
      </w:r>
      <w:r w:rsidR="002608A3">
        <w:t xml:space="preserve"> </w:t>
      </w:r>
      <w:r>
        <w:t xml:space="preserve">that </w:t>
      </w:r>
      <w:r w:rsidR="007B0A94">
        <w:t>applies to every item in the stream, and a delay on the items we emit</w:t>
      </w:r>
      <w:r>
        <w:t>, as shown in Listing 17-34.</w:t>
      </w:r>
    </w:p>
    <w:p w14:paraId="7E574CA4" w14:textId="6D4C6268" w:rsidR="007B0A94" w:rsidRDefault="007B0A94" w:rsidP="002608A3">
      <w:pPr>
        <w:pStyle w:val="CodeLabel"/>
      </w:pPr>
      <w:r>
        <w:t>src/main.rs</w:t>
      </w:r>
    </w:p>
    <w:p w14:paraId="76241E18" w14:textId="77777777" w:rsidR="007B0A94" w:rsidRDefault="007B0A94" w:rsidP="002608A3">
      <w:pPr>
        <w:pStyle w:val="Code"/>
      </w:pPr>
      <w:r>
        <w:t xml:space="preserve">use </w:t>
      </w:r>
      <w:proofErr w:type="gramStart"/>
      <w:r>
        <w:t>std::</w:t>
      </w:r>
      <w:proofErr w:type="gramEnd"/>
      <w:r>
        <w:t>{pin::pin, time::Duration};</w:t>
      </w:r>
    </w:p>
    <w:p w14:paraId="62A37BEC" w14:textId="77777777" w:rsidR="007B0A94" w:rsidRDefault="007B0A94" w:rsidP="002608A3">
      <w:pPr>
        <w:pStyle w:val="Code"/>
      </w:pPr>
      <w:r>
        <w:t xml:space="preserve">use </w:t>
      </w:r>
      <w:proofErr w:type="gramStart"/>
      <w:r>
        <w:t>trpl::</w:t>
      </w:r>
      <w:proofErr w:type="gramEnd"/>
      <w:r>
        <w:t>{ReceiverStream, Stream, StreamExt};</w:t>
      </w:r>
    </w:p>
    <w:p w14:paraId="34D5FAA8" w14:textId="77777777" w:rsidR="007B0A94" w:rsidRDefault="007B0A94" w:rsidP="002608A3">
      <w:pPr>
        <w:pStyle w:val="Code"/>
      </w:pPr>
    </w:p>
    <w:p w14:paraId="0FFDC46B" w14:textId="77777777" w:rsidR="007B0A94" w:rsidRDefault="007B0A94" w:rsidP="002608A3">
      <w:pPr>
        <w:pStyle w:val="Code"/>
      </w:pPr>
      <w:r>
        <w:t xml:space="preserve">fn </w:t>
      </w:r>
      <w:proofErr w:type="gramStart"/>
      <w:r>
        <w:t>main(</w:t>
      </w:r>
      <w:proofErr w:type="gramEnd"/>
      <w:r>
        <w:t>) {</w:t>
      </w:r>
    </w:p>
    <w:p w14:paraId="1564F7FE" w14:textId="77777777" w:rsidR="007B0A94" w:rsidRDefault="007B0A94" w:rsidP="002608A3">
      <w:pPr>
        <w:pStyle w:val="Code"/>
      </w:pPr>
      <w:r>
        <w:t xml:space="preserve">    </w:t>
      </w:r>
      <w:proofErr w:type="gramStart"/>
      <w:r>
        <w:t>trpl::</w:t>
      </w:r>
      <w:proofErr w:type="gramEnd"/>
      <w:r>
        <w:t>run(async {</w:t>
      </w:r>
    </w:p>
    <w:p w14:paraId="5D8A8AD0" w14:textId="77777777" w:rsidR="007B0A94" w:rsidRDefault="007B0A94" w:rsidP="002608A3">
      <w:pPr>
        <w:pStyle w:val="Code"/>
      </w:pPr>
      <w:r>
        <w:t xml:space="preserve">        let mut messages =</w:t>
      </w:r>
    </w:p>
    <w:p w14:paraId="26FC289A" w14:textId="77777777" w:rsidR="007B0A94" w:rsidRDefault="007B0A94" w:rsidP="002608A3">
      <w:pPr>
        <w:pStyle w:val="Code"/>
      </w:pPr>
      <w:r>
        <w:t xml:space="preserve">            </w:t>
      </w:r>
      <w:proofErr w:type="gramStart"/>
      <w:r>
        <w:t>pin!(</w:t>
      </w:r>
      <w:proofErr w:type="gramEnd"/>
      <w:r>
        <w:t>get_messages().timeout(Duration::from_millis(200)));</w:t>
      </w:r>
    </w:p>
    <w:p w14:paraId="32AE6A06" w14:textId="77777777" w:rsidR="007B0A94" w:rsidRDefault="007B0A94" w:rsidP="002608A3">
      <w:pPr>
        <w:pStyle w:val="Code"/>
      </w:pPr>
    </w:p>
    <w:p w14:paraId="682625FE" w14:textId="77777777" w:rsidR="007B0A94" w:rsidRDefault="007B0A94" w:rsidP="002608A3">
      <w:pPr>
        <w:pStyle w:val="Code"/>
      </w:pPr>
      <w:r>
        <w:t xml:space="preserve">        while let Some(result) = </w:t>
      </w:r>
      <w:proofErr w:type="spellStart"/>
      <w:proofErr w:type="gramStart"/>
      <w:r>
        <w:t>messages.next</w:t>
      </w:r>
      <w:proofErr w:type="spellEnd"/>
      <w:proofErr w:type="gramEnd"/>
      <w:r>
        <w:t>().await {</w:t>
      </w:r>
    </w:p>
    <w:p w14:paraId="1A8C7BDC" w14:textId="77777777" w:rsidR="007B0A94" w:rsidRDefault="007B0A94" w:rsidP="002608A3">
      <w:pPr>
        <w:pStyle w:val="Code"/>
      </w:pPr>
      <w:r>
        <w:t xml:space="preserve">            match result {</w:t>
      </w:r>
    </w:p>
    <w:p w14:paraId="1A7860B2" w14:textId="77777777" w:rsidR="007B0A94" w:rsidRDefault="007B0A94" w:rsidP="002608A3">
      <w:pPr>
        <w:pStyle w:val="Code"/>
      </w:pPr>
      <w:r>
        <w:t xml:space="preserve">                Ok(message) =&gt; </w:t>
      </w:r>
      <w:proofErr w:type="gramStart"/>
      <w:r>
        <w:t>println!(</w:t>
      </w:r>
      <w:proofErr w:type="gramEnd"/>
      <w:r>
        <w:t>"{message}"),</w:t>
      </w:r>
    </w:p>
    <w:p w14:paraId="172241DE" w14:textId="77777777" w:rsidR="007B0A94" w:rsidRDefault="007B0A94" w:rsidP="002608A3">
      <w:pPr>
        <w:pStyle w:val="Code"/>
      </w:pPr>
      <w:r>
        <w:t xml:space="preserve">                Err(reason) =&gt; </w:t>
      </w:r>
      <w:proofErr w:type="spellStart"/>
      <w:proofErr w:type="gramStart"/>
      <w:r>
        <w:t>eprintln</w:t>
      </w:r>
      <w:proofErr w:type="spellEnd"/>
      <w:r>
        <w:t>!(</w:t>
      </w:r>
      <w:proofErr w:type="gramEnd"/>
      <w:r>
        <w:t>"Problem: {reason:?}"),</w:t>
      </w:r>
    </w:p>
    <w:p w14:paraId="184593C7" w14:textId="77777777" w:rsidR="007B0A94" w:rsidRDefault="007B0A94" w:rsidP="002608A3">
      <w:pPr>
        <w:pStyle w:val="Code"/>
      </w:pPr>
      <w:r>
        <w:lastRenderedPageBreak/>
        <w:t xml:space="preserve">            }</w:t>
      </w:r>
    </w:p>
    <w:p w14:paraId="404300A0" w14:textId="77777777" w:rsidR="007B0A94" w:rsidRDefault="007B0A94" w:rsidP="002608A3">
      <w:pPr>
        <w:pStyle w:val="Code"/>
      </w:pPr>
      <w:r>
        <w:t xml:space="preserve">        }</w:t>
      </w:r>
    </w:p>
    <w:p w14:paraId="657BD0F7" w14:textId="77777777" w:rsidR="007B0A94" w:rsidRDefault="007B0A94" w:rsidP="002608A3">
      <w:pPr>
        <w:pStyle w:val="Code"/>
      </w:pPr>
      <w:r>
        <w:t xml:space="preserve">    })</w:t>
      </w:r>
    </w:p>
    <w:p w14:paraId="5A0C8193" w14:textId="77777777" w:rsidR="007B0A94" w:rsidRDefault="007B0A94" w:rsidP="002608A3">
      <w:pPr>
        <w:pStyle w:val="Code"/>
      </w:pPr>
      <w:r>
        <w:t>}</w:t>
      </w:r>
    </w:p>
    <w:p w14:paraId="2CD3C92F" w14:textId="77777777" w:rsidR="007B0A94" w:rsidRDefault="007B0A94" w:rsidP="007B0A94">
      <w:pPr>
        <w:pStyle w:val="CodeListingCaption"/>
      </w:pPr>
      <w:r>
        <w:t xml:space="preserve">Using the </w:t>
      </w:r>
      <w:proofErr w:type="gramStart"/>
      <w:r w:rsidRPr="006761E4">
        <w:rPr>
          <w:rStyle w:val="Literal"/>
        </w:rPr>
        <w:t>StreamExt::</w:t>
      </w:r>
      <w:proofErr w:type="gramEnd"/>
      <w:r w:rsidRPr="006761E4">
        <w:rPr>
          <w:rStyle w:val="Literal"/>
        </w:rPr>
        <w:t>timeout</w:t>
      </w:r>
      <w:r>
        <w:t xml:space="preserve"> method to set a time limit on the</w:t>
      </w:r>
      <w:r w:rsidR="002608A3">
        <w:t xml:space="preserve"> </w:t>
      </w:r>
      <w:r>
        <w:t>items in a stream</w:t>
      </w:r>
    </w:p>
    <w:p w14:paraId="0D469485" w14:textId="70E5CD48" w:rsidR="000E08AE" w:rsidRDefault="000E08AE" w:rsidP="000E08AE">
      <w:pPr>
        <w:pStyle w:val="Body"/>
      </w:pPr>
      <w:r>
        <w:t xml:space="preserve">We start by adding a timeout to the stream with the </w:t>
      </w:r>
      <w:r w:rsidRPr="006761E4">
        <w:rPr>
          <w:rStyle w:val="Literal"/>
        </w:rPr>
        <w:t>timeout</w:t>
      </w:r>
      <w:r>
        <w:t xml:space="preserve"> method, which comes from the </w:t>
      </w:r>
      <w:r w:rsidRPr="006761E4">
        <w:rPr>
          <w:rStyle w:val="Literal"/>
        </w:rPr>
        <w:t>StreamExt</w:t>
      </w:r>
      <w:r>
        <w:t xml:space="preserve"> trait. Then we update the body of the </w:t>
      </w:r>
      <w:r w:rsidRPr="006761E4">
        <w:rPr>
          <w:rStyle w:val="Literal"/>
        </w:rPr>
        <w:t>while let</w:t>
      </w:r>
      <w:r>
        <w:t xml:space="preserve"> loop, because the stream now returns a </w:t>
      </w:r>
      <w:r w:rsidRPr="006761E4">
        <w:rPr>
          <w:rStyle w:val="Literal"/>
        </w:rPr>
        <w:t>Result</w:t>
      </w:r>
      <w:r>
        <w:t xml:space="preserve">. The </w:t>
      </w:r>
      <w:r w:rsidRPr="006761E4">
        <w:rPr>
          <w:rStyle w:val="Literal"/>
        </w:rPr>
        <w:t>Ok</w:t>
      </w:r>
      <w:r>
        <w:t xml:space="preserve"> variant indicates a message arrived in time; the </w:t>
      </w:r>
      <w:r w:rsidRPr="006761E4">
        <w:rPr>
          <w:rStyle w:val="Literal"/>
        </w:rPr>
        <w:t>Err</w:t>
      </w:r>
      <w:r>
        <w:t xml:space="preserve"> variant indicates that the timeout elapsed before any message arrived. We </w:t>
      </w:r>
      <w:r w:rsidRPr="006761E4">
        <w:rPr>
          <w:rStyle w:val="Literal"/>
        </w:rPr>
        <w:t>match</w:t>
      </w:r>
      <w:r>
        <w:t xml:space="preserve"> on that result and either print the message when we receive it successfully or print a notice about the timeout. Finally, notice that we pin the messages after applying the timeout to them, because the timeout helper produces a stream </w:t>
      </w:r>
      <w:r w:rsidR="00B85B2E">
        <w:t>that</w:t>
      </w:r>
      <w:r>
        <w:t xml:space="preserve"> needs to be pinned to be polled.</w:t>
      </w:r>
    </w:p>
    <w:p w14:paraId="53D9CF50" w14:textId="0AB1C2B8" w:rsidR="007B0A94" w:rsidRDefault="007B0A94" w:rsidP="002608A3">
      <w:pPr>
        <w:pStyle w:val="Body"/>
      </w:pPr>
      <w:r>
        <w:t>However, because there are no delays between messages, this timeout does not</w:t>
      </w:r>
      <w:r w:rsidR="002608A3">
        <w:t xml:space="preserve"> </w:t>
      </w:r>
      <w:r>
        <w:t>change the behavior of the program. Let’s add a variable delay to the messages</w:t>
      </w:r>
      <w:r w:rsidR="002608A3">
        <w:t xml:space="preserve"> </w:t>
      </w:r>
      <w:r>
        <w:t>we send</w:t>
      </w:r>
      <w:r w:rsidR="00B85B2E">
        <w:t>, as shown in Listing 17-35</w:t>
      </w:r>
      <w:r>
        <w:t>.</w:t>
      </w:r>
    </w:p>
    <w:p w14:paraId="65F31597" w14:textId="781613B3" w:rsidR="007B0A94" w:rsidRDefault="007B0A94" w:rsidP="002608A3">
      <w:pPr>
        <w:pStyle w:val="CodeLabel"/>
      </w:pPr>
      <w:r>
        <w:t>src/main.rs</w:t>
      </w:r>
    </w:p>
    <w:p w14:paraId="3990206A" w14:textId="77777777" w:rsidR="007B0A94" w:rsidRDefault="007B0A94" w:rsidP="002608A3">
      <w:pPr>
        <w:pStyle w:val="Code"/>
      </w:pPr>
      <w:r>
        <w:t>fn get_</w:t>
      </w:r>
      <w:proofErr w:type="gramStart"/>
      <w:r>
        <w:t>messages(</w:t>
      </w:r>
      <w:proofErr w:type="gramEnd"/>
      <w:r>
        <w:t>) -&gt; impl Stream&lt;Item = String&gt; {</w:t>
      </w:r>
    </w:p>
    <w:p w14:paraId="69386530" w14:textId="77777777" w:rsidR="007B0A94" w:rsidRDefault="007B0A94" w:rsidP="002608A3">
      <w:pPr>
        <w:pStyle w:val="Code"/>
      </w:pPr>
      <w:r>
        <w:t xml:space="preserve">    let (tx, rx) = </w:t>
      </w:r>
      <w:proofErr w:type="gramStart"/>
      <w:r>
        <w:t>trpl::</w:t>
      </w:r>
      <w:proofErr w:type="gramEnd"/>
      <w:r>
        <w:t>channel();</w:t>
      </w:r>
    </w:p>
    <w:p w14:paraId="338EC4BF" w14:textId="77777777" w:rsidR="007B0A94" w:rsidRDefault="007B0A94" w:rsidP="002608A3">
      <w:pPr>
        <w:pStyle w:val="Code"/>
      </w:pPr>
    </w:p>
    <w:p w14:paraId="071E92DB" w14:textId="77777777" w:rsidR="007B0A94" w:rsidRDefault="007B0A94" w:rsidP="002608A3">
      <w:pPr>
        <w:pStyle w:val="Code"/>
      </w:pPr>
      <w:r>
        <w:t xml:space="preserve">    </w:t>
      </w:r>
      <w:proofErr w:type="gramStart"/>
      <w:r>
        <w:t>trpl::</w:t>
      </w:r>
      <w:proofErr w:type="gramEnd"/>
      <w:r>
        <w:t>spawn_task(async move {</w:t>
      </w:r>
    </w:p>
    <w:p w14:paraId="3AF48944" w14:textId="77777777" w:rsidR="007B0A94" w:rsidRDefault="007B0A94" w:rsidP="002608A3">
      <w:pPr>
        <w:pStyle w:val="Code"/>
      </w:pPr>
      <w:r>
        <w:t xml:space="preserve">        let messages = ["a", "b", "c", "d", "e", "f", "g", "h", "</w:t>
      </w:r>
      <w:proofErr w:type="spellStart"/>
      <w:r>
        <w:t>i</w:t>
      </w:r>
      <w:proofErr w:type="spellEnd"/>
      <w:r>
        <w:t>", "j"</w:t>
      </w:r>
      <w:proofErr w:type="gramStart"/>
      <w:r>
        <w:t>];</w:t>
      </w:r>
      <w:proofErr w:type="gramEnd"/>
    </w:p>
    <w:p w14:paraId="5242C7E6" w14:textId="77777777" w:rsidR="007B0A94" w:rsidRDefault="007B0A94" w:rsidP="002608A3">
      <w:pPr>
        <w:pStyle w:val="Code"/>
      </w:pPr>
      <w:r>
        <w:t xml:space="preserve">        for (index, message) in </w:t>
      </w:r>
      <w:proofErr w:type="spellStart"/>
      <w:proofErr w:type="gramStart"/>
      <w:r>
        <w:t>messages.into</w:t>
      </w:r>
      <w:proofErr w:type="gramEnd"/>
      <w:r>
        <w:t>_iter</w:t>
      </w:r>
      <w:proofErr w:type="spellEnd"/>
      <w:r>
        <w:t>().enumerate() {</w:t>
      </w:r>
    </w:p>
    <w:p w14:paraId="66FBA65B" w14:textId="77777777" w:rsidR="007B0A94" w:rsidRDefault="007B0A94" w:rsidP="002608A3">
      <w:pPr>
        <w:pStyle w:val="Code"/>
      </w:pPr>
      <w:r>
        <w:t xml:space="preserve">            let </w:t>
      </w:r>
      <w:proofErr w:type="spellStart"/>
      <w:r>
        <w:t>time_to_sleep</w:t>
      </w:r>
      <w:proofErr w:type="spellEnd"/>
      <w:r>
        <w:t xml:space="preserve"> = if index % 2 == 0 </w:t>
      </w:r>
      <w:proofErr w:type="gramStart"/>
      <w:r>
        <w:t>{ 100</w:t>
      </w:r>
      <w:proofErr w:type="gramEnd"/>
      <w:r>
        <w:t xml:space="preserve"> } else { 300 };</w:t>
      </w:r>
    </w:p>
    <w:p w14:paraId="5F29EF29" w14:textId="77777777" w:rsidR="007B0A94" w:rsidRDefault="007B0A94" w:rsidP="002608A3">
      <w:pPr>
        <w:pStyle w:val="Code"/>
      </w:pPr>
      <w:r>
        <w:t xml:space="preserve">            </w:t>
      </w:r>
      <w:proofErr w:type="spellStart"/>
      <w:proofErr w:type="gramStart"/>
      <w:r>
        <w:t>trpl</w:t>
      </w:r>
      <w:proofErr w:type="spellEnd"/>
      <w:r>
        <w:t>::</w:t>
      </w:r>
      <w:proofErr w:type="gramEnd"/>
      <w:r>
        <w:t>sleep(Duration::</w:t>
      </w:r>
      <w:proofErr w:type="spellStart"/>
      <w:r>
        <w:t>from_millis</w:t>
      </w:r>
      <w:proofErr w:type="spellEnd"/>
      <w:r>
        <w:t>(</w:t>
      </w:r>
      <w:proofErr w:type="spellStart"/>
      <w:r>
        <w:t>time_to_sleep</w:t>
      </w:r>
      <w:proofErr w:type="spellEnd"/>
      <w:r>
        <w:t>)).await;</w:t>
      </w:r>
    </w:p>
    <w:p w14:paraId="66C8ECA1" w14:textId="77777777" w:rsidR="007B0A94" w:rsidRDefault="007B0A94" w:rsidP="002608A3">
      <w:pPr>
        <w:pStyle w:val="Code"/>
      </w:pPr>
    </w:p>
    <w:p w14:paraId="452ADC8A" w14:textId="77777777" w:rsidR="007B0A94" w:rsidRDefault="007B0A94" w:rsidP="002608A3">
      <w:pPr>
        <w:pStyle w:val="Code"/>
      </w:pPr>
      <w:r>
        <w:t xml:space="preserve">            </w:t>
      </w:r>
      <w:proofErr w:type="gramStart"/>
      <w:r>
        <w:t>tx.send</w:t>
      </w:r>
      <w:proofErr w:type="gramEnd"/>
      <w:r>
        <w:t>(format!("Message: '{message}'")).unwrap();</w:t>
      </w:r>
    </w:p>
    <w:p w14:paraId="185B843C" w14:textId="77777777" w:rsidR="007B0A94" w:rsidRDefault="007B0A94" w:rsidP="002608A3">
      <w:pPr>
        <w:pStyle w:val="Code"/>
      </w:pPr>
      <w:r>
        <w:t xml:space="preserve">        }</w:t>
      </w:r>
    </w:p>
    <w:p w14:paraId="09ECAD12" w14:textId="77777777" w:rsidR="007B0A94" w:rsidRDefault="007B0A94" w:rsidP="002608A3">
      <w:pPr>
        <w:pStyle w:val="Code"/>
      </w:pPr>
      <w:r>
        <w:t xml:space="preserve">    });</w:t>
      </w:r>
    </w:p>
    <w:p w14:paraId="57B832A7" w14:textId="77777777" w:rsidR="007B0A94" w:rsidRDefault="007B0A94" w:rsidP="002608A3">
      <w:pPr>
        <w:pStyle w:val="Code"/>
      </w:pPr>
    </w:p>
    <w:p w14:paraId="507C0377" w14:textId="77777777" w:rsidR="007B0A94" w:rsidRDefault="007B0A94" w:rsidP="002608A3">
      <w:pPr>
        <w:pStyle w:val="Code"/>
      </w:pPr>
      <w:r>
        <w:t xml:space="preserve">    </w:t>
      </w:r>
      <w:proofErr w:type="gramStart"/>
      <w:r>
        <w:t>ReceiverStream::</w:t>
      </w:r>
      <w:proofErr w:type="gramEnd"/>
      <w:r>
        <w:t>new(rx)</w:t>
      </w:r>
    </w:p>
    <w:p w14:paraId="409DBB0E" w14:textId="77777777" w:rsidR="007B0A94" w:rsidRDefault="007B0A94" w:rsidP="002608A3">
      <w:pPr>
        <w:pStyle w:val="Code"/>
      </w:pPr>
      <w:r>
        <w:t>}</w:t>
      </w:r>
    </w:p>
    <w:p w14:paraId="7E1DE538" w14:textId="77777777" w:rsidR="007B0A94" w:rsidRDefault="007B0A94" w:rsidP="007B0A94">
      <w:pPr>
        <w:pStyle w:val="CodeListingCaption"/>
      </w:pPr>
      <w:r>
        <w:t xml:space="preserve">Sending messages through </w:t>
      </w:r>
      <w:r w:rsidRPr="006761E4">
        <w:rPr>
          <w:rStyle w:val="Literal"/>
        </w:rPr>
        <w:t>tx</w:t>
      </w:r>
      <w:r>
        <w:t xml:space="preserve"> with an async delay without making</w:t>
      </w:r>
      <w:r w:rsidR="002608A3">
        <w:t xml:space="preserve"> </w:t>
      </w:r>
      <w:r w:rsidRPr="006761E4">
        <w:rPr>
          <w:rStyle w:val="Literal"/>
        </w:rPr>
        <w:t>get_messages</w:t>
      </w:r>
      <w:r>
        <w:t xml:space="preserve"> an async function</w:t>
      </w:r>
    </w:p>
    <w:p w14:paraId="6214FD52" w14:textId="390A038C" w:rsidR="00B85B2E" w:rsidRDefault="00B85B2E" w:rsidP="00B85B2E">
      <w:pPr>
        <w:pStyle w:val="Body"/>
      </w:pPr>
      <w:r>
        <w:t xml:space="preserve">In </w:t>
      </w:r>
      <w:r w:rsidRPr="006761E4">
        <w:rPr>
          <w:rStyle w:val="Literal"/>
        </w:rPr>
        <w:t>get_messages</w:t>
      </w:r>
      <w:r>
        <w:t xml:space="preserve">, we use the </w:t>
      </w:r>
      <w:r w:rsidRPr="006761E4">
        <w:rPr>
          <w:rStyle w:val="Literal"/>
        </w:rPr>
        <w:t>enumerate</w:t>
      </w:r>
      <w:r>
        <w:t xml:space="preserve"> iterator method with the </w:t>
      </w:r>
      <w:r w:rsidRPr="006761E4">
        <w:rPr>
          <w:rStyle w:val="Literal"/>
        </w:rPr>
        <w:t>messages</w:t>
      </w:r>
      <w:r>
        <w:t xml:space="preserve"> array so that we can get the index of each item we’re sending along with the item itself. Then we apply a 100-millisecond delay to even-index items and a 300-millisecond delay to odd-index items to simulate the different delays we might see from a stream of messages in the real world. Because our timeout is for 200 milliseconds, this should affect half of the messages.</w:t>
      </w:r>
    </w:p>
    <w:p w14:paraId="5BEF8D14" w14:textId="014D2E1C" w:rsidR="007B0A94" w:rsidRDefault="007B0A94" w:rsidP="002608A3">
      <w:pPr>
        <w:pStyle w:val="Body"/>
      </w:pPr>
      <w:r>
        <w:t xml:space="preserve">To sleep between messages in the </w:t>
      </w:r>
      <w:r w:rsidRPr="006761E4">
        <w:rPr>
          <w:rStyle w:val="Literal"/>
        </w:rPr>
        <w:t>get_messages</w:t>
      </w:r>
      <w:r>
        <w:t xml:space="preserve"> function without blocking, we</w:t>
      </w:r>
      <w:r w:rsidR="002608A3">
        <w:t xml:space="preserve"> </w:t>
      </w:r>
      <w:r>
        <w:t xml:space="preserve">need to use async. However, we can’t make </w:t>
      </w:r>
      <w:r w:rsidRPr="006761E4">
        <w:rPr>
          <w:rStyle w:val="Literal"/>
        </w:rPr>
        <w:t>get_messages</w:t>
      </w:r>
      <w:r>
        <w:t xml:space="preserve"> itself into an async</w:t>
      </w:r>
      <w:r w:rsidR="002608A3">
        <w:t xml:space="preserve"> </w:t>
      </w:r>
      <w:r>
        <w:t xml:space="preserve">function, because then we’d return a </w:t>
      </w:r>
      <w:r w:rsidRPr="006761E4">
        <w:rPr>
          <w:rStyle w:val="Literal"/>
        </w:rPr>
        <w:t>Future&lt;Output = Stream&lt;Item = String&gt;&gt;</w:t>
      </w:r>
      <w:r w:rsidR="002608A3">
        <w:t xml:space="preserve"> </w:t>
      </w:r>
      <w:r>
        <w:t xml:space="preserve">instead of a </w:t>
      </w:r>
      <w:r w:rsidRPr="006761E4">
        <w:rPr>
          <w:rStyle w:val="Literal"/>
        </w:rPr>
        <w:t>Stream&lt;Item = String&gt;&gt;</w:t>
      </w:r>
      <w:r>
        <w:t>. The caller would have to await</w:t>
      </w:r>
      <w:r w:rsidR="002608A3">
        <w:t xml:space="preserve"> </w:t>
      </w:r>
      <w:r w:rsidRPr="006761E4">
        <w:rPr>
          <w:rStyle w:val="Literal"/>
        </w:rPr>
        <w:t>get_messages</w:t>
      </w:r>
      <w:r>
        <w:t xml:space="preserve"> itself to get access to the stream. But </w:t>
      </w:r>
      <w:proofErr w:type="gramStart"/>
      <w:r>
        <w:t>remember:</w:t>
      </w:r>
      <w:proofErr w:type="gramEnd"/>
      <w:r>
        <w:t xml:space="preserve"> everything in a</w:t>
      </w:r>
      <w:r w:rsidR="002608A3">
        <w:t xml:space="preserve"> </w:t>
      </w:r>
      <w:r>
        <w:t xml:space="preserve">given future happens linearly; concurrency happens </w:t>
      </w:r>
      <w:r w:rsidRPr="006761E4">
        <w:rPr>
          <w:rStyle w:val="Italic"/>
        </w:rPr>
        <w:t>between</w:t>
      </w:r>
      <w:r>
        <w:t xml:space="preserve"> futures. Awaiting</w:t>
      </w:r>
      <w:r w:rsidR="002608A3">
        <w:t xml:space="preserve"> </w:t>
      </w:r>
      <w:r w:rsidRPr="006761E4">
        <w:rPr>
          <w:rStyle w:val="Literal"/>
        </w:rPr>
        <w:t>get_messages</w:t>
      </w:r>
      <w:r>
        <w:t xml:space="preserve"> would require it to send all the messages, including </w:t>
      </w:r>
      <w:r w:rsidR="00C5600F">
        <w:t xml:space="preserve">the </w:t>
      </w:r>
      <w:r>
        <w:t>sleep</w:t>
      </w:r>
      <w:r w:rsidR="002608A3">
        <w:t xml:space="preserve"> </w:t>
      </w:r>
      <w:r w:rsidR="00C5600F">
        <w:t xml:space="preserve">delay </w:t>
      </w:r>
      <w:r>
        <w:t>between each message, before returning the receiver stream. As a result,</w:t>
      </w:r>
      <w:r w:rsidR="002608A3">
        <w:t xml:space="preserve"> </w:t>
      </w:r>
      <w:r>
        <w:t xml:space="preserve">the timeout would </w:t>
      </w:r>
      <w:r w:rsidR="00C5600F">
        <w:t>be</w:t>
      </w:r>
      <w:r>
        <w:t xml:space="preserve"> useless. There would be no delays in the stream itself</w:t>
      </w:r>
      <w:r w:rsidR="00C5600F">
        <w:t>;</w:t>
      </w:r>
      <w:r w:rsidR="002608A3">
        <w:t xml:space="preserve"> </w:t>
      </w:r>
      <w:r w:rsidR="00C5600F">
        <w:t>they</w:t>
      </w:r>
      <w:r>
        <w:t xml:space="preserve"> would all happen before the stream was even available.</w:t>
      </w:r>
    </w:p>
    <w:p w14:paraId="10041C26" w14:textId="783ED4A8" w:rsidR="007B0A94" w:rsidRDefault="007B0A94" w:rsidP="002608A3">
      <w:pPr>
        <w:pStyle w:val="Body"/>
      </w:pPr>
      <w:r>
        <w:t xml:space="preserve">Instead, we leave </w:t>
      </w:r>
      <w:r w:rsidRPr="006761E4">
        <w:rPr>
          <w:rStyle w:val="Literal"/>
        </w:rPr>
        <w:t>get_messages</w:t>
      </w:r>
      <w:r>
        <w:t xml:space="preserve"> as a regular function </w:t>
      </w:r>
      <w:r w:rsidR="00C5600F">
        <w:t xml:space="preserve">that </w:t>
      </w:r>
      <w:r>
        <w:t>returns a stream,</w:t>
      </w:r>
      <w:r w:rsidR="002608A3">
        <w:t xml:space="preserve"> </w:t>
      </w:r>
      <w:r>
        <w:t>and</w:t>
      </w:r>
      <w:r w:rsidR="00C5600F">
        <w:t xml:space="preserve"> we</w:t>
      </w:r>
      <w:r>
        <w:t xml:space="preserve"> spawn a task to handle the async </w:t>
      </w:r>
      <w:r w:rsidRPr="006761E4">
        <w:rPr>
          <w:rStyle w:val="Literal"/>
        </w:rPr>
        <w:t>sleep</w:t>
      </w:r>
      <w:r>
        <w:t xml:space="preserve"> calls.</w:t>
      </w:r>
    </w:p>
    <w:p w14:paraId="08B89628" w14:textId="08C4E428" w:rsidR="007B0A94" w:rsidRDefault="007B0A94" w:rsidP="002608A3">
      <w:pPr>
        <w:pStyle w:val="Note"/>
      </w:pPr>
      <w:r w:rsidRPr="002608A3">
        <w:rPr>
          <w:rStyle w:val="NoteHead"/>
        </w:rPr>
        <w:t>Note</w:t>
      </w:r>
      <w:r w:rsidR="002608A3">
        <w:tab/>
      </w:r>
      <w:r w:rsidR="00C5600F">
        <w:t xml:space="preserve">Calling </w:t>
      </w:r>
      <w:r w:rsidRPr="006761E4">
        <w:rPr>
          <w:rStyle w:val="Literal"/>
        </w:rPr>
        <w:t>spawn_task</w:t>
      </w:r>
      <w:r>
        <w:t xml:space="preserve"> in this way works because we already set up our</w:t>
      </w:r>
      <w:r w:rsidR="002608A3">
        <w:t xml:space="preserve"> </w:t>
      </w:r>
      <w:r>
        <w:t>runtime</w:t>
      </w:r>
      <w:r w:rsidR="00C82737">
        <w:t>; had we not, it would</w:t>
      </w:r>
      <w:r>
        <w:t xml:space="preserve"> </w:t>
      </w:r>
      <w:r>
        <w:lastRenderedPageBreak/>
        <w:t xml:space="preserve">cause a panic. Other implementations choose different tradeoffs: they might spawn a new runtime and avoid the panic but end up with a bit of extra overhead, or </w:t>
      </w:r>
      <w:r w:rsidR="00C82737">
        <w:t xml:space="preserve">they may </w:t>
      </w:r>
      <w:r>
        <w:t xml:space="preserve">simply not provide a standalone way to spawn tasks without reference to a runtime. </w:t>
      </w:r>
      <w:r w:rsidR="00C82737">
        <w:t>M</w:t>
      </w:r>
      <w:r>
        <w:t>ake sure you know what tradeoff your runtime has chosen and write your code accordingly!</w:t>
      </w:r>
    </w:p>
    <w:p w14:paraId="2C65206C" w14:textId="574AB2E8" w:rsidR="007B0A94" w:rsidRDefault="007B0A94" w:rsidP="002608A3">
      <w:pPr>
        <w:pStyle w:val="Body"/>
      </w:pPr>
      <w:r>
        <w:t>Now our code has a much more interesting result</w:t>
      </w:r>
      <w:r w:rsidR="00C82737">
        <w:t>.</w:t>
      </w:r>
      <w:r>
        <w:t xml:space="preserve"> Between every other pair of</w:t>
      </w:r>
      <w:r w:rsidR="002608A3">
        <w:t xml:space="preserve"> </w:t>
      </w:r>
      <w:r>
        <w:t xml:space="preserve">messages, we see </w:t>
      </w:r>
      <w:r w:rsidR="00C82737">
        <w:t>a</w:t>
      </w:r>
      <w:r>
        <w:t xml:space="preserve"> </w:t>
      </w:r>
      <w:r w:rsidRPr="006761E4">
        <w:rPr>
          <w:rStyle w:val="Literal"/>
        </w:rPr>
        <w:t xml:space="preserve">Problem: </w:t>
      </w:r>
      <w:proofErr w:type="gramStart"/>
      <w:r w:rsidRPr="006761E4">
        <w:rPr>
          <w:rStyle w:val="Literal"/>
        </w:rPr>
        <w:t>Elapsed</w:t>
      </w:r>
      <w:r w:rsidR="00C82737" w:rsidRPr="006761E4">
        <w:rPr>
          <w:rStyle w:val="Literal"/>
        </w:rPr>
        <w:t>(</w:t>
      </w:r>
      <w:proofErr w:type="gramEnd"/>
      <w:r w:rsidR="00C82737" w:rsidRPr="006761E4">
        <w:rPr>
          <w:rStyle w:val="Literal"/>
        </w:rPr>
        <w:t>())</w:t>
      </w:r>
      <w:r w:rsidR="00C82737">
        <w:t xml:space="preserve"> error:</w:t>
      </w:r>
    </w:p>
    <w:p w14:paraId="3E99A94C" w14:textId="77777777" w:rsidR="007B0A94" w:rsidRDefault="007B0A94" w:rsidP="002608A3">
      <w:pPr>
        <w:pStyle w:val="Code"/>
      </w:pPr>
      <w:r>
        <w:t>Message: 'a'</w:t>
      </w:r>
    </w:p>
    <w:p w14:paraId="2800AF30" w14:textId="77777777" w:rsidR="007B0A94" w:rsidRDefault="007B0A94" w:rsidP="002608A3">
      <w:pPr>
        <w:pStyle w:val="Code"/>
      </w:pPr>
      <w:r>
        <w:t xml:space="preserve">Problem: </w:t>
      </w:r>
      <w:proofErr w:type="gramStart"/>
      <w:r>
        <w:t>Elapsed(</w:t>
      </w:r>
      <w:proofErr w:type="gramEnd"/>
      <w:r>
        <w:t>())</w:t>
      </w:r>
    </w:p>
    <w:p w14:paraId="3D4D9177" w14:textId="77777777" w:rsidR="007B0A94" w:rsidRDefault="007B0A94" w:rsidP="002608A3">
      <w:pPr>
        <w:pStyle w:val="Code"/>
      </w:pPr>
      <w:r>
        <w:t>Message: 'b'</w:t>
      </w:r>
    </w:p>
    <w:p w14:paraId="63D25194" w14:textId="77777777" w:rsidR="007B0A94" w:rsidRDefault="007B0A94" w:rsidP="002608A3">
      <w:pPr>
        <w:pStyle w:val="Code"/>
      </w:pPr>
      <w:r>
        <w:t>Message: 'c'</w:t>
      </w:r>
    </w:p>
    <w:p w14:paraId="16908252" w14:textId="77777777" w:rsidR="007B0A94" w:rsidRDefault="007B0A94" w:rsidP="002608A3">
      <w:pPr>
        <w:pStyle w:val="Code"/>
      </w:pPr>
      <w:r>
        <w:t xml:space="preserve">Problem: </w:t>
      </w:r>
      <w:proofErr w:type="gramStart"/>
      <w:r>
        <w:t>Elapsed(</w:t>
      </w:r>
      <w:proofErr w:type="gramEnd"/>
      <w:r>
        <w:t>())</w:t>
      </w:r>
    </w:p>
    <w:p w14:paraId="40E43850" w14:textId="77777777" w:rsidR="007B0A94" w:rsidRDefault="007B0A94" w:rsidP="002608A3">
      <w:pPr>
        <w:pStyle w:val="Code"/>
      </w:pPr>
      <w:r>
        <w:t>Message: 'd'</w:t>
      </w:r>
    </w:p>
    <w:p w14:paraId="0E513B91" w14:textId="77777777" w:rsidR="007B0A94" w:rsidRDefault="007B0A94" w:rsidP="002608A3">
      <w:pPr>
        <w:pStyle w:val="Code"/>
      </w:pPr>
      <w:r>
        <w:t>Message: 'e'</w:t>
      </w:r>
    </w:p>
    <w:p w14:paraId="5D66EFBB" w14:textId="77777777" w:rsidR="007B0A94" w:rsidRDefault="007B0A94" w:rsidP="002608A3">
      <w:pPr>
        <w:pStyle w:val="Code"/>
      </w:pPr>
      <w:r>
        <w:t xml:space="preserve">Problem: </w:t>
      </w:r>
      <w:proofErr w:type="gramStart"/>
      <w:r>
        <w:t>Elapsed(</w:t>
      </w:r>
      <w:proofErr w:type="gramEnd"/>
      <w:r>
        <w:t>())</w:t>
      </w:r>
    </w:p>
    <w:p w14:paraId="5107D2C4" w14:textId="77777777" w:rsidR="007B0A94" w:rsidRDefault="007B0A94" w:rsidP="002608A3">
      <w:pPr>
        <w:pStyle w:val="Code"/>
      </w:pPr>
      <w:r>
        <w:t>Message: 'f'</w:t>
      </w:r>
    </w:p>
    <w:p w14:paraId="342D9061" w14:textId="77777777" w:rsidR="007B0A94" w:rsidRDefault="007B0A94" w:rsidP="002608A3">
      <w:pPr>
        <w:pStyle w:val="Code"/>
      </w:pPr>
      <w:r>
        <w:t>Message: 'g'</w:t>
      </w:r>
    </w:p>
    <w:p w14:paraId="5308B7A6" w14:textId="77777777" w:rsidR="007B0A94" w:rsidRDefault="007B0A94" w:rsidP="002608A3">
      <w:pPr>
        <w:pStyle w:val="Code"/>
      </w:pPr>
      <w:r>
        <w:t xml:space="preserve">Problem: </w:t>
      </w:r>
      <w:proofErr w:type="gramStart"/>
      <w:r>
        <w:t>Elapsed(</w:t>
      </w:r>
      <w:proofErr w:type="gramEnd"/>
      <w:r>
        <w:t>())</w:t>
      </w:r>
    </w:p>
    <w:p w14:paraId="107A300D" w14:textId="77777777" w:rsidR="007B0A94" w:rsidRDefault="007B0A94" w:rsidP="002608A3">
      <w:pPr>
        <w:pStyle w:val="Code"/>
      </w:pPr>
      <w:r>
        <w:t>Message: 'h'</w:t>
      </w:r>
    </w:p>
    <w:p w14:paraId="3A9226E8" w14:textId="77777777" w:rsidR="007B0A94" w:rsidRDefault="007B0A94" w:rsidP="002608A3">
      <w:pPr>
        <w:pStyle w:val="Code"/>
      </w:pPr>
      <w:r>
        <w:t>Message: '</w:t>
      </w:r>
      <w:proofErr w:type="spellStart"/>
      <w:r>
        <w:t>i</w:t>
      </w:r>
      <w:proofErr w:type="spellEnd"/>
      <w:r>
        <w:t>'</w:t>
      </w:r>
    </w:p>
    <w:p w14:paraId="13EB775D" w14:textId="77777777" w:rsidR="007B0A94" w:rsidRDefault="007B0A94" w:rsidP="002608A3">
      <w:pPr>
        <w:pStyle w:val="Code"/>
      </w:pPr>
      <w:r>
        <w:t xml:space="preserve">Problem: </w:t>
      </w:r>
      <w:proofErr w:type="gramStart"/>
      <w:r>
        <w:t>Elapsed(</w:t>
      </w:r>
      <w:proofErr w:type="gramEnd"/>
      <w:r>
        <w:t>())</w:t>
      </w:r>
    </w:p>
    <w:p w14:paraId="4B4EDF89" w14:textId="77777777" w:rsidR="007B0A94" w:rsidRDefault="007B0A94" w:rsidP="002608A3">
      <w:pPr>
        <w:pStyle w:val="Code"/>
      </w:pPr>
      <w:r>
        <w:t>Message: 'j'</w:t>
      </w:r>
    </w:p>
    <w:p w14:paraId="2BE25FD1" w14:textId="13A948C9" w:rsidR="007B0A94" w:rsidRDefault="007B0A94" w:rsidP="002608A3">
      <w:pPr>
        <w:pStyle w:val="Body"/>
      </w:pPr>
      <w:r>
        <w:t>The timeout doesn’t prevent the messages from arriving in the end</w:t>
      </w:r>
      <w:r w:rsidR="00C82737">
        <w:t>. W</w:t>
      </w:r>
      <w:r>
        <w:t>e still get</w:t>
      </w:r>
      <w:r w:rsidR="002608A3">
        <w:t xml:space="preserve"> </w:t>
      </w:r>
      <w:proofErr w:type="gramStart"/>
      <w:r>
        <w:t>all of</w:t>
      </w:r>
      <w:proofErr w:type="gramEnd"/>
      <w:r>
        <w:t xml:space="preserve"> the original messages</w:t>
      </w:r>
      <w:r w:rsidR="00C82737">
        <w:t>,</w:t>
      </w:r>
      <w:r>
        <w:t xml:space="preserve"> because our channel is </w:t>
      </w:r>
      <w:r w:rsidRPr="00301CA4">
        <w:rPr>
          <w:rStyle w:val="Italic"/>
        </w:rPr>
        <w:t>unbounded</w:t>
      </w:r>
      <w:r>
        <w:t>: it can</w:t>
      </w:r>
      <w:r w:rsidR="002608A3">
        <w:t xml:space="preserve"> </w:t>
      </w:r>
      <w:r>
        <w:t>hold as many messages as we can fit in memory. If the message doesn’t arrive</w:t>
      </w:r>
      <w:r w:rsidR="002608A3">
        <w:t xml:space="preserve"> </w:t>
      </w:r>
      <w:r>
        <w:t>before the timeout, our stream handler will account for that, but when it polls</w:t>
      </w:r>
      <w:r w:rsidR="002608A3">
        <w:t xml:space="preserve"> </w:t>
      </w:r>
      <w:r>
        <w:t>the stream again, the message may now have arrived.</w:t>
      </w:r>
    </w:p>
    <w:p w14:paraId="26828E9F" w14:textId="09A179B1" w:rsidR="007B0A94" w:rsidRDefault="007B0A94" w:rsidP="002608A3">
      <w:pPr>
        <w:pStyle w:val="Body"/>
      </w:pPr>
      <w:r>
        <w:t>You can get different behavior if needed by using other kinds of channels or</w:t>
      </w:r>
      <w:r w:rsidR="002608A3">
        <w:t xml:space="preserve"> </w:t>
      </w:r>
      <w:r>
        <w:t>other kinds of streams more generally. Let’s see one of those in practice by combining a stream of time intervals with</w:t>
      </w:r>
      <w:r w:rsidR="002608A3">
        <w:t xml:space="preserve"> </w:t>
      </w:r>
      <w:r>
        <w:t>this stream of messages.</w:t>
      </w:r>
    </w:p>
    <w:p w14:paraId="79A63E5A" w14:textId="77777777" w:rsidR="007B0A94" w:rsidRDefault="007B0A94" w:rsidP="00EC2D84">
      <w:pPr>
        <w:pStyle w:val="HeadB"/>
      </w:pPr>
      <w:bookmarkStart w:id="319" w:name="_Toc187998606"/>
      <w:r>
        <w:t>Merging Streams</w:t>
      </w:r>
      <w:bookmarkEnd w:id="319"/>
    </w:p>
    <w:p w14:paraId="79B305AB" w14:textId="5E6575BB" w:rsidR="007B0A94" w:rsidRDefault="007B0A94" w:rsidP="002608A3">
      <w:pPr>
        <w:pStyle w:val="Body"/>
      </w:pPr>
      <w:r>
        <w:t>First, let’s create another stream, which will emit an item every millisecond if</w:t>
      </w:r>
      <w:r w:rsidR="002608A3">
        <w:t xml:space="preserve"> </w:t>
      </w:r>
      <w:r>
        <w:t xml:space="preserve">we let it run directly. For simplicity, we can use the </w:t>
      </w:r>
      <w:r w:rsidRPr="006761E4">
        <w:rPr>
          <w:rStyle w:val="Literal"/>
        </w:rPr>
        <w:t>sleep</w:t>
      </w:r>
      <w:r>
        <w:t xml:space="preserve"> function to send</w:t>
      </w:r>
      <w:r w:rsidR="002608A3">
        <w:t xml:space="preserve"> </w:t>
      </w:r>
      <w:r>
        <w:t xml:space="preserve">a message on a delay and combine it with the same approach </w:t>
      </w:r>
      <w:r w:rsidR="00C82737">
        <w:t xml:space="preserve">we used in </w:t>
      </w:r>
      <w:r w:rsidR="00C82737" w:rsidRPr="006761E4">
        <w:rPr>
          <w:rStyle w:val="Literal"/>
        </w:rPr>
        <w:t>get_messages</w:t>
      </w:r>
      <w:r w:rsidR="00C82737">
        <w:t xml:space="preserve"> </w:t>
      </w:r>
      <w:r>
        <w:t>of creating a stream</w:t>
      </w:r>
      <w:r w:rsidR="002608A3">
        <w:t xml:space="preserve"> </w:t>
      </w:r>
      <w:r>
        <w:t>from a channel. The difference is that this time,</w:t>
      </w:r>
      <w:r w:rsidR="002608A3">
        <w:t xml:space="preserve"> </w:t>
      </w:r>
      <w:r>
        <w:t xml:space="preserve">we’re going to send back the count of intervals </w:t>
      </w:r>
      <w:r w:rsidR="00C82737">
        <w:t xml:space="preserve">that have </w:t>
      </w:r>
      <w:r>
        <w:t>elapsed, so the return</w:t>
      </w:r>
      <w:r w:rsidR="002608A3">
        <w:t xml:space="preserve"> </w:t>
      </w:r>
      <w:r>
        <w:t xml:space="preserve">type will be </w:t>
      </w:r>
      <w:r w:rsidRPr="006761E4">
        <w:rPr>
          <w:rStyle w:val="Literal"/>
        </w:rPr>
        <w:t>impl Stream&lt;Item = u32&gt;</w:t>
      </w:r>
      <w:r>
        <w:t>, and we can call the function</w:t>
      </w:r>
      <w:r w:rsidR="002608A3">
        <w:t xml:space="preserve"> </w:t>
      </w:r>
      <w:r w:rsidRPr="006761E4">
        <w:rPr>
          <w:rStyle w:val="Literal"/>
        </w:rPr>
        <w:t>get_intervals</w:t>
      </w:r>
      <w:r w:rsidR="00C82737">
        <w:t xml:space="preserve"> (see Listing 17-36).</w:t>
      </w:r>
    </w:p>
    <w:p w14:paraId="244CEF7E" w14:textId="185A5246" w:rsidR="007B0A94" w:rsidRDefault="007B0A94" w:rsidP="002608A3">
      <w:pPr>
        <w:pStyle w:val="CodeLabel"/>
      </w:pPr>
      <w:r>
        <w:t>src/main.rs</w:t>
      </w:r>
    </w:p>
    <w:p w14:paraId="368C7177" w14:textId="77777777" w:rsidR="007B0A94" w:rsidRDefault="007B0A94" w:rsidP="002608A3">
      <w:pPr>
        <w:pStyle w:val="Code"/>
      </w:pPr>
      <w:r>
        <w:t>fn get_</w:t>
      </w:r>
      <w:proofErr w:type="gramStart"/>
      <w:r>
        <w:t>intervals(</w:t>
      </w:r>
      <w:proofErr w:type="gramEnd"/>
      <w:r>
        <w:t>) -&gt; impl Stream&lt;Item = u32&gt; {</w:t>
      </w:r>
    </w:p>
    <w:p w14:paraId="44E9C104" w14:textId="77777777" w:rsidR="007B0A94" w:rsidRDefault="007B0A94" w:rsidP="002608A3">
      <w:pPr>
        <w:pStyle w:val="Code"/>
      </w:pPr>
      <w:r>
        <w:t xml:space="preserve">    let (tx, rx) = </w:t>
      </w:r>
      <w:proofErr w:type="gramStart"/>
      <w:r>
        <w:t>trpl::</w:t>
      </w:r>
      <w:proofErr w:type="gramEnd"/>
      <w:r>
        <w:t>channel();</w:t>
      </w:r>
    </w:p>
    <w:p w14:paraId="569E87AD" w14:textId="77777777" w:rsidR="007B0A94" w:rsidRDefault="007B0A94" w:rsidP="002608A3">
      <w:pPr>
        <w:pStyle w:val="Code"/>
      </w:pPr>
    </w:p>
    <w:p w14:paraId="1AC7CDCB" w14:textId="77777777" w:rsidR="007B0A94" w:rsidRDefault="007B0A94" w:rsidP="002608A3">
      <w:pPr>
        <w:pStyle w:val="Code"/>
      </w:pPr>
      <w:r>
        <w:t xml:space="preserve">    </w:t>
      </w:r>
      <w:proofErr w:type="gramStart"/>
      <w:r>
        <w:t>trpl::</w:t>
      </w:r>
      <w:proofErr w:type="gramEnd"/>
      <w:r>
        <w:t>spawn_task(async move {</w:t>
      </w:r>
    </w:p>
    <w:p w14:paraId="7E2EA555" w14:textId="77777777" w:rsidR="007B0A94" w:rsidRDefault="007B0A94" w:rsidP="002608A3">
      <w:pPr>
        <w:pStyle w:val="Code"/>
      </w:pPr>
      <w:r>
        <w:t xml:space="preserve">        let mut count = </w:t>
      </w:r>
      <w:proofErr w:type="gramStart"/>
      <w:r>
        <w:t>0;</w:t>
      </w:r>
      <w:proofErr w:type="gramEnd"/>
    </w:p>
    <w:p w14:paraId="5E899DBF" w14:textId="77777777" w:rsidR="007B0A94" w:rsidRDefault="007B0A94" w:rsidP="002608A3">
      <w:pPr>
        <w:pStyle w:val="Code"/>
      </w:pPr>
      <w:r>
        <w:t xml:space="preserve">        loop {</w:t>
      </w:r>
    </w:p>
    <w:p w14:paraId="60758991" w14:textId="77777777" w:rsidR="007B0A94" w:rsidRDefault="007B0A94" w:rsidP="002608A3">
      <w:pPr>
        <w:pStyle w:val="Code"/>
      </w:pPr>
      <w:r>
        <w:t xml:space="preserve">            </w:t>
      </w:r>
      <w:proofErr w:type="gramStart"/>
      <w:r>
        <w:t>trpl::</w:t>
      </w:r>
      <w:proofErr w:type="gramEnd"/>
      <w:r>
        <w:t>sleep(Duration::from_millis(1)).await;</w:t>
      </w:r>
    </w:p>
    <w:p w14:paraId="182B7012" w14:textId="77777777" w:rsidR="007B0A94" w:rsidRDefault="007B0A94" w:rsidP="002608A3">
      <w:pPr>
        <w:pStyle w:val="Code"/>
      </w:pPr>
      <w:r>
        <w:t xml:space="preserve">            count += </w:t>
      </w:r>
      <w:proofErr w:type="gramStart"/>
      <w:r>
        <w:t>1;</w:t>
      </w:r>
      <w:proofErr w:type="gramEnd"/>
    </w:p>
    <w:p w14:paraId="557727B2" w14:textId="77777777" w:rsidR="007B0A94" w:rsidRDefault="007B0A94" w:rsidP="002608A3">
      <w:pPr>
        <w:pStyle w:val="Code"/>
      </w:pPr>
      <w:r>
        <w:t xml:space="preserve">            </w:t>
      </w:r>
      <w:proofErr w:type="gramStart"/>
      <w:r>
        <w:t>tx.send</w:t>
      </w:r>
      <w:proofErr w:type="gramEnd"/>
      <w:r>
        <w:t>(count).unwrap();</w:t>
      </w:r>
    </w:p>
    <w:p w14:paraId="573ACA9A" w14:textId="77777777" w:rsidR="007B0A94" w:rsidRDefault="007B0A94" w:rsidP="002608A3">
      <w:pPr>
        <w:pStyle w:val="Code"/>
      </w:pPr>
      <w:r>
        <w:t xml:space="preserve">        }</w:t>
      </w:r>
    </w:p>
    <w:p w14:paraId="057B6837" w14:textId="77777777" w:rsidR="007B0A94" w:rsidRDefault="007B0A94" w:rsidP="002608A3">
      <w:pPr>
        <w:pStyle w:val="Code"/>
      </w:pPr>
      <w:r>
        <w:t xml:space="preserve">    });</w:t>
      </w:r>
    </w:p>
    <w:p w14:paraId="6A59B987" w14:textId="77777777" w:rsidR="007B0A94" w:rsidRDefault="007B0A94" w:rsidP="002608A3">
      <w:pPr>
        <w:pStyle w:val="Code"/>
      </w:pPr>
    </w:p>
    <w:p w14:paraId="0F2F6F0D" w14:textId="77777777" w:rsidR="007B0A94" w:rsidRDefault="007B0A94" w:rsidP="002608A3">
      <w:pPr>
        <w:pStyle w:val="Code"/>
      </w:pPr>
      <w:r>
        <w:t xml:space="preserve">    </w:t>
      </w:r>
      <w:proofErr w:type="gramStart"/>
      <w:r>
        <w:t>ReceiverStream::</w:t>
      </w:r>
      <w:proofErr w:type="gramEnd"/>
      <w:r>
        <w:t>new(rx)</w:t>
      </w:r>
    </w:p>
    <w:p w14:paraId="29C3F4A1" w14:textId="77777777" w:rsidR="007B0A94" w:rsidRDefault="007B0A94" w:rsidP="002608A3">
      <w:pPr>
        <w:pStyle w:val="Code"/>
      </w:pPr>
      <w:r>
        <w:t>}</w:t>
      </w:r>
    </w:p>
    <w:p w14:paraId="5D8C9316" w14:textId="77777777" w:rsidR="007B0A94" w:rsidRDefault="007B0A94" w:rsidP="007B0A94">
      <w:pPr>
        <w:pStyle w:val="CodeListingCaption"/>
      </w:pPr>
      <w:r>
        <w:t>Creating a stream with a counter that will be emitted once every</w:t>
      </w:r>
      <w:r w:rsidR="002608A3">
        <w:t xml:space="preserve"> </w:t>
      </w:r>
      <w:r>
        <w:t>millisecond</w:t>
      </w:r>
    </w:p>
    <w:p w14:paraId="26F5504A" w14:textId="7EA2AB49" w:rsidR="00C82737" w:rsidRDefault="00C82737" w:rsidP="00C82737">
      <w:pPr>
        <w:pStyle w:val="Body"/>
      </w:pPr>
      <w:r>
        <w:lastRenderedPageBreak/>
        <w:t xml:space="preserve">We start by defining a </w:t>
      </w:r>
      <w:r w:rsidRPr="006761E4">
        <w:rPr>
          <w:rStyle w:val="Literal"/>
        </w:rPr>
        <w:t>count</w:t>
      </w:r>
      <w:r>
        <w:t xml:space="preserve"> in the task. (We could define it outside the task, too, but it’s clearer to limit the scope of any given variable.) Then we create an infinite loop. Each iteration of the loop asynchronously sleeps for one millisecond, increments the count, and then sends it over the channel. Because this is all wrapped in the task created by </w:t>
      </w:r>
      <w:r w:rsidRPr="006761E4">
        <w:rPr>
          <w:rStyle w:val="Literal"/>
        </w:rPr>
        <w:t>spawn_task</w:t>
      </w:r>
      <w:r>
        <w:t>, all of it—including the infinite loop—will get cleaned up along with the runtime.</w:t>
      </w:r>
    </w:p>
    <w:p w14:paraId="74F3A195" w14:textId="63621DA0" w:rsidR="007B0A94" w:rsidRDefault="007B0A94" w:rsidP="002608A3">
      <w:pPr>
        <w:pStyle w:val="Body"/>
      </w:pPr>
      <w:r>
        <w:t xml:space="preserve">This kind of infinite loop, which ends </w:t>
      </w:r>
      <w:r w:rsidR="0039476D">
        <w:t xml:space="preserve">only </w:t>
      </w:r>
      <w:r>
        <w:t>when the whole runtime gets torn</w:t>
      </w:r>
      <w:r w:rsidR="002608A3">
        <w:t xml:space="preserve"> </w:t>
      </w:r>
      <w:r>
        <w:t xml:space="preserve">down, is </w:t>
      </w:r>
      <w:proofErr w:type="gramStart"/>
      <w:r>
        <w:t>fairly common</w:t>
      </w:r>
      <w:proofErr w:type="gramEnd"/>
      <w:r>
        <w:t xml:space="preserve"> in async Rust: many programs need to keep running</w:t>
      </w:r>
      <w:r w:rsidR="002608A3">
        <w:t xml:space="preserve"> </w:t>
      </w:r>
      <w:r>
        <w:t xml:space="preserve">indefinitely. With async, this doesn’t block anything else, </w:t>
      </w:r>
      <w:proofErr w:type="gramStart"/>
      <w:r>
        <w:t>as long as</w:t>
      </w:r>
      <w:proofErr w:type="gramEnd"/>
      <w:r>
        <w:t xml:space="preserve"> there is</w:t>
      </w:r>
      <w:r w:rsidR="002608A3">
        <w:t xml:space="preserve"> </w:t>
      </w:r>
      <w:r>
        <w:t>at least one await point in each iteration through the loop.</w:t>
      </w:r>
    </w:p>
    <w:p w14:paraId="418AD53A" w14:textId="47AF27F9" w:rsidR="007B0A94" w:rsidRDefault="0039476D" w:rsidP="002608A3">
      <w:pPr>
        <w:pStyle w:val="Body"/>
      </w:pPr>
      <w:r>
        <w:t>Now,</w:t>
      </w:r>
      <w:r w:rsidRPr="0039476D">
        <w:t xml:space="preserve"> </w:t>
      </w:r>
      <w:r>
        <w:t xml:space="preserve">back in our </w:t>
      </w:r>
      <w:r w:rsidRPr="00933796">
        <w:rPr>
          <w:rStyle w:val="Literal"/>
        </w:rPr>
        <w:t>main</w:t>
      </w:r>
      <w:r>
        <w:t xml:space="preserve"> function’s async block, we can attempt to merge the </w:t>
      </w:r>
      <w:r w:rsidRPr="006761E4">
        <w:rPr>
          <w:rStyle w:val="Literal"/>
        </w:rPr>
        <w:t>messages</w:t>
      </w:r>
      <w:r>
        <w:t xml:space="preserve"> and </w:t>
      </w:r>
      <w:r w:rsidRPr="006761E4">
        <w:rPr>
          <w:rStyle w:val="Literal"/>
        </w:rPr>
        <w:t>intervals</w:t>
      </w:r>
      <w:r>
        <w:t xml:space="preserve"> streams, as shown in Listing 17-37. </w:t>
      </w:r>
    </w:p>
    <w:p w14:paraId="0622F4E8" w14:textId="2B950C72" w:rsidR="007B0A94" w:rsidRDefault="007B0A94" w:rsidP="002608A3">
      <w:pPr>
        <w:pStyle w:val="CodeLabel"/>
      </w:pPr>
      <w:r>
        <w:t>src/main.rs</w:t>
      </w:r>
    </w:p>
    <w:p w14:paraId="061A0BCD" w14:textId="77777777" w:rsidR="007B0A94" w:rsidRDefault="007B0A94" w:rsidP="002608A3">
      <w:pPr>
        <w:pStyle w:val="Code"/>
      </w:pPr>
      <w:r>
        <w:t>let messages = get_messages(</w:t>
      </w:r>
      <w:proofErr w:type="gramStart"/>
      <w:r>
        <w:t>).timeout</w:t>
      </w:r>
      <w:proofErr w:type="gramEnd"/>
      <w:r>
        <w:t>(Duration::from_millis(200));</w:t>
      </w:r>
    </w:p>
    <w:p w14:paraId="30436EB2" w14:textId="77777777" w:rsidR="007B0A94" w:rsidRDefault="007B0A94" w:rsidP="002608A3">
      <w:pPr>
        <w:pStyle w:val="Code"/>
      </w:pPr>
      <w:r>
        <w:t>let intervals = get_</w:t>
      </w:r>
      <w:proofErr w:type="gramStart"/>
      <w:r>
        <w:t>intervals(</w:t>
      </w:r>
      <w:proofErr w:type="gramEnd"/>
      <w:r>
        <w:t>);</w:t>
      </w:r>
    </w:p>
    <w:p w14:paraId="25FA777C" w14:textId="77777777" w:rsidR="007B0A94" w:rsidRDefault="007B0A94" w:rsidP="002608A3">
      <w:pPr>
        <w:pStyle w:val="Code"/>
      </w:pPr>
      <w:r>
        <w:t xml:space="preserve">let merged = </w:t>
      </w:r>
      <w:proofErr w:type="spellStart"/>
      <w:proofErr w:type="gramStart"/>
      <w:r>
        <w:t>messages.merge</w:t>
      </w:r>
      <w:proofErr w:type="spellEnd"/>
      <w:proofErr w:type="gramEnd"/>
      <w:r>
        <w:t>(intervals);</w:t>
      </w:r>
    </w:p>
    <w:p w14:paraId="14C69B34" w14:textId="6546D726" w:rsidR="007B0A94" w:rsidRDefault="007B0A94" w:rsidP="007B0A94">
      <w:pPr>
        <w:pStyle w:val="CodeListingCaption"/>
      </w:pPr>
      <w:r>
        <w:t xml:space="preserve">Attempting to merge </w:t>
      </w:r>
      <w:r w:rsidR="0039476D">
        <w:t>the</w:t>
      </w:r>
      <w:r>
        <w:t xml:space="preserve"> </w:t>
      </w:r>
      <w:r w:rsidRPr="00486CCD">
        <w:rPr>
          <w:rStyle w:val="Literal"/>
        </w:rPr>
        <w:t>messages</w:t>
      </w:r>
      <w:r>
        <w:t xml:space="preserve"> and </w:t>
      </w:r>
      <w:r w:rsidRPr="00486CCD">
        <w:rPr>
          <w:rStyle w:val="Literal"/>
        </w:rPr>
        <w:t>intervals</w:t>
      </w:r>
      <w:r w:rsidR="0039476D">
        <w:t xml:space="preserve"> streams</w:t>
      </w:r>
    </w:p>
    <w:p w14:paraId="36B15964" w14:textId="5A17BB11" w:rsidR="0039476D" w:rsidRDefault="0039476D" w:rsidP="002608A3">
      <w:pPr>
        <w:pStyle w:val="Body"/>
      </w:pPr>
      <w:r>
        <w:t xml:space="preserve">We start by calling </w:t>
      </w:r>
      <w:r w:rsidRPr="006761E4">
        <w:rPr>
          <w:rStyle w:val="Literal"/>
        </w:rPr>
        <w:t>get_intervals</w:t>
      </w:r>
      <w:r>
        <w:t xml:space="preserve">. Then we merge the </w:t>
      </w:r>
      <w:r w:rsidRPr="006761E4">
        <w:rPr>
          <w:rStyle w:val="Literal"/>
        </w:rPr>
        <w:t>messages</w:t>
      </w:r>
      <w:r>
        <w:t xml:space="preserve"> and </w:t>
      </w:r>
      <w:r w:rsidRPr="006761E4">
        <w:rPr>
          <w:rStyle w:val="Literal"/>
        </w:rPr>
        <w:t>intervals</w:t>
      </w:r>
      <w:r>
        <w:t xml:space="preserve"> streams with the </w:t>
      </w:r>
      <w:r w:rsidRPr="006761E4">
        <w:rPr>
          <w:rStyle w:val="Literal"/>
        </w:rPr>
        <w:t>merge</w:t>
      </w:r>
      <w:r>
        <w:t xml:space="preserve"> method, which combines multiple streams into one stream that produces items from any of the source streams as soon as the items are available, without imposing any </w:t>
      </w:r>
      <w:proofErr w:type="gramStart"/>
      <w:r>
        <w:t>particular ordering</w:t>
      </w:r>
      <w:proofErr w:type="gramEnd"/>
      <w:r>
        <w:t xml:space="preserve">. Finally, we loop over that combined stream instead of over </w:t>
      </w:r>
      <w:r w:rsidRPr="006761E4">
        <w:rPr>
          <w:rStyle w:val="Literal"/>
        </w:rPr>
        <w:t>messages</w:t>
      </w:r>
      <w:r>
        <w:t>.</w:t>
      </w:r>
    </w:p>
    <w:p w14:paraId="12B0748A" w14:textId="29EC3CC5" w:rsidR="007B0A94" w:rsidRDefault="007B0A94" w:rsidP="00F73787">
      <w:pPr>
        <w:pStyle w:val="Body"/>
      </w:pPr>
      <w:r>
        <w:t xml:space="preserve">At this point, neither </w:t>
      </w:r>
      <w:r w:rsidRPr="006761E4">
        <w:rPr>
          <w:rStyle w:val="Literal"/>
        </w:rPr>
        <w:t>messages</w:t>
      </w:r>
      <w:r>
        <w:t xml:space="preserve"> nor </w:t>
      </w:r>
      <w:r w:rsidRPr="006761E4">
        <w:rPr>
          <w:rStyle w:val="Literal"/>
        </w:rPr>
        <w:t>intervals</w:t>
      </w:r>
      <w:r>
        <w:t xml:space="preserve"> needs to be pinned or</w:t>
      </w:r>
      <w:r w:rsidR="002608A3">
        <w:t xml:space="preserve"> </w:t>
      </w:r>
      <w:r>
        <w:t xml:space="preserve">mutable, because both will be combined into the single </w:t>
      </w:r>
      <w:r w:rsidRPr="006761E4">
        <w:rPr>
          <w:rStyle w:val="Literal"/>
        </w:rPr>
        <w:t>merged</w:t>
      </w:r>
      <w:r>
        <w:t xml:space="preserve"> stream.</w:t>
      </w:r>
      <w:r w:rsidR="002608A3">
        <w:t xml:space="preserve"> </w:t>
      </w:r>
      <w:r>
        <w:t xml:space="preserve">However, this call to </w:t>
      </w:r>
      <w:r w:rsidRPr="006761E4">
        <w:rPr>
          <w:rStyle w:val="Literal"/>
        </w:rPr>
        <w:t>merge</w:t>
      </w:r>
      <w:r>
        <w:t xml:space="preserve"> </w:t>
      </w:r>
      <w:r w:rsidR="0039476D">
        <w:t>doesn’t</w:t>
      </w:r>
      <w:r>
        <w:t xml:space="preserve"> compile! (Neither does the </w:t>
      </w:r>
      <w:r w:rsidRPr="006761E4">
        <w:rPr>
          <w:rStyle w:val="Literal"/>
        </w:rPr>
        <w:t>next</w:t>
      </w:r>
      <w:r>
        <w:t xml:space="preserve"> call</w:t>
      </w:r>
      <w:r w:rsidR="002608A3">
        <w:t xml:space="preserve"> </w:t>
      </w:r>
      <w:r>
        <w:t>in the</w:t>
      </w:r>
      <w:r w:rsidR="006761E4">
        <w:t xml:space="preserve"> </w:t>
      </w:r>
      <w:r w:rsidRPr="006761E4">
        <w:rPr>
          <w:rStyle w:val="Literal"/>
        </w:rPr>
        <w:t>while let</w:t>
      </w:r>
      <w:r>
        <w:t xml:space="preserve"> loop, but we’ll come back to that.) </w:t>
      </w:r>
      <w:r w:rsidR="00F73787">
        <w:t xml:space="preserve">This is because the </w:t>
      </w:r>
      <w:r>
        <w:t xml:space="preserve">two streams have different types. The </w:t>
      </w:r>
      <w:r w:rsidRPr="006761E4">
        <w:rPr>
          <w:rStyle w:val="Literal"/>
        </w:rPr>
        <w:t>messages</w:t>
      </w:r>
      <w:r>
        <w:t xml:space="preserve"> stream has the </w:t>
      </w:r>
      <w:proofErr w:type="gramStart"/>
      <w:r>
        <w:t>type</w:t>
      </w:r>
      <w:proofErr w:type="gramEnd"/>
      <w:r w:rsidR="002608A3">
        <w:t xml:space="preserve"> </w:t>
      </w:r>
      <w:r w:rsidRPr="006761E4">
        <w:rPr>
          <w:rStyle w:val="Literal"/>
        </w:rPr>
        <w:t>Timeout&lt;impl Stream&lt;Item = String&gt;&gt;</w:t>
      </w:r>
      <w:r>
        <w:t xml:space="preserve">, where </w:t>
      </w:r>
      <w:r w:rsidRPr="006761E4">
        <w:rPr>
          <w:rStyle w:val="Literal"/>
        </w:rPr>
        <w:t>Timeout</w:t>
      </w:r>
      <w:r>
        <w:t xml:space="preserve"> is the type </w:t>
      </w:r>
      <w:r w:rsidR="00F73787">
        <w:t xml:space="preserve">that </w:t>
      </w:r>
      <w:r>
        <w:t xml:space="preserve">implements </w:t>
      </w:r>
      <w:r w:rsidRPr="006761E4">
        <w:rPr>
          <w:rStyle w:val="Literal"/>
        </w:rPr>
        <w:t>Stream</w:t>
      </w:r>
      <w:r>
        <w:t xml:space="preserve"> for a </w:t>
      </w:r>
      <w:r w:rsidRPr="006761E4">
        <w:rPr>
          <w:rStyle w:val="Literal"/>
        </w:rPr>
        <w:t>timeout</w:t>
      </w:r>
      <w:r>
        <w:t xml:space="preserve"> call. </w:t>
      </w:r>
      <w:r w:rsidR="00F73787">
        <w:t>T</w:t>
      </w:r>
      <w:r>
        <w:t xml:space="preserve">he </w:t>
      </w:r>
      <w:r w:rsidRPr="006761E4">
        <w:rPr>
          <w:rStyle w:val="Literal"/>
        </w:rPr>
        <w:t>intervals</w:t>
      </w:r>
      <w:r>
        <w:t xml:space="preserve"> stream has</w:t>
      </w:r>
      <w:r w:rsidR="002608A3">
        <w:t xml:space="preserve"> </w:t>
      </w:r>
      <w:r>
        <w:t xml:space="preserve">the type </w:t>
      </w:r>
      <w:r w:rsidRPr="006761E4">
        <w:rPr>
          <w:rStyle w:val="Literal"/>
        </w:rPr>
        <w:t>impl Stream&lt;Item = u32&gt;</w:t>
      </w:r>
      <w:r>
        <w:t>. To merge these two streams, we need to</w:t>
      </w:r>
      <w:r w:rsidR="002608A3">
        <w:t xml:space="preserve"> </w:t>
      </w:r>
      <w:r>
        <w:t>transform one of them to match the other</w:t>
      </w:r>
      <w:r w:rsidR="00F73787">
        <w:t>.</w:t>
      </w:r>
      <w:r w:rsidR="00F73787" w:rsidRPr="00F73787">
        <w:t xml:space="preserve"> </w:t>
      </w:r>
      <w:r w:rsidR="00F73787">
        <w:t xml:space="preserve">We’ll rework the </w:t>
      </w:r>
      <w:r w:rsidR="00F73787" w:rsidRPr="006761E4">
        <w:rPr>
          <w:rStyle w:val="Literal"/>
        </w:rPr>
        <w:t>intervals</w:t>
      </w:r>
      <w:r w:rsidR="00F73787">
        <w:t xml:space="preserve"> stream, because </w:t>
      </w:r>
      <w:r w:rsidR="00F73787" w:rsidRPr="006761E4">
        <w:rPr>
          <w:rStyle w:val="Literal"/>
        </w:rPr>
        <w:t>messages</w:t>
      </w:r>
      <w:r w:rsidR="00F73787">
        <w:t xml:space="preserve"> </w:t>
      </w:r>
      <w:proofErr w:type="gramStart"/>
      <w:r w:rsidR="00F73787">
        <w:t>is</w:t>
      </w:r>
      <w:proofErr w:type="gramEnd"/>
      <w:r w:rsidR="00F73787">
        <w:t xml:space="preserve"> already in the basic format we want and has to handle timeout errors (see Listing 17-38).</w:t>
      </w:r>
    </w:p>
    <w:p w14:paraId="16737D4B" w14:textId="55DB95E3" w:rsidR="007B0A94" w:rsidRPr="002608A3" w:rsidRDefault="007B0A94" w:rsidP="002608A3">
      <w:pPr>
        <w:pStyle w:val="CodeLabel"/>
      </w:pPr>
      <w:r>
        <w:t>src/main.rs</w:t>
      </w:r>
    </w:p>
    <w:p w14:paraId="679A71B2" w14:textId="77777777" w:rsidR="007B0A94" w:rsidRDefault="007B0A94" w:rsidP="002608A3">
      <w:pPr>
        <w:pStyle w:val="Code"/>
      </w:pPr>
      <w:r>
        <w:t>let messages = get_messages(</w:t>
      </w:r>
      <w:proofErr w:type="gramStart"/>
      <w:r>
        <w:t>).timeout</w:t>
      </w:r>
      <w:proofErr w:type="gramEnd"/>
      <w:r>
        <w:t>(Duration::from_millis(200));</w:t>
      </w:r>
    </w:p>
    <w:p w14:paraId="2B08B67F" w14:textId="77777777" w:rsidR="007B0A94" w:rsidRDefault="007B0A94" w:rsidP="002608A3">
      <w:pPr>
        <w:pStyle w:val="Code"/>
      </w:pPr>
      <w:r>
        <w:t>let intervals = get_</w:t>
      </w:r>
      <w:proofErr w:type="gramStart"/>
      <w:r>
        <w:t>intervals(</w:t>
      </w:r>
      <w:proofErr w:type="gramEnd"/>
      <w:r>
        <w:t>)</w:t>
      </w:r>
    </w:p>
    <w:p w14:paraId="084DF125" w14:textId="77777777" w:rsidR="007B0A94" w:rsidRDefault="007B0A94" w:rsidP="002608A3">
      <w:pPr>
        <w:pStyle w:val="Code"/>
      </w:pPr>
      <w:r>
        <w:t xml:space="preserve">    </w:t>
      </w:r>
      <w:proofErr w:type="gramStart"/>
      <w:r>
        <w:t>.map</w:t>
      </w:r>
      <w:proofErr w:type="gramEnd"/>
      <w:r>
        <w:t>(|count| format!("Interval: {count}"))</w:t>
      </w:r>
    </w:p>
    <w:p w14:paraId="3128C51A" w14:textId="77777777" w:rsidR="007B0A94" w:rsidRDefault="007B0A94" w:rsidP="002608A3">
      <w:pPr>
        <w:pStyle w:val="Code"/>
      </w:pPr>
      <w:r>
        <w:t xml:space="preserve">    </w:t>
      </w:r>
      <w:proofErr w:type="gramStart"/>
      <w:r>
        <w:t>.timeout</w:t>
      </w:r>
      <w:proofErr w:type="gramEnd"/>
      <w:r>
        <w:t>(Duration::</w:t>
      </w:r>
      <w:proofErr w:type="spellStart"/>
      <w:r>
        <w:t>from_secs</w:t>
      </w:r>
      <w:proofErr w:type="spellEnd"/>
      <w:r>
        <w:t>(10));</w:t>
      </w:r>
    </w:p>
    <w:p w14:paraId="041E33D1" w14:textId="77777777" w:rsidR="007B0A94" w:rsidRDefault="007B0A94" w:rsidP="002608A3">
      <w:pPr>
        <w:pStyle w:val="Code"/>
      </w:pPr>
      <w:r>
        <w:t xml:space="preserve">let merged = </w:t>
      </w:r>
      <w:proofErr w:type="spellStart"/>
      <w:proofErr w:type="gramStart"/>
      <w:r>
        <w:t>messages.merge</w:t>
      </w:r>
      <w:proofErr w:type="spellEnd"/>
      <w:proofErr w:type="gramEnd"/>
      <w:r>
        <w:t>(intervals);</w:t>
      </w:r>
    </w:p>
    <w:p w14:paraId="15B68357" w14:textId="77777777" w:rsidR="007B0A94" w:rsidRDefault="007B0A94" w:rsidP="002608A3">
      <w:pPr>
        <w:pStyle w:val="Code"/>
      </w:pPr>
      <w:r>
        <w:t xml:space="preserve">let mut stream = </w:t>
      </w:r>
      <w:proofErr w:type="gramStart"/>
      <w:r>
        <w:t>pin!(</w:t>
      </w:r>
      <w:proofErr w:type="gramEnd"/>
      <w:r>
        <w:t>merged);</w:t>
      </w:r>
    </w:p>
    <w:p w14:paraId="15D94CBE" w14:textId="06752436" w:rsidR="007B0A94" w:rsidRDefault="007B0A94" w:rsidP="007B0A94">
      <w:pPr>
        <w:pStyle w:val="CodeListingCaption"/>
      </w:pPr>
      <w:r>
        <w:t xml:space="preserve">Aligning the type of the </w:t>
      </w:r>
      <w:r w:rsidRPr="002635C0">
        <w:rPr>
          <w:rStyle w:val="Literal"/>
        </w:rPr>
        <w:t>intervals</w:t>
      </w:r>
      <w:r>
        <w:t xml:space="preserve"> stream with the type</w:t>
      </w:r>
      <w:r w:rsidR="002608A3">
        <w:t xml:space="preserve"> </w:t>
      </w:r>
      <w:r>
        <w:t xml:space="preserve">of the </w:t>
      </w:r>
      <w:r w:rsidRPr="002635C0">
        <w:rPr>
          <w:rStyle w:val="Literal"/>
        </w:rPr>
        <w:t>messages</w:t>
      </w:r>
      <w:r>
        <w:t xml:space="preserve"> stream</w:t>
      </w:r>
    </w:p>
    <w:p w14:paraId="4C61C7F9" w14:textId="1C2BF0A6" w:rsidR="007B0A94" w:rsidRDefault="00F73787" w:rsidP="002608A3">
      <w:pPr>
        <w:pStyle w:val="Body"/>
      </w:pPr>
      <w:r>
        <w:t xml:space="preserve">First, we can use the </w:t>
      </w:r>
      <w:r w:rsidRPr="006761E4">
        <w:rPr>
          <w:rStyle w:val="Literal"/>
        </w:rPr>
        <w:t>map</w:t>
      </w:r>
      <w:r>
        <w:t xml:space="preserve"> helper method to transform the </w:t>
      </w:r>
      <w:r w:rsidRPr="006761E4">
        <w:rPr>
          <w:rStyle w:val="Literal"/>
        </w:rPr>
        <w:t>intervals</w:t>
      </w:r>
      <w:r>
        <w:t xml:space="preserve"> into a string. Second, we need to match the </w:t>
      </w:r>
      <w:r w:rsidRPr="006761E4">
        <w:rPr>
          <w:rStyle w:val="Literal"/>
        </w:rPr>
        <w:t>Timeout</w:t>
      </w:r>
      <w:r>
        <w:t xml:space="preserve"> from </w:t>
      </w:r>
      <w:r w:rsidRPr="006761E4">
        <w:rPr>
          <w:rStyle w:val="Literal"/>
        </w:rPr>
        <w:t>messages</w:t>
      </w:r>
      <w:r>
        <w:t xml:space="preserve">. Because we don’t </w:t>
      </w:r>
      <w:proofErr w:type="gramStart"/>
      <w:r>
        <w:t xml:space="preserve">actually </w:t>
      </w:r>
      <w:r w:rsidRPr="006761E4">
        <w:rPr>
          <w:rStyle w:val="Italic"/>
        </w:rPr>
        <w:t>want</w:t>
      </w:r>
      <w:proofErr w:type="gramEnd"/>
      <w:r>
        <w:t xml:space="preserve"> a timeout for </w:t>
      </w:r>
      <w:r w:rsidRPr="006761E4">
        <w:rPr>
          <w:rStyle w:val="Literal"/>
        </w:rPr>
        <w:t>intervals</w:t>
      </w:r>
      <w:r>
        <w:t xml:space="preserve">, though, we can just create a timeout that’s longer than the other durations we’re using. Here, we create a 10-second timeout with </w:t>
      </w:r>
      <w:proofErr w:type="gramStart"/>
      <w:r w:rsidRPr="006761E4">
        <w:rPr>
          <w:rStyle w:val="Literal"/>
        </w:rPr>
        <w:t>Duration::</w:t>
      </w:r>
      <w:proofErr w:type="spellStart"/>
      <w:proofErr w:type="gramEnd"/>
      <w:r w:rsidRPr="006761E4">
        <w:rPr>
          <w:rStyle w:val="Literal"/>
        </w:rPr>
        <w:t>from_secs</w:t>
      </w:r>
      <w:proofErr w:type="spellEnd"/>
      <w:r w:rsidRPr="006761E4">
        <w:rPr>
          <w:rStyle w:val="Literal"/>
        </w:rPr>
        <w:t>(10)</w:t>
      </w:r>
      <w:r>
        <w:t xml:space="preserve">. Finally, we need to make </w:t>
      </w:r>
      <w:r w:rsidRPr="006761E4">
        <w:rPr>
          <w:rStyle w:val="Literal"/>
        </w:rPr>
        <w:t>stream</w:t>
      </w:r>
      <w:r>
        <w:t xml:space="preserve"> mutable so that the </w:t>
      </w:r>
      <w:r w:rsidRPr="006761E4">
        <w:rPr>
          <w:rStyle w:val="Literal"/>
        </w:rPr>
        <w:t>while let</w:t>
      </w:r>
      <w:r>
        <w:t xml:space="preserve"> loop’s </w:t>
      </w:r>
      <w:r w:rsidRPr="006761E4">
        <w:rPr>
          <w:rStyle w:val="Literal"/>
        </w:rPr>
        <w:t>next</w:t>
      </w:r>
      <w:r>
        <w:t xml:space="preserve"> calls can iterate through the </w:t>
      </w:r>
      <w:proofErr w:type="gramStart"/>
      <w:r>
        <w:t>stream, and</w:t>
      </w:r>
      <w:proofErr w:type="gramEnd"/>
      <w:r>
        <w:t xml:space="preserve"> pin it so that it’s safe to do so. </w:t>
      </w:r>
      <w:r w:rsidR="007B0A94">
        <w:t xml:space="preserve">That gets us </w:t>
      </w:r>
      <w:r w:rsidR="007B0A94" w:rsidRPr="002635C0">
        <w:rPr>
          <w:rStyle w:val="Italic"/>
        </w:rPr>
        <w:t>almost</w:t>
      </w:r>
      <w:r w:rsidR="007B0A94">
        <w:t xml:space="preserve"> to where we need to be. Everything </w:t>
      </w:r>
      <w:proofErr w:type="gramStart"/>
      <w:r w:rsidR="007B0A94">
        <w:t>type</w:t>
      </w:r>
      <w:proofErr w:type="gramEnd"/>
      <w:r w:rsidR="007B0A94">
        <w:t xml:space="preserve"> checks. If you run</w:t>
      </w:r>
      <w:r w:rsidR="002608A3">
        <w:t xml:space="preserve"> </w:t>
      </w:r>
      <w:r w:rsidR="007B0A94">
        <w:t>this, though, there will be two problems. First, it will never stop! You’ll</w:t>
      </w:r>
      <w:r w:rsidR="002608A3">
        <w:t xml:space="preserve"> </w:t>
      </w:r>
      <w:r w:rsidR="007B0A94">
        <w:t xml:space="preserve">need to stop it with </w:t>
      </w:r>
      <w:r w:rsidR="007B0A94" w:rsidRPr="002635C0">
        <w:rPr>
          <w:rStyle w:val="Literal"/>
        </w:rPr>
        <w:t>&lt;span class="keystroke"&gt;ctrl-c&lt;/span&gt;</w:t>
      </w:r>
      <w:r w:rsidR="007B0A94">
        <w:t>. Second, the</w:t>
      </w:r>
      <w:r w:rsidR="002608A3">
        <w:t xml:space="preserve"> </w:t>
      </w:r>
      <w:r w:rsidR="007B0A94">
        <w:t xml:space="preserve">messages from the English alphabet will be buried </w:t>
      </w:r>
      <w:proofErr w:type="gramStart"/>
      <w:r w:rsidR="007B0A94">
        <w:t>in the midst of</w:t>
      </w:r>
      <w:proofErr w:type="gramEnd"/>
      <w:r w:rsidR="007B0A94">
        <w:t xml:space="preserve"> all the</w:t>
      </w:r>
      <w:r w:rsidR="002608A3">
        <w:t xml:space="preserve"> </w:t>
      </w:r>
      <w:r w:rsidR="007B0A94">
        <w:t>interval counter messages:</w:t>
      </w:r>
    </w:p>
    <w:p w14:paraId="5E418913" w14:textId="77777777" w:rsidR="007B0A94" w:rsidRPr="002608A3" w:rsidRDefault="007B0A94" w:rsidP="002608A3">
      <w:pPr>
        <w:pStyle w:val="Code"/>
        <w:rPr>
          <w:rStyle w:val="LiteralItalic"/>
        </w:rPr>
      </w:pPr>
      <w:r w:rsidRPr="002608A3">
        <w:rPr>
          <w:rStyle w:val="LiteralItalic"/>
        </w:rPr>
        <w:t>--snip--</w:t>
      </w:r>
    </w:p>
    <w:p w14:paraId="13349424" w14:textId="77777777" w:rsidR="007B0A94" w:rsidRDefault="007B0A94" w:rsidP="002608A3">
      <w:pPr>
        <w:pStyle w:val="Code"/>
      </w:pPr>
      <w:r>
        <w:t>Interval: 38</w:t>
      </w:r>
    </w:p>
    <w:p w14:paraId="6323F4AE" w14:textId="77777777" w:rsidR="007B0A94" w:rsidRDefault="007B0A94" w:rsidP="002608A3">
      <w:pPr>
        <w:pStyle w:val="Code"/>
      </w:pPr>
      <w:r>
        <w:lastRenderedPageBreak/>
        <w:t>Interval: 39</w:t>
      </w:r>
    </w:p>
    <w:p w14:paraId="756E9B9D" w14:textId="77777777" w:rsidR="007B0A94" w:rsidRDefault="007B0A94" w:rsidP="002608A3">
      <w:pPr>
        <w:pStyle w:val="Code"/>
      </w:pPr>
      <w:r>
        <w:t>Interval: 40</w:t>
      </w:r>
    </w:p>
    <w:p w14:paraId="2F54BF29" w14:textId="77777777" w:rsidR="007B0A94" w:rsidRDefault="007B0A94" w:rsidP="002608A3">
      <w:pPr>
        <w:pStyle w:val="Code"/>
      </w:pPr>
      <w:r>
        <w:t>Message: 'a'</w:t>
      </w:r>
    </w:p>
    <w:p w14:paraId="61365BBD" w14:textId="77777777" w:rsidR="007B0A94" w:rsidRDefault="007B0A94" w:rsidP="002608A3">
      <w:pPr>
        <w:pStyle w:val="Code"/>
      </w:pPr>
      <w:r>
        <w:t>Interval: 41</w:t>
      </w:r>
    </w:p>
    <w:p w14:paraId="7D6A4550" w14:textId="77777777" w:rsidR="007B0A94" w:rsidRDefault="007B0A94" w:rsidP="002608A3">
      <w:pPr>
        <w:pStyle w:val="Code"/>
      </w:pPr>
      <w:r>
        <w:t>Interval: 42</w:t>
      </w:r>
    </w:p>
    <w:p w14:paraId="70F1FE3A" w14:textId="77777777" w:rsidR="007B0A94" w:rsidRDefault="007B0A94" w:rsidP="002608A3">
      <w:pPr>
        <w:pStyle w:val="Code"/>
      </w:pPr>
      <w:r>
        <w:t>Interval: 43</w:t>
      </w:r>
    </w:p>
    <w:p w14:paraId="0EB2F421" w14:textId="77777777" w:rsidR="007B0A94" w:rsidRPr="002608A3" w:rsidRDefault="007B0A94" w:rsidP="002608A3">
      <w:pPr>
        <w:pStyle w:val="Code"/>
        <w:rPr>
          <w:rStyle w:val="LiteralItalic"/>
        </w:rPr>
      </w:pPr>
      <w:r w:rsidRPr="002608A3">
        <w:rPr>
          <w:rStyle w:val="LiteralItalic"/>
        </w:rPr>
        <w:t>--snip--</w:t>
      </w:r>
    </w:p>
    <w:p w14:paraId="4496E14C" w14:textId="37A99964" w:rsidR="007B0A94" w:rsidRDefault="007B0A94" w:rsidP="00F73787">
      <w:pPr>
        <w:pStyle w:val="Body"/>
      </w:pPr>
      <w:r>
        <w:t xml:space="preserve">Listing 17-39 shows one way to solve these last two problems. </w:t>
      </w:r>
    </w:p>
    <w:p w14:paraId="6B4E0158" w14:textId="01F02BA3" w:rsidR="007B0A94" w:rsidRDefault="007B0A94" w:rsidP="002608A3">
      <w:pPr>
        <w:pStyle w:val="CodeLabel"/>
      </w:pPr>
      <w:r>
        <w:t>src/main.rs</w:t>
      </w:r>
    </w:p>
    <w:p w14:paraId="2A966A8E" w14:textId="77777777" w:rsidR="007B0A94" w:rsidRDefault="007B0A94" w:rsidP="002608A3">
      <w:pPr>
        <w:pStyle w:val="Code"/>
      </w:pPr>
      <w:r>
        <w:t>let messages = get_messages(</w:t>
      </w:r>
      <w:proofErr w:type="gramStart"/>
      <w:r>
        <w:t>).timeout</w:t>
      </w:r>
      <w:proofErr w:type="gramEnd"/>
      <w:r>
        <w:t>(Duration::from_millis(200));</w:t>
      </w:r>
    </w:p>
    <w:p w14:paraId="67829E7A" w14:textId="77777777" w:rsidR="007B0A94" w:rsidRDefault="007B0A94" w:rsidP="002608A3">
      <w:pPr>
        <w:pStyle w:val="Code"/>
      </w:pPr>
      <w:r>
        <w:t>let intervals = get_</w:t>
      </w:r>
      <w:proofErr w:type="gramStart"/>
      <w:r>
        <w:t>intervals(</w:t>
      </w:r>
      <w:proofErr w:type="gramEnd"/>
      <w:r>
        <w:t>)</w:t>
      </w:r>
    </w:p>
    <w:p w14:paraId="1906A6CF" w14:textId="77777777" w:rsidR="007B0A94" w:rsidRDefault="007B0A94" w:rsidP="002608A3">
      <w:pPr>
        <w:pStyle w:val="Code"/>
      </w:pPr>
      <w:r>
        <w:t xml:space="preserve">    </w:t>
      </w:r>
      <w:proofErr w:type="gramStart"/>
      <w:r>
        <w:t>.map</w:t>
      </w:r>
      <w:proofErr w:type="gramEnd"/>
      <w:r>
        <w:t>(|count| format!("Interval: {count}"))</w:t>
      </w:r>
    </w:p>
    <w:p w14:paraId="2F3A09AC" w14:textId="77777777" w:rsidR="007B0A94" w:rsidRDefault="007B0A94" w:rsidP="002608A3">
      <w:pPr>
        <w:pStyle w:val="Code"/>
      </w:pPr>
      <w:r>
        <w:t xml:space="preserve">    </w:t>
      </w:r>
      <w:proofErr w:type="gramStart"/>
      <w:r>
        <w:t>.throttle</w:t>
      </w:r>
      <w:proofErr w:type="gramEnd"/>
      <w:r>
        <w:t>(Duration::from_millis(100))</w:t>
      </w:r>
    </w:p>
    <w:p w14:paraId="6091E758" w14:textId="77777777" w:rsidR="007B0A94" w:rsidRDefault="007B0A94" w:rsidP="002608A3">
      <w:pPr>
        <w:pStyle w:val="Code"/>
      </w:pPr>
      <w:r>
        <w:t xml:space="preserve">    </w:t>
      </w:r>
      <w:proofErr w:type="gramStart"/>
      <w:r>
        <w:t>.timeout</w:t>
      </w:r>
      <w:proofErr w:type="gramEnd"/>
      <w:r>
        <w:t>(Duration::</w:t>
      </w:r>
      <w:proofErr w:type="spellStart"/>
      <w:r>
        <w:t>from_secs</w:t>
      </w:r>
      <w:proofErr w:type="spellEnd"/>
      <w:r>
        <w:t>(10));</w:t>
      </w:r>
    </w:p>
    <w:p w14:paraId="58650F55" w14:textId="77777777" w:rsidR="007B0A94" w:rsidRDefault="007B0A94" w:rsidP="002608A3">
      <w:pPr>
        <w:pStyle w:val="Code"/>
      </w:pPr>
      <w:r>
        <w:t xml:space="preserve">let merged = </w:t>
      </w:r>
      <w:proofErr w:type="spellStart"/>
      <w:proofErr w:type="gramStart"/>
      <w:r>
        <w:t>messages.merge</w:t>
      </w:r>
      <w:proofErr w:type="spellEnd"/>
      <w:proofErr w:type="gramEnd"/>
      <w:r>
        <w:t>(intervals).take(20);</w:t>
      </w:r>
    </w:p>
    <w:p w14:paraId="380A0D17" w14:textId="77777777" w:rsidR="007B0A94" w:rsidRDefault="007B0A94" w:rsidP="002608A3">
      <w:pPr>
        <w:pStyle w:val="Code"/>
      </w:pPr>
      <w:r>
        <w:t xml:space="preserve">let mut stream = </w:t>
      </w:r>
      <w:proofErr w:type="gramStart"/>
      <w:r>
        <w:t>pin!(</w:t>
      </w:r>
      <w:proofErr w:type="gramEnd"/>
      <w:r>
        <w:t>merged);</w:t>
      </w:r>
    </w:p>
    <w:p w14:paraId="74A503B1" w14:textId="77777777" w:rsidR="007B0A94" w:rsidRDefault="007B0A94" w:rsidP="007B0A94">
      <w:pPr>
        <w:pStyle w:val="CodeListingCaption"/>
      </w:pPr>
      <w:r>
        <w:t xml:space="preserve">Using </w:t>
      </w:r>
      <w:r w:rsidRPr="002635C0">
        <w:rPr>
          <w:rStyle w:val="Literal"/>
        </w:rPr>
        <w:t>throttle</w:t>
      </w:r>
      <w:r>
        <w:t xml:space="preserve"> and </w:t>
      </w:r>
      <w:r w:rsidRPr="002635C0">
        <w:rPr>
          <w:rStyle w:val="Literal"/>
        </w:rPr>
        <w:t>take</w:t>
      </w:r>
      <w:r>
        <w:t xml:space="preserve"> to manage the merged streams</w:t>
      </w:r>
    </w:p>
    <w:p w14:paraId="69F883D9" w14:textId="2DE60ABE" w:rsidR="00F73787" w:rsidRDefault="00F73787" w:rsidP="00ED748E">
      <w:pPr>
        <w:pStyle w:val="Body"/>
      </w:pPr>
      <w:r>
        <w:t xml:space="preserve">First, we use the </w:t>
      </w:r>
      <w:r w:rsidRPr="002635C0">
        <w:rPr>
          <w:rStyle w:val="Literal"/>
        </w:rPr>
        <w:t>throttle</w:t>
      </w:r>
      <w:r>
        <w:t xml:space="preserve"> method on the </w:t>
      </w:r>
      <w:r w:rsidRPr="002635C0">
        <w:rPr>
          <w:rStyle w:val="Literal"/>
        </w:rPr>
        <w:t>intervals</w:t>
      </w:r>
      <w:r>
        <w:t xml:space="preserve"> stream so that it doesn’t overwhelm the </w:t>
      </w:r>
      <w:r w:rsidRPr="002635C0">
        <w:rPr>
          <w:rStyle w:val="Literal"/>
        </w:rPr>
        <w:t>messages</w:t>
      </w:r>
      <w:r>
        <w:t xml:space="preserve"> stream. </w:t>
      </w:r>
      <w:r w:rsidRPr="00ED748E">
        <w:rPr>
          <w:rStyle w:val="Italic"/>
        </w:rPr>
        <w:t>Throttling</w:t>
      </w:r>
      <w:r>
        <w:t xml:space="preserve"> is a way of limiting the rate at which a function will be called—or, in this case, how often the stream will be polled. Once every </w:t>
      </w:r>
      <w:r w:rsidR="006F6D9A">
        <w:t>100</w:t>
      </w:r>
      <w:r>
        <w:t xml:space="preserve"> milliseconds should do, because </w:t>
      </w:r>
      <w:r w:rsidR="006F6D9A">
        <w:t>that’s</w:t>
      </w:r>
      <w:r>
        <w:t xml:space="preserve"> </w:t>
      </w:r>
      <w:r w:rsidR="006F6D9A">
        <w:t>roughly</w:t>
      </w:r>
      <w:r>
        <w:t xml:space="preserve"> how often our messages arrive.</w:t>
      </w:r>
    </w:p>
    <w:p w14:paraId="695F0ADF" w14:textId="1B71A837" w:rsidR="00F73787" w:rsidRDefault="00F73787" w:rsidP="00F73787">
      <w:pPr>
        <w:pStyle w:val="Body"/>
      </w:pPr>
      <w:r>
        <w:t xml:space="preserve">To limit the number of items we will accept from a stream, we </w:t>
      </w:r>
      <w:r w:rsidR="006F6D9A">
        <w:t>apply</w:t>
      </w:r>
      <w:r>
        <w:t xml:space="preserve"> the </w:t>
      </w:r>
      <w:r w:rsidRPr="002635C0">
        <w:rPr>
          <w:rStyle w:val="Literal"/>
        </w:rPr>
        <w:t>take</w:t>
      </w:r>
      <w:r>
        <w:t xml:space="preserve"> method to the </w:t>
      </w:r>
      <w:r w:rsidRPr="0048656F">
        <w:rPr>
          <w:rStyle w:val="Literal"/>
        </w:rPr>
        <w:t>merged</w:t>
      </w:r>
      <w:r>
        <w:t xml:space="preserve"> stream, because we want to limit the final output, not just one stream or the other.</w:t>
      </w:r>
    </w:p>
    <w:p w14:paraId="798BA36B" w14:textId="057905A5" w:rsidR="007B0A94" w:rsidRDefault="007B0A94" w:rsidP="00ED748E">
      <w:pPr>
        <w:pStyle w:val="Body"/>
      </w:pPr>
      <w:r>
        <w:t xml:space="preserve">Now when we run the program, it stops after pulling </w:t>
      </w:r>
      <w:r w:rsidR="006F6D9A">
        <w:t xml:space="preserve">20 </w:t>
      </w:r>
      <w:r>
        <w:t>items from the</w:t>
      </w:r>
      <w:r w:rsidR="002608A3">
        <w:t xml:space="preserve"> </w:t>
      </w:r>
      <w:r>
        <w:t>stream, and the intervals don’t overwhelm the messages. We also don’t get</w:t>
      </w:r>
      <w:r w:rsidR="002608A3">
        <w:t xml:space="preserve"> </w:t>
      </w:r>
      <w:r w:rsidRPr="002635C0">
        <w:rPr>
          <w:rStyle w:val="Literal"/>
        </w:rPr>
        <w:t>Interval: 100</w:t>
      </w:r>
      <w:r>
        <w:t xml:space="preserve"> or </w:t>
      </w:r>
      <w:r w:rsidRPr="002635C0">
        <w:rPr>
          <w:rStyle w:val="Literal"/>
        </w:rPr>
        <w:t>Interval: 200</w:t>
      </w:r>
      <w:r>
        <w:t xml:space="preserve"> or so on, but instead get </w:t>
      </w:r>
      <w:r w:rsidRPr="002635C0">
        <w:rPr>
          <w:rStyle w:val="Literal"/>
        </w:rPr>
        <w:t>Interval: 1</w:t>
      </w:r>
      <w:r>
        <w:t>,</w:t>
      </w:r>
      <w:r w:rsidR="002608A3">
        <w:t xml:space="preserve"> </w:t>
      </w:r>
      <w:r w:rsidRPr="002635C0">
        <w:rPr>
          <w:rStyle w:val="Literal"/>
        </w:rPr>
        <w:t>Interval: 2</w:t>
      </w:r>
      <w:r>
        <w:t xml:space="preserve">, and so on—even though we have a source stream </w:t>
      </w:r>
      <w:r w:rsidR="006F6D9A">
        <w:t xml:space="preserve">that </w:t>
      </w:r>
      <w:r w:rsidRPr="002635C0">
        <w:rPr>
          <w:rStyle w:val="Italic"/>
        </w:rPr>
        <w:t>can</w:t>
      </w:r>
      <w:r w:rsidR="002608A3">
        <w:t xml:space="preserve"> </w:t>
      </w:r>
      <w:r>
        <w:t xml:space="preserve">produce an event every millisecond. That’s because the </w:t>
      </w:r>
      <w:r w:rsidRPr="002635C0">
        <w:rPr>
          <w:rStyle w:val="Literal"/>
        </w:rPr>
        <w:t>throttle</w:t>
      </w:r>
      <w:r>
        <w:t xml:space="preserve"> call</w:t>
      </w:r>
      <w:r w:rsidR="002608A3">
        <w:t xml:space="preserve"> </w:t>
      </w:r>
      <w:r>
        <w:t>produces a new stream</w:t>
      </w:r>
      <w:del w:id="320" w:author="Chris Krycho" w:date="2025-01-16T07:17:00Z" w16du:dateUtc="2025-01-16T14:17:00Z">
        <w:r w:rsidDel="0048656F">
          <w:delText xml:space="preserve">, </w:delText>
        </w:r>
      </w:del>
      <w:ins w:id="321" w:author="Chris Krycho" w:date="2025-01-16T07:17:00Z" w16du:dateUtc="2025-01-16T14:17:00Z">
        <w:r w:rsidR="0048656F">
          <w:t xml:space="preserve"> that </w:t>
        </w:r>
      </w:ins>
      <w:del w:id="322" w:author="Chris Krycho" w:date="2025-01-16T07:17:00Z" w16du:dateUtc="2025-01-16T14:17:00Z">
        <w:r w:rsidDel="0048656F">
          <w:delText xml:space="preserve">wrapping </w:delText>
        </w:r>
      </w:del>
      <w:ins w:id="323" w:author="Chris Krycho" w:date="2025-01-16T07:17:00Z" w16du:dateUtc="2025-01-16T14:17:00Z">
        <w:r w:rsidR="0048656F">
          <w:t xml:space="preserve">wraps </w:t>
        </w:r>
      </w:ins>
      <w:r>
        <w:t>the original stream so that the original</w:t>
      </w:r>
      <w:r w:rsidR="002608A3">
        <w:t xml:space="preserve"> </w:t>
      </w:r>
      <w:r>
        <w:t xml:space="preserve">stream gets polled </w:t>
      </w:r>
      <w:r w:rsidR="006F6D9A">
        <w:t xml:space="preserve">only </w:t>
      </w:r>
      <w:r>
        <w:t>at the throttle rate, not its own “native” rate. We</w:t>
      </w:r>
      <w:r w:rsidR="002608A3">
        <w:t xml:space="preserve"> </w:t>
      </w:r>
      <w:r>
        <w:t>don’t have a bunch of unhandled interval messages we’re choosing to</w:t>
      </w:r>
      <w:r w:rsidR="002608A3">
        <w:t xml:space="preserve"> </w:t>
      </w:r>
      <w:r>
        <w:t>ignore. Instead, we never produce those interval messages in the first place!</w:t>
      </w:r>
      <w:r w:rsidR="002608A3">
        <w:t xml:space="preserve"> </w:t>
      </w:r>
      <w:r>
        <w:t>This is the inherent “laziness” of Rust’s futures at work again, allowing us to</w:t>
      </w:r>
      <w:r w:rsidR="002608A3">
        <w:t xml:space="preserve"> </w:t>
      </w:r>
      <w:r>
        <w:t>choose our performance characteristics.</w:t>
      </w:r>
    </w:p>
    <w:p w14:paraId="7D094551" w14:textId="77777777" w:rsidR="007B0A94" w:rsidRDefault="007B0A94" w:rsidP="002608A3">
      <w:pPr>
        <w:pStyle w:val="Code"/>
      </w:pPr>
      <w:r>
        <w:t>Interval: 1</w:t>
      </w:r>
    </w:p>
    <w:p w14:paraId="67B52198" w14:textId="77777777" w:rsidR="007B0A94" w:rsidRDefault="007B0A94" w:rsidP="002608A3">
      <w:pPr>
        <w:pStyle w:val="Code"/>
      </w:pPr>
      <w:r>
        <w:t>Message: 'a'</w:t>
      </w:r>
    </w:p>
    <w:p w14:paraId="2AD6B716" w14:textId="77777777" w:rsidR="007B0A94" w:rsidRDefault="007B0A94" w:rsidP="002608A3">
      <w:pPr>
        <w:pStyle w:val="Code"/>
      </w:pPr>
      <w:r>
        <w:t>Interval: 2</w:t>
      </w:r>
    </w:p>
    <w:p w14:paraId="0A3A8BEE" w14:textId="77777777" w:rsidR="007B0A94" w:rsidRDefault="007B0A94" w:rsidP="002608A3">
      <w:pPr>
        <w:pStyle w:val="Code"/>
      </w:pPr>
      <w:r>
        <w:t>Interval: 3</w:t>
      </w:r>
    </w:p>
    <w:p w14:paraId="0316E123" w14:textId="77777777" w:rsidR="007B0A94" w:rsidRDefault="007B0A94" w:rsidP="002608A3">
      <w:pPr>
        <w:pStyle w:val="Code"/>
      </w:pPr>
      <w:r>
        <w:t xml:space="preserve">Problem: </w:t>
      </w:r>
      <w:proofErr w:type="gramStart"/>
      <w:r>
        <w:t>Elapsed(</w:t>
      </w:r>
      <w:proofErr w:type="gramEnd"/>
      <w:r>
        <w:t>())</w:t>
      </w:r>
    </w:p>
    <w:p w14:paraId="1FC7AD9F" w14:textId="77777777" w:rsidR="007B0A94" w:rsidRDefault="007B0A94" w:rsidP="002608A3">
      <w:pPr>
        <w:pStyle w:val="Code"/>
      </w:pPr>
      <w:r>
        <w:t>Interval: 4</w:t>
      </w:r>
    </w:p>
    <w:p w14:paraId="4A5C5F31" w14:textId="77777777" w:rsidR="007B0A94" w:rsidRDefault="007B0A94" w:rsidP="002608A3">
      <w:pPr>
        <w:pStyle w:val="Code"/>
      </w:pPr>
      <w:r>
        <w:t>Message: 'b'</w:t>
      </w:r>
    </w:p>
    <w:p w14:paraId="54BCAEA5" w14:textId="77777777" w:rsidR="007B0A94" w:rsidRDefault="007B0A94" w:rsidP="002608A3">
      <w:pPr>
        <w:pStyle w:val="Code"/>
      </w:pPr>
      <w:r>
        <w:t>Interval: 5</w:t>
      </w:r>
    </w:p>
    <w:p w14:paraId="6584D398" w14:textId="77777777" w:rsidR="007B0A94" w:rsidRDefault="007B0A94" w:rsidP="002608A3">
      <w:pPr>
        <w:pStyle w:val="Code"/>
      </w:pPr>
      <w:r>
        <w:t>Message: 'c'</w:t>
      </w:r>
    </w:p>
    <w:p w14:paraId="33B65E63" w14:textId="77777777" w:rsidR="007B0A94" w:rsidRDefault="007B0A94" w:rsidP="002608A3">
      <w:pPr>
        <w:pStyle w:val="Code"/>
      </w:pPr>
      <w:r>
        <w:t>Interval: 6</w:t>
      </w:r>
    </w:p>
    <w:p w14:paraId="764FD294" w14:textId="77777777" w:rsidR="007B0A94" w:rsidRDefault="007B0A94" w:rsidP="002608A3">
      <w:pPr>
        <w:pStyle w:val="Code"/>
      </w:pPr>
      <w:r>
        <w:t>Interval: 7</w:t>
      </w:r>
    </w:p>
    <w:p w14:paraId="6F4E7711" w14:textId="77777777" w:rsidR="007B0A94" w:rsidRDefault="007B0A94" w:rsidP="002608A3">
      <w:pPr>
        <w:pStyle w:val="Code"/>
      </w:pPr>
      <w:r>
        <w:t xml:space="preserve">Problem: </w:t>
      </w:r>
      <w:proofErr w:type="gramStart"/>
      <w:r>
        <w:t>Elapsed(</w:t>
      </w:r>
      <w:proofErr w:type="gramEnd"/>
      <w:r>
        <w:t>())</w:t>
      </w:r>
    </w:p>
    <w:p w14:paraId="303AB865" w14:textId="77777777" w:rsidR="007B0A94" w:rsidRDefault="007B0A94" w:rsidP="002608A3">
      <w:pPr>
        <w:pStyle w:val="Code"/>
      </w:pPr>
      <w:r>
        <w:t>Interval: 8</w:t>
      </w:r>
    </w:p>
    <w:p w14:paraId="57C0BFD9" w14:textId="77777777" w:rsidR="007B0A94" w:rsidRDefault="007B0A94" w:rsidP="002608A3">
      <w:pPr>
        <w:pStyle w:val="Code"/>
      </w:pPr>
      <w:r>
        <w:t>Message: 'd'</w:t>
      </w:r>
    </w:p>
    <w:p w14:paraId="188CDAC6" w14:textId="77777777" w:rsidR="007B0A94" w:rsidRDefault="007B0A94" w:rsidP="002608A3">
      <w:pPr>
        <w:pStyle w:val="Code"/>
      </w:pPr>
      <w:r>
        <w:t>Interval: 9</w:t>
      </w:r>
    </w:p>
    <w:p w14:paraId="6EB1A9D4" w14:textId="77777777" w:rsidR="007B0A94" w:rsidRDefault="007B0A94" w:rsidP="002608A3">
      <w:pPr>
        <w:pStyle w:val="Code"/>
      </w:pPr>
      <w:r>
        <w:t>Message: 'e'</w:t>
      </w:r>
    </w:p>
    <w:p w14:paraId="30CD2A4B" w14:textId="77777777" w:rsidR="007B0A94" w:rsidRDefault="007B0A94" w:rsidP="002608A3">
      <w:pPr>
        <w:pStyle w:val="Code"/>
      </w:pPr>
      <w:r>
        <w:t>Interval: 10</w:t>
      </w:r>
    </w:p>
    <w:p w14:paraId="49DC57E3" w14:textId="77777777" w:rsidR="007B0A94" w:rsidRDefault="007B0A94" w:rsidP="002608A3">
      <w:pPr>
        <w:pStyle w:val="Code"/>
      </w:pPr>
      <w:r>
        <w:t>Interval: 11</w:t>
      </w:r>
    </w:p>
    <w:p w14:paraId="252474BC" w14:textId="77777777" w:rsidR="007B0A94" w:rsidRDefault="007B0A94" w:rsidP="002608A3">
      <w:pPr>
        <w:pStyle w:val="Code"/>
      </w:pPr>
      <w:r>
        <w:t xml:space="preserve">Problem: </w:t>
      </w:r>
      <w:proofErr w:type="gramStart"/>
      <w:r>
        <w:t>Elapsed(</w:t>
      </w:r>
      <w:proofErr w:type="gramEnd"/>
      <w:r>
        <w:t>())</w:t>
      </w:r>
    </w:p>
    <w:p w14:paraId="029F1EE7" w14:textId="77777777" w:rsidR="007B0A94" w:rsidRDefault="007B0A94" w:rsidP="002608A3">
      <w:pPr>
        <w:pStyle w:val="Code"/>
      </w:pPr>
      <w:r>
        <w:t>Interval: 12</w:t>
      </w:r>
    </w:p>
    <w:p w14:paraId="2D7125C9" w14:textId="59ADC002" w:rsidR="007B0A94" w:rsidRDefault="007B0A94" w:rsidP="002608A3">
      <w:pPr>
        <w:pStyle w:val="Body"/>
      </w:pPr>
      <w:r>
        <w:lastRenderedPageBreak/>
        <w:t xml:space="preserve">There’s one last thing we need to handle: errors! With </w:t>
      </w:r>
      <w:proofErr w:type="gramStart"/>
      <w:r>
        <w:t>both of these</w:t>
      </w:r>
      <w:proofErr w:type="gramEnd"/>
      <w:r w:rsidR="002608A3">
        <w:t xml:space="preserve"> </w:t>
      </w:r>
      <w:r>
        <w:t xml:space="preserve">channel-based streams, the </w:t>
      </w:r>
      <w:r w:rsidRPr="002635C0">
        <w:rPr>
          <w:rStyle w:val="Literal"/>
        </w:rPr>
        <w:t>send</w:t>
      </w:r>
      <w:r>
        <w:t xml:space="preserve"> calls could fail when the other side of the</w:t>
      </w:r>
      <w:r w:rsidR="002608A3">
        <w:t xml:space="preserve"> </w:t>
      </w:r>
      <w:r>
        <w:t>channel closes—and that’s just a matter of how the runtime executes the futures</w:t>
      </w:r>
      <w:r w:rsidR="002608A3">
        <w:t xml:space="preserve"> </w:t>
      </w:r>
      <w:r w:rsidR="006F6D9A">
        <w:t xml:space="preserve">that </w:t>
      </w:r>
      <w:r>
        <w:t>make up the stream. Up until now</w:t>
      </w:r>
      <w:r w:rsidR="006F6D9A">
        <w:t>, we’ve</w:t>
      </w:r>
      <w:r>
        <w:t xml:space="preserve"> ignored this </w:t>
      </w:r>
      <w:r w:rsidR="006F6D9A">
        <w:t xml:space="preserve">possibility </w:t>
      </w:r>
      <w:r>
        <w:t xml:space="preserve">by calling </w:t>
      </w:r>
      <w:r w:rsidRPr="002635C0">
        <w:rPr>
          <w:rStyle w:val="Literal"/>
        </w:rPr>
        <w:t>unwrap</w:t>
      </w:r>
      <w:r>
        <w:t>,</w:t>
      </w:r>
      <w:r w:rsidR="002608A3">
        <w:t xml:space="preserve"> </w:t>
      </w:r>
      <w:r>
        <w:t>but in a well-behaved app, we should explicitly handle the error, at minimum by</w:t>
      </w:r>
      <w:r w:rsidR="002608A3">
        <w:t xml:space="preserve"> </w:t>
      </w:r>
      <w:r>
        <w:t>ending the loop so we don’t try to send any more messages</w:t>
      </w:r>
      <w:r w:rsidR="006F6D9A">
        <w:t xml:space="preserve">.  </w:t>
      </w:r>
      <w:r>
        <w:t>Listing 17-40 shows</w:t>
      </w:r>
      <w:r w:rsidR="002608A3">
        <w:t xml:space="preserve"> </w:t>
      </w:r>
      <w:r>
        <w:t xml:space="preserve">a simple error strategy: print the issue and then </w:t>
      </w:r>
      <w:r w:rsidRPr="002635C0">
        <w:rPr>
          <w:rStyle w:val="Literal"/>
        </w:rPr>
        <w:t>break</w:t>
      </w:r>
      <w:r>
        <w:t xml:space="preserve"> from the loops. </w:t>
      </w:r>
    </w:p>
    <w:p w14:paraId="68C36DC1" w14:textId="77777777" w:rsidR="007B0A94" w:rsidRDefault="007B0A94" w:rsidP="002635C0">
      <w:pPr>
        <w:pStyle w:val="CodeWide"/>
      </w:pPr>
      <w:r>
        <w:t>fn get_</w:t>
      </w:r>
      <w:proofErr w:type="gramStart"/>
      <w:r>
        <w:t>messages(</w:t>
      </w:r>
      <w:proofErr w:type="gramEnd"/>
      <w:r>
        <w:t>) -&gt; impl Stream&lt;Item = String&gt; {</w:t>
      </w:r>
    </w:p>
    <w:p w14:paraId="2C567EE0" w14:textId="77777777" w:rsidR="007B0A94" w:rsidRDefault="007B0A94" w:rsidP="002635C0">
      <w:pPr>
        <w:pStyle w:val="CodeWide"/>
      </w:pPr>
      <w:r>
        <w:t xml:space="preserve">    let (tx, rx) = </w:t>
      </w:r>
      <w:proofErr w:type="gramStart"/>
      <w:r>
        <w:t>trpl::</w:t>
      </w:r>
      <w:proofErr w:type="gramEnd"/>
      <w:r>
        <w:t>channel();</w:t>
      </w:r>
    </w:p>
    <w:p w14:paraId="0D4E1139" w14:textId="77777777" w:rsidR="007B0A94" w:rsidRDefault="007B0A94" w:rsidP="002635C0">
      <w:pPr>
        <w:pStyle w:val="CodeWide"/>
      </w:pPr>
    </w:p>
    <w:p w14:paraId="06F773E1" w14:textId="77777777" w:rsidR="007B0A94" w:rsidRDefault="007B0A94" w:rsidP="002635C0">
      <w:pPr>
        <w:pStyle w:val="CodeWide"/>
      </w:pPr>
      <w:r>
        <w:t xml:space="preserve">    </w:t>
      </w:r>
      <w:proofErr w:type="gramStart"/>
      <w:r>
        <w:t>trpl::</w:t>
      </w:r>
      <w:proofErr w:type="gramEnd"/>
      <w:r>
        <w:t>spawn_task(async move {</w:t>
      </w:r>
    </w:p>
    <w:p w14:paraId="5E252CBE" w14:textId="77777777" w:rsidR="007B0A94" w:rsidRDefault="007B0A94" w:rsidP="002635C0">
      <w:pPr>
        <w:pStyle w:val="CodeWide"/>
      </w:pPr>
      <w:r>
        <w:t xml:space="preserve">        let messages = ["a", "b", "c", "d", "e", "f", "g", "h", "</w:t>
      </w:r>
      <w:proofErr w:type="spellStart"/>
      <w:r>
        <w:t>i</w:t>
      </w:r>
      <w:proofErr w:type="spellEnd"/>
      <w:r>
        <w:t>", "j"</w:t>
      </w:r>
      <w:proofErr w:type="gramStart"/>
      <w:r>
        <w:t>];</w:t>
      </w:r>
      <w:proofErr w:type="gramEnd"/>
    </w:p>
    <w:p w14:paraId="53326318" w14:textId="77777777" w:rsidR="007B0A94" w:rsidRDefault="007B0A94" w:rsidP="002635C0">
      <w:pPr>
        <w:pStyle w:val="CodeWide"/>
      </w:pPr>
    </w:p>
    <w:p w14:paraId="4F10630A" w14:textId="77777777" w:rsidR="007B0A94" w:rsidRDefault="007B0A94" w:rsidP="002635C0">
      <w:pPr>
        <w:pStyle w:val="CodeWide"/>
      </w:pPr>
      <w:r>
        <w:t xml:space="preserve">        for (index, message) in </w:t>
      </w:r>
      <w:proofErr w:type="spellStart"/>
      <w:proofErr w:type="gramStart"/>
      <w:r>
        <w:t>messages.into</w:t>
      </w:r>
      <w:proofErr w:type="gramEnd"/>
      <w:r>
        <w:t>_iter</w:t>
      </w:r>
      <w:proofErr w:type="spellEnd"/>
      <w:r>
        <w:t>().enumerate() {</w:t>
      </w:r>
    </w:p>
    <w:p w14:paraId="42B44FDF" w14:textId="77777777" w:rsidR="007B0A94" w:rsidRDefault="007B0A94" w:rsidP="002635C0">
      <w:pPr>
        <w:pStyle w:val="CodeWide"/>
      </w:pPr>
      <w:r>
        <w:t xml:space="preserve">            let </w:t>
      </w:r>
      <w:proofErr w:type="spellStart"/>
      <w:r>
        <w:t>time_to_sleep</w:t>
      </w:r>
      <w:proofErr w:type="spellEnd"/>
      <w:r>
        <w:t xml:space="preserve"> = if index % 2 == 0 </w:t>
      </w:r>
      <w:proofErr w:type="gramStart"/>
      <w:r>
        <w:t>{ 100</w:t>
      </w:r>
      <w:proofErr w:type="gramEnd"/>
      <w:r>
        <w:t xml:space="preserve"> } else { 300 };</w:t>
      </w:r>
    </w:p>
    <w:p w14:paraId="1A6904AB" w14:textId="77777777" w:rsidR="007B0A94" w:rsidRDefault="007B0A94" w:rsidP="002635C0">
      <w:pPr>
        <w:pStyle w:val="CodeWide"/>
      </w:pPr>
      <w:r>
        <w:t xml:space="preserve">            </w:t>
      </w:r>
      <w:proofErr w:type="spellStart"/>
      <w:proofErr w:type="gramStart"/>
      <w:r>
        <w:t>trpl</w:t>
      </w:r>
      <w:proofErr w:type="spellEnd"/>
      <w:r>
        <w:t>::</w:t>
      </w:r>
      <w:proofErr w:type="gramEnd"/>
      <w:r>
        <w:t>sleep(Duration::</w:t>
      </w:r>
      <w:proofErr w:type="spellStart"/>
      <w:r>
        <w:t>from_millis</w:t>
      </w:r>
      <w:proofErr w:type="spellEnd"/>
      <w:r>
        <w:t>(</w:t>
      </w:r>
      <w:proofErr w:type="spellStart"/>
      <w:r>
        <w:t>time_to_sleep</w:t>
      </w:r>
      <w:proofErr w:type="spellEnd"/>
      <w:r>
        <w:t>)).await;</w:t>
      </w:r>
    </w:p>
    <w:p w14:paraId="49E4C1C1" w14:textId="77777777" w:rsidR="007B0A94" w:rsidRDefault="007B0A94" w:rsidP="002635C0">
      <w:pPr>
        <w:pStyle w:val="CodeWide"/>
      </w:pPr>
    </w:p>
    <w:p w14:paraId="67E9D457" w14:textId="77777777" w:rsidR="007B0A94" w:rsidRDefault="007B0A94" w:rsidP="002635C0">
      <w:pPr>
        <w:pStyle w:val="CodeWide"/>
      </w:pPr>
      <w:r>
        <w:t xml:space="preserve">            if let Err(</w:t>
      </w:r>
      <w:proofErr w:type="spellStart"/>
      <w:r>
        <w:t>send_error</w:t>
      </w:r>
      <w:proofErr w:type="spellEnd"/>
      <w:r>
        <w:t xml:space="preserve">) = </w:t>
      </w:r>
      <w:proofErr w:type="spellStart"/>
      <w:proofErr w:type="gramStart"/>
      <w:r>
        <w:t>tx.send</w:t>
      </w:r>
      <w:proofErr w:type="spellEnd"/>
      <w:proofErr w:type="gramEnd"/>
      <w:r>
        <w:t>(format!("Message: '{message}'")) {</w:t>
      </w:r>
    </w:p>
    <w:p w14:paraId="1083F589" w14:textId="77777777" w:rsidR="007B0A94" w:rsidRDefault="007B0A94" w:rsidP="002635C0">
      <w:pPr>
        <w:pStyle w:val="CodeWide"/>
      </w:pPr>
      <w:r>
        <w:t xml:space="preserve">                </w:t>
      </w:r>
      <w:proofErr w:type="spellStart"/>
      <w:proofErr w:type="gramStart"/>
      <w:r>
        <w:t>eprintln</w:t>
      </w:r>
      <w:proofErr w:type="spellEnd"/>
      <w:r>
        <w:t>!(</w:t>
      </w:r>
      <w:proofErr w:type="gramEnd"/>
      <w:r>
        <w:t>"Cannot send message '{message}': {</w:t>
      </w:r>
      <w:proofErr w:type="spellStart"/>
      <w:r>
        <w:t>send_error</w:t>
      </w:r>
      <w:proofErr w:type="spellEnd"/>
      <w:r>
        <w:t>}");</w:t>
      </w:r>
    </w:p>
    <w:p w14:paraId="316F39C6" w14:textId="77777777" w:rsidR="007B0A94" w:rsidRDefault="007B0A94" w:rsidP="002635C0">
      <w:pPr>
        <w:pStyle w:val="CodeWide"/>
      </w:pPr>
      <w:r>
        <w:t xml:space="preserve">                </w:t>
      </w:r>
      <w:proofErr w:type="gramStart"/>
      <w:r>
        <w:t>break;</w:t>
      </w:r>
      <w:proofErr w:type="gramEnd"/>
    </w:p>
    <w:p w14:paraId="130832D4" w14:textId="77777777" w:rsidR="007B0A94" w:rsidRDefault="007B0A94" w:rsidP="002635C0">
      <w:pPr>
        <w:pStyle w:val="CodeWide"/>
      </w:pPr>
      <w:r>
        <w:t xml:space="preserve">            }</w:t>
      </w:r>
    </w:p>
    <w:p w14:paraId="3C92B6F3" w14:textId="77777777" w:rsidR="007B0A94" w:rsidRDefault="007B0A94" w:rsidP="002635C0">
      <w:pPr>
        <w:pStyle w:val="CodeWide"/>
      </w:pPr>
      <w:r>
        <w:t xml:space="preserve">        }</w:t>
      </w:r>
    </w:p>
    <w:p w14:paraId="63814A23" w14:textId="77777777" w:rsidR="007B0A94" w:rsidRDefault="007B0A94" w:rsidP="002635C0">
      <w:pPr>
        <w:pStyle w:val="CodeWide"/>
      </w:pPr>
      <w:r>
        <w:t xml:space="preserve">    });</w:t>
      </w:r>
    </w:p>
    <w:p w14:paraId="720613F4" w14:textId="77777777" w:rsidR="007B0A94" w:rsidRDefault="007B0A94" w:rsidP="002635C0">
      <w:pPr>
        <w:pStyle w:val="CodeWide"/>
      </w:pPr>
    </w:p>
    <w:p w14:paraId="6E385F6A" w14:textId="77777777" w:rsidR="007B0A94" w:rsidRDefault="007B0A94" w:rsidP="002635C0">
      <w:pPr>
        <w:pStyle w:val="CodeWide"/>
      </w:pPr>
      <w:r>
        <w:t xml:space="preserve">    </w:t>
      </w:r>
      <w:proofErr w:type="gramStart"/>
      <w:r>
        <w:t>ReceiverStream::</w:t>
      </w:r>
      <w:proofErr w:type="gramEnd"/>
      <w:r>
        <w:t>new(rx)</w:t>
      </w:r>
    </w:p>
    <w:p w14:paraId="03B15561" w14:textId="77777777" w:rsidR="007B0A94" w:rsidRDefault="007B0A94" w:rsidP="002635C0">
      <w:pPr>
        <w:pStyle w:val="CodeWide"/>
      </w:pPr>
      <w:r>
        <w:t>}</w:t>
      </w:r>
    </w:p>
    <w:p w14:paraId="4525250F" w14:textId="77777777" w:rsidR="007B0A94" w:rsidRDefault="007B0A94" w:rsidP="002635C0">
      <w:pPr>
        <w:pStyle w:val="CodeWide"/>
      </w:pPr>
    </w:p>
    <w:p w14:paraId="3D0B7A7B" w14:textId="77777777" w:rsidR="007B0A94" w:rsidRDefault="007B0A94" w:rsidP="002635C0">
      <w:pPr>
        <w:pStyle w:val="CodeWide"/>
      </w:pPr>
      <w:r>
        <w:t>fn get_</w:t>
      </w:r>
      <w:proofErr w:type="gramStart"/>
      <w:r>
        <w:t>intervals(</w:t>
      </w:r>
      <w:proofErr w:type="gramEnd"/>
      <w:r>
        <w:t>) -&gt; impl Stream&lt;Item = u32&gt; {</w:t>
      </w:r>
    </w:p>
    <w:p w14:paraId="7C6685D7" w14:textId="77777777" w:rsidR="007B0A94" w:rsidRDefault="007B0A94" w:rsidP="002635C0">
      <w:pPr>
        <w:pStyle w:val="CodeWide"/>
      </w:pPr>
      <w:r>
        <w:t xml:space="preserve">    let (tx, rx) = </w:t>
      </w:r>
      <w:proofErr w:type="gramStart"/>
      <w:r>
        <w:t>trpl::</w:t>
      </w:r>
      <w:proofErr w:type="gramEnd"/>
      <w:r>
        <w:t>channel();</w:t>
      </w:r>
    </w:p>
    <w:p w14:paraId="04297C0D" w14:textId="77777777" w:rsidR="007B0A94" w:rsidRDefault="007B0A94" w:rsidP="002635C0">
      <w:pPr>
        <w:pStyle w:val="CodeWide"/>
      </w:pPr>
    </w:p>
    <w:p w14:paraId="4688A443" w14:textId="77777777" w:rsidR="007B0A94" w:rsidRDefault="007B0A94" w:rsidP="002635C0">
      <w:pPr>
        <w:pStyle w:val="CodeWide"/>
      </w:pPr>
      <w:r>
        <w:t xml:space="preserve">    </w:t>
      </w:r>
      <w:proofErr w:type="gramStart"/>
      <w:r>
        <w:t>trpl::</w:t>
      </w:r>
      <w:proofErr w:type="gramEnd"/>
      <w:r>
        <w:t>spawn_task(async move {</w:t>
      </w:r>
    </w:p>
    <w:p w14:paraId="03127842" w14:textId="77777777" w:rsidR="007B0A94" w:rsidRDefault="007B0A94" w:rsidP="002635C0">
      <w:pPr>
        <w:pStyle w:val="CodeWide"/>
      </w:pPr>
      <w:r>
        <w:t xml:space="preserve">        let mut count = </w:t>
      </w:r>
      <w:proofErr w:type="gramStart"/>
      <w:r>
        <w:t>0;</w:t>
      </w:r>
      <w:proofErr w:type="gramEnd"/>
    </w:p>
    <w:p w14:paraId="769C2E40" w14:textId="77777777" w:rsidR="007B0A94" w:rsidRDefault="007B0A94" w:rsidP="002635C0">
      <w:pPr>
        <w:pStyle w:val="CodeWide"/>
      </w:pPr>
      <w:r>
        <w:t xml:space="preserve">        loop {</w:t>
      </w:r>
    </w:p>
    <w:p w14:paraId="60A748E2" w14:textId="77777777" w:rsidR="007B0A94" w:rsidRDefault="007B0A94" w:rsidP="002635C0">
      <w:pPr>
        <w:pStyle w:val="CodeWide"/>
      </w:pPr>
      <w:r>
        <w:t xml:space="preserve">            </w:t>
      </w:r>
      <w:proofErr w:type="gramStart"/>
      <w:r>
        <w:t>trpl::</w:t>
      </w:r>
      <w:proofErr w:type="gramEnd"/>
      <w:r>
        <w:t>sleep(Duration::from_millis(1)).await;</w:t>
      </w:r>
    </w:p>
    <w:p w14:paraId="0CA3EBA2" w14:textId="77777777" w:rsidR="007B0A94" w:rsidRDefault="007B0A94" w:rsidP="002635C0">
      <w:pPr>
        <w:pStyle w:val="CodeWide"/>
      </w:pPr>
      <w:r>
        <w:t xml:space="preserve">            count += </w:t>
      </w:r>
      <w:proofErr w:type="gramStart"/>
      <w:r>
        <w:t>1;</w:t>
      </w:r>
      <w:proofErr w:type="gramEnd"/>
    </w:p>
    <w:p w14:paraId="07935E0D" w14:textId="77777777" w:rsidR="007B0A94" w:rsidRDefault="007B0A94" w:rsidP="002635C0">
      <w:pPr>
        <w:pStyle w:val="CodeWide"/>
      </w:pPr>
    </w:p>
    <w:p w14:paraId="3B8BD50A" w14:textId="77777777" w:rsidR="007B0A94" w:rsidRDefault="007B0A94" w:rsidP="002635C0">
      <w:pPr>
        <w:pStyle w:val="CodeWide"/>
      </w:pPr>
      <w:r>
        <w:t xml:space="preserve">            if let Err(</w:t>
      </w:r>
      <w:proofErr w:type="spellStart"/>
      <w:r>
        <w:t>send_error</w:t>
      </w:r>
      <w:proofErr w:type="spellEnd"/>
      <w:r>
        <w:t xml:space="preserve">) = </w:t>
      </w:r>
      <w:proofErr w:type="spellStart"/>
      <w:proofErr w:type="gramStart"/>
      <w:r>
        <w:t>tx.send</w:t>
      </w:r>
      <w:proofErr w:type="spellEnd"/>
      <w:proofErr w:type="gramEnd"/>
      <w:r>
        <w:t>(count) {</w:t>
      </w:r>
    </w:p>
    <w:p w14:paraId="7E78C2EF" w14:textId="77777777" w:rsidR="007B0A94" w:rsidRDefault="007B0A94" w:rsidP="002635C0">
      <w:pPr>
        <w:pStyle w:val="CodeWide"/>
      </w:pPr>
      <w:r>
        <w:t xml:space="preserve">                </w:t>
      </w:r>
      <w:proofErr w:type="spellStart"/>
      <w:proofErr w:type="gramStart"/>
      <w:r>
        <w:t>eprintln</w:t>
      </w:r>
      <w:proofErr w:type="spellEnd"/>
      <w:r>
        <w:t>!(</w:t>
      </w:r>
      <w:proofErr w:type="gramEnd"/>
      <w:r>
        <w:t>"Could not send interval {count}: {</w:t>
      </w:r>
      <w:proofErr w:type="spellStart"/>
      <w:r>
        <w:t>send_error</w:t>
      </w:r>
      <w:proofErr w:type="spellEnd"/>
      <w:r>
        <w:t>}");</w:t>
      </w:r>
    </w:p>
    <w:p w14:paraId="79DB5703" w14:textId="77777777" w:rsidR="007B0A94" w:rsidRDefault="007B0A94" w:rsidP="002635C0">
      <w:pPr>
        <w:pStyle w:val="CodeWide"/>
      </w:pPr>
      <w:r>
        <w:t xml:space="preserve">                </w:t>
      </w:r>
      <w:proofErr w:type="gramStart"/>
      <w:r>
        <w:t>break;</w:t>
      </w:r>
      <w:proofErr w:type="gramEnd"/>
    </w:p>
    <w:p w14:paraId="6EA60898" w14:textId="77777777" w:rsidR="007B0A94" w:rsidRDefault="007B0A94" w:rsidP="002635C0">
      <w:pPr>
        <w:pStyle w:val="CodeWide"/>
      </w:pPr>
      <w:r>
        <w:t xml:space="preserve">            };</w:t>
      </w:r>
    </w:p>
    <w:p w14:paraId="72A4AED2" w14:textId="77777777" w:rsidR="007B0A94" w:rsidRDefault="007B0A94" w:rsidP="002635C0">
      <w:pPr>
        <w:pStyle w:val="CodeWide"/>
      </w:pPr>
      <w:r>
        <w:t xml:space="preserve">        }</w:t>
      </w:r>
    </w:p>
    <w:p w14:paraId="32D39504" w14:textId="77777777" w:rsidR="007B0A94" w:rsidRDefault="007B0A94" w:rsidP="002635C0">
      <w:pPr>
        <w:pStyle w:val="CodeWide"/>
      </w:pPr>
      <w:r>
        <w:t xml:space="preserve">    });</w:t>
      </w:r>
    </w:p>
    <w:p w14:paraId="7A08957D" w14:textId="77777777" w:rsidR="007B0A94" w:rsidRDefault="007B0A94" w:rsidP="002635C0">
      <w:pPr>
        <w:pStyle w:val="CodeWide"/>
      </w:pPr>
    </w:p>
    <w:p w14:paraId="365BD0DA" w14:textId="77777777" w:rsidR="007B0A94" w:rsidRDefault="007B0A94" w:rsidP="002635C0">
      <w:pPr>
        <w:pStyle w:val="CodeWide"/>
      </w:pPr>
      <w:r>
        <w:t xml:space="preserve">    </w:t>
      </w:r>
      <w:proofErr w:type="gramStart"/>
      <w:r>
        <w:t>ReceiverStream::</w:t>
      </w:r>
      <w:proofErr w:type="gramEnd"/>
      <w:r>
        <w:t>new(rx)</w:t>
      </w:r>
    </w:p>
    <w:p w14:paraId="7B67F902" w14:textId="77777777" w:rsidR="007B0A94" w:rsidRDefault="007B0A94" w:rsidP="002635C0">
      <w:pPr>
        <w:pStyle w:val="CodeWide"/>
      </w:pPr>
      <w:r>
        <w:t>}</w:t>
      </w:r>
    </w:p>
    <w:p w14:paraId="5EC8BC4F" w14:textId="77777777" w:rsidR="007B0A94" w:rsidRDefault="007B0A94" w:rsidP="007B0A94">
      <w:pPr>
        <w:pStyle w:val="CodeListingCaption"/>
      </w:pPr>
      <w:r>
        <w:t>Handling errors and shutting down the loops</w:t>
      </w:r>
    </w:p>
    <w:p w14:paraId="3B07ECA2" w14:textId="77777777" w:rsidR="006F6D9A" w:rsidRDefault="006F6D9A" w:rsidP="002608A3">
      <w:pPr>
        <w:pStyle w:val="Body"/>
      </w:pPr>
      <w:r>
        <w:t>As usual, the correct way to handle a message send error will vary; just make sure you have a strategy.</w:t>
      </w:r>
    </w:p>
    <w:p w14:paraId="55ED02D5" w14:textId="69E4C339" w:rsidR="007B0A94" w:rsidRDefault="007B0A94" w:rsidP="002608A3">
      <w:pPr>
        <w:pStyle w:val="Body"/>
      </w:pPr>
      <w:r>
        <w:t>Now that we’ve seen a bunch of async in practice, let’s take a step back and</w:t>
      </w:r>
      <w:r w:rsidR="002608A3">
        <w:t xml:space="preserve"> </w:t>
      </w:r>
      <w:r>
        <w:t xml:space="preserve">dig into a few of the details of how </w:t>
      </w:r>
      <w:r w:rsidRPr="002635C0">
        <w:rPr>
          <w:rStyle w:val="Literal"/>
        </w:rPr>
        <w:t>Future</w:t>
      </w:r>
      <w:r>
        <w:t xml:space="preserve">, </w:t>
      </w:r>
      <w:r w:rsidRPr="002635C0">
        <w:rPr>
          <w:rStyle w:val="Literal"/>
        </w:rPr>
        <w:t>Stream</w:t>
      </w:r>
      <w:r>
        <w:t>, and the other key</w:t>
      </w:r>
      <w:r w:rsidR="002608A3">
        <w:t xml:space="preserve"> </w:t>
      </w:r>
      <w:r>
        <w:t>traits Rust uses to make async work.</w:t>
      </w:r>
    </w:p>
    <w:p w14:paraId="009280F2" w14:textId="52A6A6FC" w:rsidR="007B0A94" w:rsidRDefault="006F6D9A" w:rsidP="00EC2D84">
      <w:pPr>
        <w:pStyle w:val="HeadA"/>
      </w:pPr>
      <w:bookmarkStart w:id="324" w:name="_Toc187998607"/>
      <w:commentRangeStart w:id="325"/>
      <w:r>
        <w:t xml:space="preserve">A </w:t>
      </w:r>
      <w:r w:rsidR="00B36806">
        <w:t>Closer Look at</w:t>
      </w:r>
      <w:r w:rsidR="007B0A94">
        <w:t xml:space="preserve"> </w:t>
      </w:r>
      <w:ins w:id="326" w:author="Chris Krycho" w:date="2025-01-16T08:43:00Z" w16du:dateUtc="2025-01-16T15:43:00Z">
        <w:r w:rsidR="00DA4E14">
          <w:t xml:space="preserve">the </w:t>
        </w:r>
      </w:ins>
      <w:ins w:id="327" w:author="Rachel Monaghan" w:date="2025-01-09T17:57:00Z">
        <w:del w:id="328" w:author="Chris Krycho" w:date="2025-01-16T07:22:00Z" w16du:dateUtc="2025-01-16T14:22:00Z">
          <w:r w:rsidDel="00AA40F6">
            <w:delText xml:space="preserve">Async </w:delText>
          </w:r>
        </w:del>
      </w:ins>
      <w:r w:rsidR="007B0A94" w:rsidRPr="00EC2D84">
        <w:t>Traits</w:t>
      </w:r>
      <w:r w:rsidR="007B0A94">
        <w:t xml:space="preserve"> for Async</w:t>
      </w:r>
      <w:commentRangeEnd w:id="325"/>
      <w:r w:rsidR="00545E91">
        <w:rPr>
          <w:rStyle w:val="CommentReference"/>
          <w:rFonts w:ascii="Times New Roman" w:hAnsi="Times New Roman" w:cs="Times New Roman"/>
          <w:b w:val="0"/>
          <w:bCs w:val="0"/>
          <w:color w:val="auto"/>
          <w:lang w:val="en-CA"/>
        </w:rPr>
        <w:commentReference w:id="325"/>
      </w:r>
      <w:bookmarkEnd w:id="324"/>
    </w:p>
    <w:p w14:paraId="0F69760B" w14:textId="62BAF02C" w:rsidR="007B0A94" w:rsidRDefault="007B0A94" w:rsidP="002608A3">
      <w:pPr>
        <w:pStyle w:val="Body"/>
      </w:pPr>
      <w:r>
        <w:t xml:space="preserve">Throughout the chapter, we’ve used the </w:t>
      </w:r>
      <w:r w:rsidRPr="002635C0">
        <w:rPr>
          <w:rStyle w:val="Literal"/>
        </w:rPr>
        <w:t>Future</w:t>
      </w:r>
      <w:r>
        <w:t xml:space="preserve">, </w:t>
      </w:r>
      <w:r w:rsidRPr="002635C0">
        <w:rPr>
          <w:rStyle w:val="Literal"/>
        </w:rPr>
        <w:t>Pin</w:t>
      </w:r>
      <w:r>
        <w:t xml:space="preserve">, </w:t>
      </w:r>
      <w:r w:rsidRPr="002635C0">
        <w:rPr>
          <w:rStyle w:val="Literal"/>
        </w:rPr>
        <w:t>Unpin</w:t>
      </w:r>
      <w:r>
        <w:t xml:space="preserve">, </w:t>
      </w:r>
      <w:r w:rsidRPr="002635C0">
        <w:rPr>
          <w:rStyle w:val="Literal"/>
        </w:rPr>
        <w:t>Stream</w:t>
      </w:r>
      <w:r>
        <w:t>, and</w:t>
      </w:r>
      <w:r w:rsidR="002608A3">
        <w:t xml:space="preserve"> </w:t>
      </w:r>
      <w:r w:rsidRPr="002635C0">
        <w:rPr>
          <w:rStyle w:val="Literal"/>
        </w:rPr>
        <w:t>StreamExt</w:t>
      </w:r>
      <w:r>
        <w:t xml:space="preserve"> traits in various ways. So far, though, we’ve avoided </w:t>
      </w:r>
      <w:r w:rsidR="006F6D9A">
        <w:t xml:space="preserve">getting </w:t>
      </w:r>
      <w:r>
        <w:t>too</w:t>
      </w:r>
      <w:r w:rsidR="002608A3">
        <w:t xml:space="preserve"> </w:t>
      </w:r>
      <w:r>
        <w:t>far into the details of how they work or how they fit together</w:t>
      </w:r>
      <w:r w:rsidR="00B36806">
        <w:t>, which</w:t>
      </w:r>
      <w:r>
        <w:t xml:space="preserve"> is fine</w:t>
      </w:r>
      <w:r w:rsidR="006F6D9A">
        <w:t xml:space="preserve"> most of the time</w:t>
      </w:r>
      <w:r w:rsidR="00B36806">
        <w:t xml:space="preserve"> for your day-to-day Rust work</w:t>
      </w:r>
      <w:r>
        <w:t xml:space="preserve">. </w:t>
      </w:r>
      <w:r>
        <w:lastRenderedPageBreak/>
        <w:t xml:space="preserve">Sometimes, though, you’ll </w:t>
      </w:r>
      <w:r w:rsidR="00FA3511">
        <w:t xml:space="preserve">encounter </w:t>
      </w:r>
      <w:r>
        <w:t xml:space="preserve">situations where </w:t>
      </w:r>
      <w:r w:rsidR="00B36806">
        <w:t xml:space="preserve">you’ll need to understand </w:t>
      </w:r>
      <w:r>
        <w:t>a few more of these details. In this</w:t>
      </w:r>
      <w:r w:rsidR="002608A3">
        <w:t xml:space="preserve"> </w:t>
      </w:r>
      <w:r>
        <w:t xml:space="preserve">section, we’ll </w:t>
      </w:r>
      <w:r w:rsidR="00B36806">
        <w:t>dig</w:t>
      </w:r>
      <w:r w:rsidR="00B509E0">
        <w:t xml:space="preserve"> in</w:t>
      </w:r>
      <w:r w:rsidR="00B36806">
        <w:t xml:space="preserve"> just</w:t>
      </w:r>
      <w:r>
        <w:t xml:space="preserve"> </w:t>
      </w:r>
      <w:r w:rsidRPr="00A143C4">
        <w:t>enough</w:t>
      </w:r>
      <w:r>
        <w:t xml:space="preserve"> to help </w:t>
      </w:r>
      <w:r w:rsidR="00FA3511">
        <w:t xml:space="preserve">in </w:t>
      </w:r>
      <w:r>
        <w:t xml:space="preserve">those </w:t>
      </w:r>
      <w:r w:rsidR="00FA3511">
        <w:t>scenarios</w:t>
      </w:r>
      <w:r w:rsidR="00B36806">
        <w:t>,</w:t>
      </w:r>
      <w:r w:rsidR="00FA3511">
        <w:t xml:space="preserve"> </w:t>
      </w:r>
      <w:r>
        <w:t xml:space="preserve">still leaving the </w:t>
      </w:r>
      <w:proofErr w:type="gramStart"/>
      <w:r w:rsidRPr="002635C0">
        <w:rPr>
          <w:rStyle w:val="Italic"/>
        </w:rPr>
        <w:t>really</w:t>
      </w:r>
      <w:r>
        <w:t xml:space="preserve"> deep</w:t>
      </w:r>
      <w:proofErr w:type="gramEnd"/>
      <w:r>
        <w:t xml:space="preserve"> dive for other documentation</w:t>
      </w:r>
      <w:r w:rsidR="00FA3511">
        <w:t>.</w:t>
      </w:r>
    </w:p>
    <w:p w14:paraId="5BE24B54" w14:textId="56B3EBC4" w:rsidR="007B0A94" w:rsidRDefault="00B250DA" w:rsidP="00EC2D84">
      <w:pPr>
        <w:pStyle w:val="HeadB"/>
      </w:pPr>
      <w:bookmarkStart w:id="329" w:name="_Toc187998608"/>
      <w:r>
        <w:t xml:space="preserve">The </w:t>
      </w:r>
      <w:r w:rsidR="007B0A94">
        <w:t>Future</w:t>
      </w:r>
      <w:r>
        <w:t xml:space="preserve"> Trait</w:t>
      </w:r>
      <w:bookmarkEnd w:id="329"/>
    </w:p>
    <w:p w14:paraId="1370B7DD" w14:textId="721DC5A2" w:rsidR="007B0A94" w:rsidRDefault="007B0A94" w:rsidP="004D18EA">
      <w:pPr>
        <w:pStyle w:val="Body"/>
      </w:pPr>
      <w:r>
        <w:t>Let’s start by taking a closer look at how</w:t>
      </w:r>
      <w:r w:rsidR="004D18EA">
        <w:t xml:space="preserve"> </w:t>
      </w:r>
      <w:r w:rsidR="00B36806">
        <w:t xml:space="preserve">the </w:t>
      </w:r>
      <w:r w:rsidR="00B36806" w:rsidRPr="004A612A">
        <w:rPr>
          <w:rStyle w:val="Literal"/>
        </w:rPr>
        <w:t>Future</w:t>
      </w:r>
      <w:r w:rsidR="00B36806">
        <w:t xml:space="preserve"> trait </w:t>
      </w:r>
      <w:r>
        <w:t>works. Here</w:t>
      </w:r>
      <w:r w:rsidR="00B36806">
        <w:t>’</w:t>
      </w:r>
      <w:r>
        <w:t xml:space="preserve">s how Rust defines </w:t>
      </w:r>
      <w:r w:rsidR="00B36806">
        <w:t>it</w:t>
      </w:r>
      <w:r>
        <w:t>:</w:t>
      </w:r>
    </w:p>
    <w:p w14:paraId="664A4916" w14:textId="77777777" w:rsidR="007B0A94" w:rsidRDefault="007B0A94" w:rsidP="004D18EA">
      <w:pPr>
        <w:pStyle w:val="Code"/>
      </w:pPr>
      <w:r>
        <w:t xml:space="preserve">use </w:t>
      </w:r>
      <w:proofErr w:type="gramStart"/>
      <w:r>
        <w:t>std::</w:t>
      </w:r>
      <w:proofErr w:type="gramEnd"/>
      <w:r>
        <w:t>pin::Pin;</w:t>
      </w:r>
    </w:p>
    <w:p w14:paraId="4AE2CCD9" w14:textId="77777777" w:rsidR="007B0A94" w:rsidRDefault="007B0A94" w:rsidP="004D18EA">
      <w:pPr>
        <w:pStyle w:val="Code"/>
      </w:pPr>
      <w:r>
        <w:t xml:space="preserve">use </w:t>
      </w:r>
      <w:proofErr w:type="gramStart"/>
      <w:r>
        <w:t>std::</w:t>
      </w:r>
      <w:proofErr w:type="gramEnd"/>
      <w:r>
        <w:t>task::{Context, Poll};</w:t>
      </w:r>
    </w:p>
    <w:p w14:paraId="79D98455" w14:textId="77777777" w:rsidR="007B0A94" w:rsidRDefault="007B0A94" w:rsidP="004D18EA">
      <w:pPr>
        <w:pStyle w:val="Code"/>
      </w:pPr>
    </w:p>
    <w:p w14:paraId="28B6B97A" w14:textId="77777777" w:rsidR="007B0A94" w:rsidRDefault="007B0A94" w:rsidP="004D18EA">
      <w:pPr>
        <w:pStyle w:val="Code"/>
      </w:pPr>
      <w:r>
        <w:t>pub trait Future {</w:t>
      </w:r>
    </w:p>
    <w:p w14:paraId="04F635E5" w14:textId="77777777" w:rsidR="007B0A94" w:rsidRDefault="007B0A94" w:rsidP="004D18EA">
      <w:pPr>
        <w:pStyle w:val="Code"/>
      </w:pPr>
      <w:r>
        <w:t xml:space="preserve">    type </w:t>
      </w:r>
      <w:proofErr w:type="gramStart"/>
      <w:r>
        <w:t>Output;</w:t>
      </w:r>
      <w:proofErr w:type="gramEnd"/>
    </w:p>
    <w:p w14:paraId="747E4AFC" w14:textId="77777777" w:rsidR="007B0A94" w:rsidRDefault="007B0A94" w:rsidP="004D18EA">
      <w:pPr>
        <w:pStyle w:val="Code"/>
      </w:pPr>
    </w:p>
    <w:p w14:paraId="2C0F999D" w14:textId="77777777" w:rsidR="007B0A94" w:rsidRDefault="007B0A94" w:rsidP="004D18EA">
      <w:pPr>
        <w:pStyle w:val="Code"/>
      </w:pPr>
      <w:r>
        <w:t xml:space="preserve">    fn </w:t>
      </w:r>
      <w:proofErr w:type="gramStart"/>
      <w:r>
        <w:t>poll(</w:t>
      </w:r>
      <w:proofErr w:type="gramEnd"/>
      <w:r>
        <w:t>self: Pin&lt;&amp;mut Self&gt;, cx: &amp;mut Context&lt;'_&gt;) -&gt; Poll&lt;Self::Output&gt;;</w:t>
      </w:r>
    </w:p>
    <w:p w14:paraId="6D84DD72" w14:textId="77777777" w:rsidR="007B0A94" w:rsidRDefault="007B0A94" w:rsidP="004D18EA">
      <w:pPr>
        <w:pStyle w:val="Code"/>
      </w:pPr>
      <w:r>
        <w:t>}</w:t>
      </w:r>
    </w:p>
    <w:p w14:paraId="1D304E36" w14:textId="77777777" w:rsidR="007B0A94" w:rsidRDefault="007B0A94" w:rsidP="004D18EA">
      <w:pPr>
        <w:pStyle w:val="Body"/>
      </w:pPr>
      <w:r>
        <w:t xml:space="preserve">That trait definition includes a bunch of new types </w:t>
      </w:r>
      <w:proofErr w:type="gramStart"/>
      <w:r>
        <w:t>and also</w:t>
      </w:r>
      <w:proofErr w:type="gramEnd"/>
      <w:r>
        <w:t xml:space="preserve"> some syntax we</w:t>
      </w:r>
      <w:r w:rsidR="004D18EA">
        <w:t xml:space="preserve"> </w:t>
      </w:r>
      <w:r>
        <w:t>haven’t seen before, so let’s walk through the definition piece by piece.</w:t>
      </w:r>
    </w:p>
    <w:p w14:paraId="61352164" w14:textId="4D1C4E71" w:rsidR="007B0A94" w:rsidRDefault="007B0A94" w:rsidP="004D18EA">
      <w:pPr>
        <w:pStyle w:val="Body"/>
      </w:pPr>
      <w:r>
        <w:t xml:space="preserve">First, </w:t>
      </w:r>
      <w:r w:rsidRPr="002635C0">
        <w:rPr>
          <w:rStyle w:val="Literal"/>
        </w:rPr>
        <w:t>Future</w:t>
      </w:r>
      <w:r>
        <w:t xml:space="preserve">’s associated type </w:t>
      </w:r>
      <w:r w:rsidRPr="002635C0">
        <w:rPr>
          <w:rStyle w:val="Literal"/>
        </w:rPr>
        <w:t>Output</w:t>
      </w:r>
      <w:r>
        <w:t xml:space="preserve"> says what the future resolves to.</w:t>
      </w:r>
      <w:r w:rsidR="004D18EA">
        <w:t xml:space="preserve"> </w:t>
      </w:r>
      <w:r>
        <w:t xml:space="preserve">This is analogous to the </w:t>
      </w:r>
      <w:r w:rsidRPr="002635C0">
        <w:rPr>
          <w:rStyle w:val="Literal"/>
        </w:rPr>
        <w:t>Item</w:t>
      </w:r>
      <w:r>
        <w:t xml:space="preserve"> associated type for the </w:t>
      </w:r>
      <w:r w:rsidRPr="002635C0">
        <w:rPr>
          <w:rStyle w:val="Literal"/>
        </w:rPr>
        <w:t>Iterator</w:t>
      </w:r>
      <w:r>
        <w:t xml:space="preserve"> trait.</w:t>
      </w:r>
      <w:r w:rsidR="004D18EA">
        <w:t xml:space="preserve"> </w:t>
      </w:r>
      <w:r>
        <w:t xml:space="preserve">Second, </w:t>
      </w:r>
      <w:r w:rsidRPr="002635C0">
        <w:rPr>
          <w:rStyle w:val="Literal"/>
        </w:rPr>
        <w:t>Future</w:t>
      </w:r>
      <w:r>
        <w:t xml:space="preserve"> also has the </w:t>
      </w:r>
      <w:r w:rsidRPr="002635C0">
        <w:rPr>
          <w:rStyle w:val="Literal"/>
        </w:rPr>
        <w:t>poll</w:t>
      </w:r>
      <w:r>
        <w:t xml:space="preserve"> method, which takes a special </w:t>
      </w:r>
      <w:r w:rsidRPr="002635C0">
        <w:rPr>
          <w:rStyle w:val="Literal"/>
        </w:rPr>
        <w:t>Pin</w:t>
      </w:r>
      <w:r w:rsidR="004D18EA">
        <w:t xml:space="preserve"> </w:t>
      </w:r>
      <w:r>
        <w:t xml:space="preserve">reference for its </w:t>
      </w:r>
      <w:proofErr w:type="spellStart"/>
      <w:r w:rsidRPr="002635C0">
        <w:rPr>
          <w:rStyle w:val="Literal"/>
        </w:rPr>
        <w:t>self</w:t>
      </w:r>
      <w:r>
        <w:t xml:space="preserve"> parameter</w:t>
      </w:r>
      <w:proofErr w:type="spellEnd"/>
      <w:r>
        <w:t xml:space="preserve"> and a mutable reference to a </w:t>
      </w:r>
      <w:r w:rsidRPr="002635C0">
        <w:rPr>
          <w:rStyle w:val="Literal"/>
        </w:rPr>
        <w:t>Context</w:t>
      </w:r>
      <w:r>
        <w:t xml:space="preserve"> type,</w:t>
      </w:r>
      <w:r w:rsidR="004D18EA">
        <w:t xml:space="preserve"> </w:t>
      </w:r>
      <w:r>
        <w:t xml:space="preserve">and returns a </w:t>
      </w:r>
      <w:r w:rsidRPr="002635C0">
        <w:rPr>
          <w:rStyle w:val="Literal"/>
        </w:rPr>
        <w:t>Poll&lt;</w:t>
      </w:r>
      <w:proofErr w:type="gramStart"/>
      <w:r w:rsidRPr="002635C0">
        <w:rPr>
          <w:rStyle w:val="Literal"/>
        </w:rPr>
        <w:t>Self::</w:t>
      </w:r>
      <w:proofErr w:type="gramEnd"/>
      <w:r w:rsidRPr="002635C0">
        <w:rPr>
          <w:rStyle w:val="Literal"/>
        </w:rPr>
        <w:t>Output&gt;</w:t>
      </w:r>
      <w:r>
        <w:t xml:space="preserve">. We’ll talk more about </w:t>
      </w:r>
      <w:r w:rsidRPr="002635C0">
        <w:rPr>
          <w:rStyle w:val="Literal"/>
        </w:rPr>
        <w:t>Pin</w:t>
      </w:r>
      <w:r>
        <w:t xml:space="preserve"> and</w:t>
      </w:r>
      <w:r w:rsidR="004D18EA">
        <w:t xml:space="preserve"> </w:t>
      </w:r>
      <w:r w:rsidRPr="002635C0">
        <w:rPr>
          <w:rStyle w:val="Literal"/>
        </w:rPr>
        <w:t>Context</w:t>
      </w:r>
      <w:r>
        <w:t xml:space="preserve"> </w:t>
      </w:r>
      <w:r w:rsidR="0027554A">
        <w:t>in a moment</w:t>
      </w:r>
      <w:r>
        <w:t>. For now, let’s focus on what the method returns,</w:t>
      </w:r>
      <w:r w:rsidR="004D18EA">
        <w:t xml:space="preserve"> </w:t>
      </w:r>
      <w:r>
        <w:t xml:space="preserve">the </w:t>
      </w:r>
      <w:r w:rsidRPr="002635C0">
        <w:rPr>
          <w:rStyle w:val="Literal"/>
        </w:rPr>
        <w:t>Poll</w:t>
      </w:r>
      <w:r>
        <w:t xml:space="preserve"> type:</w:t>
      </w:r>
    </w:p>
    <w:p w14:paraId="4E4EE6DF" w14:textId="77777777" w:rsidR="007B0A94" w:rsidRDefault="007B0A94" w:rsidP="004D18EA">
      <w:pPr>
        <w:pStyle w:val="Code"/>
      </w:pPr>
      <w:r>
        <w:t>enum Poll&lt;T&gt; {</w:t>
      </w:r>
    </w:p>
    <w:p w14:paraId="43FBE848" w14:textId="77777777" w:rsidR="007B0A94" w:rsidRDefault="007B0A94" w:rsidP="004D18EA">
      <w:pPr>
        <w:pStyle w:val="Code"/>
      </w:pPr>
      <w:r>
        <w:t xml:space="preserve">    Ready(T),</w:t>
      </w:r>
    </w:p>
    <w:p w14:paraId="320AE1E2" w14:textId="77777777" w:rsidR="007B0A94" w:rsidRDefault="007B0A94" w:rsidP="004D18EA">
      <w:pPr>
        <w:pStyle w:val="Code"/>
      </w:pPr>
      <w:r>
        <w:t xml:space="preserve">    Pending,</w:t>
      </w:r>
    </w:p>
    <w:p w14:paraId="668858C4" w14:textId="77777777" w:rsidR="007B0A94" w:rsidRDefault="007B0A94" w:rsidP="004D18EA">
      <w:pPr>
        <w:pStyle w:val="Code"/>
      </w:pPr>
      <w:r>
        <w:t>}</w:t>
      </w:r>
    </w:p>
    <w:p w14:paraId="17C243DA" w14:textId="400AF620" w:rsidR="007B0A94" w:rsidRDefault="007B0A94" w:rsidP="004D18EA">
      <w:pPr>
        <w:pStyle w:val="Body"/>
      </w:pPr>
      <w:r>
        <w:t xml:space="preserve">This </w:t>
      </w:r>
      <w:bookmarkStart w:id="330" w:name="OLE_LINK1"/>
      <w:r w:rsidRPr="002635C0">
        <w:rPr>
          <w:rStyle w:val="Literal"/>
        </w:rPr>
        <w:t>Poll</w:t>
      </w:r>
      <w:r>
        <w:t xml:space="preserve"> </w:t>
      </w:r>
      <w:bookmarkEnd w:id="330"/>
      <w:r>
        <w:t xml:space="preserve">type is </w:t>
      </w:r>
      <w:proofErr w:type="gramStart"/>
      <w:r>
        <w:t>similar to</w:t>
      </w:r>
      <w:proofErr w:type="gramEnd"/>
      <w:r>
        <w:t xml:space="preserve"> an </w:t>
      </w:r>
      <w:r w:rsidRPr="002635C0">
        <w:rPr>
          <w:rStyle w:val="Literal"/>
        </w:rPr>
        <w:t>Option</w:t>
      </w:r>
      <w:r w:rsidR="00536D65">
        <w:t>.</w:t>
      </w:r>
      <w:r>
        <w:t xml:space="preserve"> </w:t>
      </w:r>
      <w:r w:rsidR="00536D65">
        <w:t>I</w:t>
      </w:r>
      <w:r>
        <w:t xml:space="preserve">t has one variant </w:t>
      </w:r>
      <w:r w:rsidR="00B36806">
        <w:t xml:space="preserve">that </w:t>
      </w:r>
      <w:r>
        <w:t>has a value</w:t>
      </w:r>
      <w:r w:rsidR="00B36806">
        <w:t xml:space="preserve">, </w:t>
      </w:r>
      <w:r w:rsidRPr="002635C0">
        <w:rPr>
          <w:rStyle w:val="Literal"/>
        </w:rPr>
        <w:t>Ready(T)</w:t>
      </w:r>
      <w:r>
        <w:t xml:space="preserve">, and one </w:t>
      </w:r>
      <w:r w:rsidR="00B36806">
        <w:t xml:space="preserve">that </w:t>
      </w:r>
      <w:r>
        <w:t>does not</w:t>
      </w:r>
      <w:r w:rsidR="00B36806">
        <w:t xml:space="preserve">, </w:t>
      </w:r>
      <w:r w:rsidRPr="002635C0">
        <w:rPr>
          <w:rStyle w:val="Literal"/>
        </w:rPr>
        <w:t>Pending</w:t>
      </w:r>
      <w:r>
        <w:t xml:space="preserve">. </w:t>
      </w:r>
      <w:commentRangeStart w:id="331"/>
      <w:del w:id="332" w:author="Chris Krycho" w:date="2025-01-16T16:48:00Z" w16du:dateUtc="2025-01-16T23:48:00Z">
        <w:r w:rsidDel="00AA2608">
          <w:delText xml:space="preserve">It </w:delText>
        </w:r>
      </w:del>
      <w:ins w:id="333" w:author="Chris Krycho" w:date="2025-01-16T16:49:00Z" w16du:dateUtc="2025-01-16T23:49:00Z">
        <w:r w:rsidR="00AA2608" w:rsidRPr="002635C0">
          <w:rPr>
            <w:rStyle w:val="Literal"/>
          </w:rPr>
          <w:t>Poll</w:t>
        </w:r>
        <w:r w:rsidR="00AA2608">
          <w:t xml:space="preserve"> </w:t>
        </w:r>
      </w:ins>
      <w:r>
        <w:t>means something quite</w:t>
      </w:r>
      <w:r w:rsidR="004D18EA">
        <w:t xml:space="preserve"> </w:t>
      </w:r>
      <w:r>
        <w:t>different</w:t>
      </w:r>
      <w:ins w:id="334" w:author="Chris Krycho" w:date="2025-01-16T16:49:00Z" w16du:dateUtc="2025-01-16T23:49:00Z">
        <w:r w:rsidR="00AA2608">
          <w:t xml:space="preserve"> from </w:t>
        </w:r>
        <w:r w:rsidR="00AA2608" w:rsidRPr="002635C0">
          <w:rPr>
            <w:rStyle w:val="Literal"/>
          </w:rPr>
          <w:t>Option</w:t>
        </w:r>
      </w:ins>
      <w:r>
        <w:t>, though</w:t>
      </w:r>
      <w:commentRangeEnd w:id="331"/>
      <w:r w:rsidR="00536D65">
        <w:rPr>
          <w:rStyle w:val="CommentReference"/>
          <w:rFonts w:ascii="Times New Roman" w:hAnsi="Times New Roman" w:cs="Times New Roman"/>
          <w:color w:val="auto"/>
          <w:lang w:val="en-CA"/>
        </w:rPr>
        <w:commentReference w:id="331"/>
      </w:r>
      <w:r>
        <w:t xml:space="preserve">! The </w:t>
      </w:r>
      <w:r w:rsidRPr="002635C0">
        <w:rPr>
          <w:rStyle w:val="Literal"/>
        </w:rPr>
        <w:t>Pending</w:t>
      </w:r>
      <w:r>
        <w:t xml:space="preserve"> variant indicates that the future still has</w:t>
      </w:r>
      <w:r w:rsidR="004D18EA">
        <w:t xml:space="preserve"> </w:t>
      </w:r>
      <w:r>
        <w:t xml:space="preserve">work to do, so the caller will need to check again later. The </w:t>
      </w:r>
      <w:r w:rsidRPr="002635C0">
        <w:rPr>
          <w:rStyle w:val="Literal"/>
        </w:rPr>
        <w:t>Ready</w:t>
      </w:r>
      <w:r>
        <w:t xml:space="preserve"> variant</w:t>
      </w:r>
      <w:r w:rsidR="004D18EA">
        <w:t xml:space="preserve"> </w:t>
      </w:r>
      <w:r>
        <w:t xml:space="preserve">indicates that the </w:t>
      </w:r>
      <w:r w:rsidRPr="002635C0">
        <w:rPr>
          <w:rStyle w:val="Literal"/>
        </w:rPr>
        <w:t>Future</w:t>
      </w:r>
      <w:r>
        <w:t xml:space="preserve"> has finished its work and the </w:t>
      </w:r>
      <w:r w:rsidRPr="002635C0">
        <w:rPr>
          <w:rStyle w:val="Literal"/>
        </w:rPr>
        <w:t>T</w:t>
      </w:r>
      <w:r>
        <w:t xml:space="preserve"> value is</w:t>
      </w:r>
      <w:r w:rsidR="004D18EA">
        <w:t xml:space="preserve"> </w:t>
      </w:r>
      <w:r>
        <w:t>available.</w:t>
      </w:r>
    </w:p>
    <w:p w14:paraId="12B1C436" w14:textId="2F7A2499" w:rsidR="007B0A94" w:rsidRDefault="007B0A94" w:rsidP="004D18EA">
      <w:pPr>
        <w:pStyle w:val="Note"/>
      </w:pPr>
      <w:r w:rsidRPr="004D18EA">
        <w:rPr>
          <w:rStyle w:val="NoteHead"/>
        </w:rPr>
        <w:t>Note</w:t>
      </w:r>
      <w:r w:rsidR="004D18EA">
        <w:tab/>
      </w:r>
      <w:r>
        <w:t xml:space="preserve">With most futures, the caller should not call </w:t>
      </w:r>
      <w:r w:rsidRPr="002635C0">
        <w:rPr>
          <w:rStyle w:val="Literal"/>
        </w:rPr>
        <w:t>poll</w:t>
      </w:r>
      <w:r>
        <w:t xml:space="preserve"> again after the</w:t>
      </w:r>
      <w:r w:rsidR="004D18EA">
        <w:t xml:space="preserve"> </w:t>
      </w:r>
      <w:r>
        <w:t xml:space="preserve">future has returned </w:t>
      </w:r>
      <w:r w:rsidRPr="002635C0">
        <w:rPr>
          <w:rStyle w:val="Literal"/>
        </w:rPr>
        <w:t>Ready</w:t>
      </w:r>
      <w:r>
        <w:t>. Many futures will panic if polled again after becoming ready</w:t>
      </w:r>
      <w:r w:rsidR="004C48BB">
        <w:t xml:space="preserve">. </w:t>
      </w:r>
      <w:r>
        <w:t xml:space="preserve">Futures </w:t>
      </w:r>
      <w:r w:rsidR="004C48BB">
        <w:t xml:space="preserve">that </w:t>
      </w:r>
      <w:r>
        <w:t xml:space="preserve">are safe to poll again will say so explicitly in their documentation. This is similar to how </w:t>
      </w:r>
      <w:proofErr w:type="gramStart"/>
      <w:r w:rsidRPr="002635C0">
        <w:rPr>
          <w:rStyle w:val="Literal"/>
        </w:rPr>
        <w:t>Iterator::</w:t>
      </w:r>
      <w:proofErr w:type="gramEnd"/>
      <w:r w:rsidRPr="002635C0">
        <w:rPr>
          <w:rStyle w:val="Literal"/>
        </w:rPr>
        <w:t>next</w:t>
      </w:r>
      <w:r>
        <w:t xml:space="preserve"> behaves</w:t>
      </w:r>
      <w:r w:rsidR="004C48BB">
        <w:t>.</w:t>
      </w:r>
    </w:p>
    <w:p w14:paraId="48C10011" w14:textId="2BE0DE41" w:rsidR="007B0A94" w:rsidRDefault="004C48BB" w:rsidP="004D18EA">
      <w:pPr>
        <w:pStyle w:val="Body"/>
      </w:pPr>
      <w:r>
        <w:t>W</w:t>
      </w:r>
      <w:r w:rsidR="007B0A94">
        <w:t xml:space="preserve">hen you see code </w:t>
      </w:r>
      <w:r>
        <w:t xml:space="preserve">that </w:t>
      </w:r>
      <w:r w:rsidR="007B0A94">
        <w:t xml:space="preserve">uses </w:t>
      </w:r>
      <w:r w:rsidR="007B0A94" w:rsidRPr="002635C0">
        <w:rPr>
          <w:rStyle w:val="Literal"/>
        </w:rPr>
        <w:t>await</w:t>
      </w:r>
      <w:r w:rsidR="007B0A94">
        <w:t xml:space="preserve">, Rust compiles </w:t>
      </w:r>
      <w:r>
        <w:t xml:space="preserve">it under the hood </w:t>
      </w:r>
      <w:r w:rsidR="007B0A94">
        <w:t>to code</w:t>
      </w:r>
      <w:r w:rsidR="004D18EA">
        <w:t xml:space="preserve"> </w:t>
      </w:r>
      <w:r>
        <w:t xml:space="preserve">that </w:t>
      </w:r>
      <w:r w:rsidR="007B0A94">
        <w:t xml:space="preserve">calls </w:t>
      </w:r>
      <w:r w:rsidR="007B0A94" w:rsidRPr="002635C0">
        <w:rPr>
          <w:rStyle w:val="Literal"/>
        </w:rPr>
        <w:t>poll</w:t>
      </w:r>
      <w:r w:rsidR="007B0A94">
        <w:t>. If you look back at Listing 17-4, where we printed out the</w:t>
      </w:r>
      <w:r w:rsidR="004D18EA">
        <w:t xml:space="preserve"> </w:t>
      </w:r>
      <w:r w:rsidR="007B0A94">
        <w:t>page title for a single URL once it resolved, Rust compiles it into something</w:t>
      </w:r>
      <w:r w:rsidR="004D18EA">
        <w:t xml:space="preserve"> </w:t>
      </w:r>
      <w:r w:rsidR="007B0A94">
        <w:t>kind of (although not exactly) like this:</w:t>
      </w:r>
    </w:p>
    <w:p w14:paraId="2F2C6BB6" w14:textId="77777777" w:rsidR="007B0A94" w:rsidRDefault="007B0A94" w:rsidP="004D18EA">
      <w:pPr>
        <w:pStyle w:val="Code"/>
      </w:pPr>
      <w:r>
        <w:t>match page_title(url</w:t>
      </w:r>
      <w:proofErr w:type="gramStart"/>
      <w:r>
        <w:t>).poll</w:t>
      </w:r>
      <w:proofErr w:type="gramEnd"/>
      <w:r>
        <w:t>() {</w:t>
      </w:r>
    </w:p>
    <w:p w14:paraId="562CEF4C" w14:textId="77777777" w:rsidR="007B0A94" w:rsidRDefault="007B0A94" w:rsidP="004D18EA">
      <w:pPr>
        <w:pStyle w:val="Code"/>
      </w:pPr>
      <w:r>
        <w:t xml:space="preserve">    Ready(page_title) =&gt; match page_title {</w:t>
      </w:r>
    </w:p>
    <w:p w14:paraId="14E509B5" w14:textId="77777777" w:rsidR="007B0A94" w:rsidRDefault="007B0A94" w:rsidP="004D18EA">
      <w:pPr>
        <w:pStyle w:val="Code"/>
      </w:pPr>
      <w:r>
        <w:t xml:space="preserve">        Some(title) =&gt; </w:t>
      </w:r>
      <w:proofErr w:type="gramStart"/>
      <w:r>
        <w:t>println!(</w:t>
      </w:r>
      <w:proofErr w:type="gramEnd"/>
      <w:r>
        <w:t>"The title for {url} was {title}"),</w:t>
      </w:r>
    </w:p>
    <w:p w14:paraId="31B22917" w14:textId="77777777" w:rsidR="007B0A94" w:rsidRDefault="007B0A94" w:rsidP="004D18EA">
      <w:pPr>
        <w:pStyle w:val="Code"/>
      </w:pPr>
      <w:r>
        <w:t xml:space="preserve">        None =&gt; </w:t>
      </w:r>
      <w:proofErr w:type="gramStart"/>
      <w:r>
        <w:t>println!(</w:t>
      </w:r>
      <w:proofErr w:type="gramEnd"/>
      <w:r>
        <w:t>"{url} had no title"),</w:t>
      </w:r>
    </w:p>
    <w:p w14:paraId="1ADF2402" w14:textId="77777777" w:rsidR="007B0A94" w:rsidRDefault="007B0A94" w:rsidP="004D18EA">
      <w:pPr>
        <w:pStyle w:val="Code"/>
      </w:pPr>
      <w:r>
        <w:t xml:space="preserve">    }</w:t>
      </w:r>
    </w:p>
    <w:p w14:paraId="7D753398" w14:textId="77777777" w:rsidR="007B0A94" w:rsidRDefault="007B0A94" w:rsidP="004D18EA">
      <w:pPr>
        <w:pStyle w:val="Code"/>
      </w:pPr>
      <w:r>
        <w:t xml:space="preserve">    Pending =&gt; {</w:t>
      </w:r>
    </w:p>
    <w:p w14:paraId="14494A61" w14:textId="77777777" w:rsidR="007B0A94" w:rsidRDefault="007B0A94" w:rsidP="004D18EA">
      <w:pPr>
        <w:pStyle w:val="Code"/>
      </w:pPr>
      <w:r>
        <w:t xml:space="preserve">        // But what goes here?</w:t>
      </w:r>
    </w:p>
    <w:p w14:paraId="5AB71DF7" w14:textId="77777777" w:rsidR="007B0A94" w:rsidRDefault="007B0A94" w:rsidP="004D18EA">
      <w:pPr>
        <w:pStyle w:val="Code"/>
      </w:pPr>
      <w:r>
        <w:t xml:space="preserve">    }</w:t>
      </w:r>
    </w:p>
    <w:p w14:paraId="3E056572" w14:textId="77777777" w:rsidR="007B0A94" w:rsidRDefault="007B0A94" w:rsidP="004D18EA">
      <w:pPr>
        <w:pStyle w:val="Code"/>
      </w:pPr>
      <w:r>
        <w:t>}</w:t>
      </w:r>
    </w:p>
    <w:p w14:paraId="7011A2A6" w14:textId="72C3E8EA" w:rsidR="007B0A94" w:rsidRDefault="007B0A94" w:rsidP="004D18EA">
      <w:pPr>
        <w:pStyle w:val="Body"/>
      </w:pPr>
      <w:r>
        <w:t xml:space="preserve">What should we do when the </w:t>
      </w:r>
      <w:ins w:id="335" w:author="Chris Krycho" w:date="2025-01-17T09:14:00Z" w16du:dateUtc="2025-01-17T16:14:00Z">
        <w:r w:rsidR="00E23F8D">
          <w:t>future</w:t>
        </w:r>
      </w:ins>
      <w:del w:id="336" w:author="Chris Krycho" w:date="2025-01-17T09:14:00Z" w16du:dateUtc="2025-01-17T16:14:00Z">
        <w:r w:rsidRPr="002635C0" w:rsidDel="00E23F8D">
          <w:rPr>
            <w:rStyle w:val="Literal"/>
          </w:rPr>
          <w:delText>Future</w:delText>
        </w:r>
      </w:del>
      <w:r>
        <w:t xml:space="preserve"> is still </w:t>
      </w:r>
      <w:r w:rsidRPr="002635C0">
        <w:rPr>
          <w:rStyle w:val="Literal"/>
        </w:rPr>
        <w:t>Pending</w:t>
      </w:r>
      <w:r>
        <w:t>? We need some way to try</w:t>
      </w:r>
      <w:r w:rsidR="004D18EA">
        <w:t xml:space="preserve"> </w:t>
      </w:r>
      <w:r>
        <w:t>again</w:t>
      </w:r>
      <w:r w:rsidR="004C48BB">
        <w:t xml:space="preserve">, </w:t>
      </w:r>
      <w:r>
        <w:t>and again, and again, until the future is finally ready. In other words,</w:t>
      </w:r>
      <w:r w:rsidR="004C48BB">
        <w:t xml:space="preserve"> we need</w:t>
      </w:r>
      <w:r w:rsidR="004D18EA">
        <w:t xml:space="preserve"> </w:t>
      </w:r>
      <w:r>
        <w:t>a loop:</w:t>
      </w:r>
    </w:p>
    <w:p w14:paraId="6F99AB25" w14:textId="77777777" w:rsidR="007B0A94" w:rsidRDefault="007B0A94" w:rsidP="004D18EA">
      <w:pPr>
        <w:pStyle w:val="Code"/>
      </w:pPr>
      <w:r>
        <w:t>let mut page_title_fut = page_title(url</w:t>
      </w:r>
      <w:proofErr w:type="gramStart"/>
      <w:r>
        <w:t>);</w:t>
      </w:r>
      <w:proofErr w:type="gramEnd"/>
    </w:p>
    <w:p w14:paraId="75479968" w14:textId="77777777" w:rsidR="007B0A94" w:rsidRDefault="007B0A94" w:rsidP="004D18EA">
      <w:pPr>
        <w:pStyle w:val="Code"/>
      </w:pPr>
      <w:r>
        <w:t>loop {</w:t>
      </w:r>
    </w:p>
    <w:p w14:paraId="56D52B6F" w14:textId="77777777" w:rsidR="007B0A94" w:rsidRDefault="007B0A94" w:rsidP="004D18EA">
      <w:pPr>
        <w:pStyle w:val="Code"/>
      </w:pPr>
      <w:r>
        <w:lastRenderedPageBreak/>
        <w:t xml:space="preserve">    match page_title_</w:t>
      </w:r>
      <w:proofErr w:type="gramStart"/>
      <w:r>
        <w:t>fut.poll</w:t>
      </w:r>
      <w:proofErr w:type="gramEnd"/>
      <w:r>
        <w:t>() {</w:t>
      </w:r>
    </w:p>
    <w:p w14:paraId="4AF01684" w14:textId="77777777" w:rsidR="007B0A94" w:rsidRDefault="007B0A94" w:rsidP="004D18EA">
      <w:pPr>
        <w:pStyle w:val="Code"/>
      </w:pPr>
      <w:r>
        <w:t xml:space="preserve">        Ready(value) =&gt; match page_title {</w:t>
      </w:r>
    </w:p>
    <w:p w14:paraId="779CB3F2" w14:textId="77777777" w:rsidR="007B0A94" w:rsidRDefault="007B0A94" w:rsidP="004D18EA">
      <w:pPr>
        <w:pStyle w:val="Code"/>
      </w:pPr>
      <w:r>
        <w:t xml:space="preserve">            Some(title) =&gt; </w:t>
      </w:r>
      <w:proofErr w:type="gramStart"/>
      <w:r>
        <w:t>println!(</w:t>
      </w:r>
      <w:proofErr w:type="gramEnd"/>
      <w:r>
        <w:t>"The title for {url} was {title}"),</w:t>
      </w:r>
    </w:p>
    <w:p w14:paraId="51B03DA1" w14:textId="77777777" w:rsidR="007B0A94" w:rsidRDefault="007B0A94" w:rsidP="004D18EA">
      <w:pPr>
        <w:pStyle w:val="Code"/>
      </w:pPr>
      <w:r>
        <w:t xml:space="preserve">            None =&gt; </w:t>
      </w:r>
      <w:proofErr w:type="gramStart"/>
      <w:r>
        <w:t>println!(</w:t>
      </w:r>
      <w:proofErr w:type="gramEnd"/>
      <w:r>
        <w:t>"{url} had no title"),</w:t>
      </w:r>
    </w:p>
    <w:p w14:paraId="713926EC" w14:textId="77777777" w:rsidR="007B0A94" w:rsidRDefault="007B0A94" w:rsidP="004D18EA">
      <w:pPr>
        <w:pStyle w:val="Code"/>
      </w:pPr>
      <w:r>
        <w:t xml:space="preserve">        }</w:t>
      </w:r>
    </w:p>
    <w:p w14:paraId="389718FB" w14:textId="77777777" w:rsidR="007B0A94" w:rsidRDefault="007B0A94" w:rsidP="004D18EA">
      <w:pPr>
        <w:pStyle w:val="Code"/>
      </w:pPr>
      <w:r>
        <w:t xml:space="preserve">        Pending =&gt; {</w:t>
      </w:r>
    </w:p>
    <w:p w14:paraId="17A62895" w14:textId="77777777" w:rsidR="007B0A94" w:rsidRDefault="007B0A94" w:rsidP="004D18EA">
      <w:pPr>
        <w:pStyle w:val="Code"/>
      </w:pPr>
      <w:r>
        <w:t xml:space="preserve">            // continue</w:t>
      </w:r>
    </w:p>
    <w:p w14:paraId="5C6F95F9" w14:textId="77777777" w:rsidR="007B0A94" w:rsidRDefault="007B0A94" w:rsidP="004D18EA">
      <w:pPr>
        <w:pStyle w:val="Code"/>
      </w:pPr>
      <w:r>
        <w:t xml:space="preserve">        }</w:t>
      </w:r>
    </w:p>
    <w:p w14:paraId="3FD953FD" w14:textId="77777777" w:rsidR="007B0A94" w:rsidRDefault="007B0A94" w:rsidP="004D18EA">
      <w:pPr>
        <w:pStyle w:val="Code"/>
      </w:pPr>
      <w:r>
        <w:t xml:space="preserve">    }</w:t>
      </w:r>
    </w:p>
    <w:p w14:paraId="0F77E548" w14:textId="77777777" w:rsidR="007B0A94" w:rsidRDefault="007B0A94" w:rsidP="004D18EA">
      <w:pPr>
        <w:pStyle w:val="Code"/>
      </w:pPr>
      <w:r>
        <w:t>}</w:t>
      </w:r>
    </w:p>
    <w:p w14:paraId="05A3C2DE" w14:textId="75CA6C7E" w:rsidR="007B0A94" w:rsidRDefault="007B0A94" w:rsidP="004D18EA">
      <w:pPr>
        <w:pStyle w:val="Body"/>
      </w:pPr>
      <w:r>
        <w:t xml:space="preserve">If Rust compiled it to exactly that code, though, every </w:t>
      </w:r>
      <w:r w:rsidRPr="002635C0">
        <w:rPr>
          <w:rStyle w:val="Literal"/>
        </w:rPr>
        <w:t>await</w:t>
      </w:r>
      <w:r>
        <w:t xml:space="preserve"> would be</w:t>
      </w:r>
      <w:r w:rsidR="004D18EA">
        <w:t xml:space="preserve"> </w:t>
      </w:r>
      <w:r>
        <w:t>blocking—exactly the opposite of what we were going for! Instead, Rust needs</w:t>
      </w:r>
      <w:r w:rsidR="004D18EA">
        <w:t xml:space="preserve"> </w:t>
      </w:r>
      <w:proofErr w:type="gramStart"/>
      <w:r>
        <w:t>makes</w:t>
      </w:r>
      <w:proofErr w:type="gramEnd"/>
      <w:r>
        <w:t xml:space="preserve"> sure that the loop can hand off control to something </w:t>
      </w:r>
      <w:r w:rsidR="004C48BB">
        <w:t xml:space="preserve">that </w:t>
      </w:r>
      <w:r>
        <w:t>can pause work</w:t>
      </w:r>
      <w:r w:rsidR="004D18EA">
        <w:t xml:space="preserve"> </w:t>
      </w:r>
      <w:r>
        <w:t xml:space="preserve">on this future </w:t>
      </w:r>
      <w:r w:rsidR="004C48BB">
        <w:t xml:space="preserve">to </w:t>
      </w:r>
      <w:r>
        <w:t>work on other futures and</w:t>
      </w:r>
      <w:r w:rsidR="004C48BB">
        <w:t xml:space="preserve"> then</w:t>
      </w:r>
      <w:r>
        <w:t xml:space="preserve"> check this one again later. </w:t>
      </w:r>
      <w:r w:rsidR="004C48BB">
        <w:t xml:space="preserve">As </w:t>
      </w:r>
      <w:r w:rsidR="004369DC">
        <w:t>we</w:t>
      </w:r>
      <w:r w:rsidR="004C48BB">
        <w:t xml:space="preserve">’ve </w:t>
      </w:r>
      <w:proofErr w:type="gramStart"/>
      <w:r w:rsidR="004C48BB">
        <w:t>seen,</w:t>
      </w:r>
      <w:proofErr w:type="gramEnd"/>
      <w:r w:rsidR="004C48BB">
        <w:t xml:space="preserve"> that </w:t>
      </w:r>
      <w:r>
        <w:t>something is an async runtime, and this scheduling and coordination work is</w:t>
      </w:r>
      <w:r w:rsidR="004D18EA">
        <w:t xml:space="preserve"> </w:t>
      </w:r>
      <w:r>
        <w:t xml:space="preserve">one of </w:t>
      </w:r>
      <w:r w:rsidR="004C48BB">
        <w:t xml:space="preserve">its </w:t>
      </w:r>
      <w:r>
        <w:t>main jobs.</w:t>
      </w:r>
    </w:p>
    <w:p w14:paraId="76776B9A" w14:textId="51CA192A" w:rsidR="007B0A94" w:rsidRDefault="004369DC" w:rsidP="004D18EA">
      <w:pPr>
        <w:pStyle w:val="Body"/>
      </w:pPr>
      <w:r>
        <w:t>Earlier in the chapter, we described</w:t>
      </w:r>
      <w:r w:rsidR="007B0A94">
        <w:t xml:space="preserve"> waiting on </w:t>
      </w:r>
      <w:proofErr w:type="gramStart"/>
      <w:r w:rsidR="007B0A94" w:rsidRPr="002635C0">
        <w:rPr>
          <w:rStyle w:val="Literal"/>
        </w:rPr>
        <w:t>rx.recv</w:t>
      </w:r>
      <w:proofErr w:type="gramEnd"/>
      <w:r w:rsidR="007B0A94">
        <w:t xml:space="preserve">. The </w:t>
      </w:r>
      <w:r w:rsidR="007B0A94" w:rsidRPr="002635C0">
        <w:rPr>
          <w:rStyle w:val="Literal"/>
        </w:rPr>
        <w:t>recv</w:t>
      </w:r>
      <w:r w:rsidR="007B0A94">
        <w:t xml:space="preserve"> call returns a </w:t>
      </w:r>
      <w:proofErr w:type="gramStart"/>
      <w:r w:rsidR="00704900">
        <w:t>future</w:t>
      </w:r>
      <w:r w:rsidR="007B0A94">
        <w:t>, and</w:t>
      </w:r>
      <w:proofErr w:type="gramEnd"/>
      <w:r w:rsidR="007B0A94">
        <w:t xml:space="preserve"> awaiting </w:t>
      </w:r>
      <w:r w:rsidR="00704900">
        <w:t xml:space="preserve">the future </w:t>
      </w:r>
      <w:r w:rsidR="007B0A94">
        <w:t xml:space="preserve">polls it. </w:t>
      </w:r>
      <w:r w:rsidR="0027554A">
        <w:t>W</w:t>
      </w:r>
      <w:r w:rsidR="007B0A94">
        <w:t>e noted that a runtime will pause the</w:t>
      </w:r>
      <w:r w:rsidR="004D18EA">
        <w:t xml:space="preserve"> </w:t>
      </w:r>
      <w:r w:rsidR="007B0A94">
        <w:t xml:space="preserve">future until it’s ready with either </w:t>
      </w:r>
      <w:r w:rsidR="007B0A94" w:rsidRPr="002635C0">
        <w:rPr>
          <w:rStyle w:val="Literal"/>
        </w:rPr>
        <w:t>Some(message)</w:t>
      </w:r>
      <w:r w:rsidR="007B0A94">
        <w:t xml:space="preserve"> or </w:t>
      </w:r>
      <w:r w:rsidR="007B0A94" w:rsidRPr="002635C0">
        <w:rPr>
          <w:rStyle w:val="Literal"/>
        </w:rPr>
        <w:t>None</w:t>
      </w:r>
      <w:r w:rsidR="007B0A94">
        <w:t xml:space="preserve"> when the channel</w:t>
      </w:r>
      <w:r w:rsidR="004D18EA">
        <w:t xml:space="preserve"> </w:t>
      </w:r>
      <w:r w:rsidR="007B0A94">
        <w:t>closes. With our deeper understanding of</w:t>
      </w:r>
      <w:r w:rsidR="00704900">
        <w:t xml:space="preserve"> the</w:t>
      </w:r>
      <w:r w:rsidR="007B0A94">
        <w:t xml:space="preserve"> </w:t>
      </w:r>
      <w:r w:rsidR="007B0A94" w:rsidRPr="002635C0">
        <w:rPr>
          <w:rStyle w:val="Literal"/>
        </w:rPr>
        <w:t>Future</w:t>
      </w:r>
      <w:r w:rsidR="007B0A94">
        <w:t xml:space="preserve"> </w:t>
      </w:r>
      <w:r w:rsidR="00704900">
        <w:t>trait</w:t>
      </w:r>
      <w:r w:rsidR="007B0A94">
        <w:t>, and specifically</w:t>
      </w:r>
      <w:r w:rsidR="004D18EA">
        <w:t xml:space="preserve"> </w:t>
      </w:r>
      <w:proofErr w:type="gramStart"/>
      <w:r w:rsidR="007B0A94" w:rsidRPr="002635C0">
        <w:rPr>
          <w:rStyle w:val="Literal"/>
        </w:rPr>
        <w:t>Future::</w:t>
      </w:r>
      <w:proofErr w:type="gramEnd"/>
      <w:r w:rsidR="007B0A94" w:rsidRPr="002635C0">
        <w:rPr>
          <w:rStyle w:val="Literal"/>
        </w:rPr>
        <w:t>poll</w:t>
      </w:r>
      <w:r w:rsidR="007B0A94">
        <w:t>,</w:t>
      </w:r>
      <w:r w:rsidR="00704900" w:rsidRPr="00704900">
        <w:t xml:space="preserve"> </w:t>
      </w:r>
      <w:r w:rsidR="007B0A94">
        <w:t>we can see how that works. The runtime knows the future isn’t</w:t>
      </w:r>
      <w:r w:rsidR="004D18EA">
        <w:t xml:space="preserve"> </w:t>
      </w:r>
      <w:r w:rsidR="007B0A94">
        <w:t xml:space="preserve">ready when it returns </w:t>
      </w:r>
      <w:proofErr w:type="gramStart"/>
      <w:r w:rsidR="007B0A94" w:rsidRPr="002635C0">
        <w:rPr>
          <w:rStyle w:val="Literal"/>
        </w:rPr>
        <w:t>Poll::</w:t>
      </w:r>
      <w:proofErr w:type="gramEnd"/>
      <w:r w:rsidR="007B0A94" w:rsidRPr="002635C0">
        <w:rPr>
          <w:rStyle w:val="Literal"/>
        </w:rPr>
        <w:t>Pending</w:t>
      </w:r>
      <w:r w:rsidR="007B0A94">
        <w:t>. Conversely, the runtime knows the future</w:t>
      </w:r>
      <w:r w:rsidR="004D18EA">
        <w:t xml:space="preserve"> </w:t>
      </w:r>
      <w:r w:rsidR="007B0A94" w:rsidRPr="00FB0E83">
        <w:rPr>
          <w:rStyle w:val="Italic"/>
        </w:rPr>
        <w:t>is</w:t>
      </w:r>
      <w:r w:rsidR="007B0A94">
        <w:t xml:space="preserve"> ready and advances it when </w:t>
      </w:r>
      <w:r w:rsidR="007B0A94" w:rsidRPr="002635C0">
        <w:rPr>
          <w:rStyle w:val="Literal"/>
        </w:rPr>
        <w:t>poll</w:t>
      </w:r>
      <w:r w:rsidR="007B0A94">
        <w:t xml:space="preserve"> returns </w:t>
      </w:r>
      <w:proofErr w:type="gramStart"/>
      <w:r w:rsidR="007B0A94" w:rsidRPr="002635C0">
        <w:rPr>
          <w:rStyle w:val="Literal"/>
        </w:rPr>
        <w:t>Poll::</w:t>
      </w:r>
      <w:proofErr w:type="gramEnd"/>
      <w:r w:rsidR="007B0A94" w:rsidRPr="002635C0">
        <w:rPr>
          <w:rStyle w:val="Literal"/>
        </w:rPr>
        <w:t>Ready(Some(message))</w:t>
      </w:r>
      <w:r w:rsidR="007B0A94">
        <w:t xml:space="preserve"> or</w:t>
      </w:r>
      <w:r w:rsidR="004D18EA">
        <w:t xml:space="preserve"> </w:t>
      </w:r>
      <w:r w:rsidR="007B0A94" w:rsidRPr="002635C0">
        <w:rPr>
          <w:rStyle w:val="Literal"/>
        </w:rPr>
        <w:t>Poll::Ready(None)</w:t>
      </w:r>
      <w:r w:rsidR="007B0A94">
        <w:t>.</w:t>
      </w:r>
    </w:p>
    <w:p w14:paraId="5E67F28C" w14:textId="2DE5C1B5" w:rsidR="007B0A94" w:rsidRDefault="007B0A94" w:rsidP="004D18EA">
      <w:pPr>
        <w:pStyle w:val="Body"/>
      </w:pPr>
      <w:r>
        <w:t xml:space="preserve">The exact details of how a runtime does that </w:t>
      </w:r>
      <w:r w:rsidR="0027554A">
        <w:t xml:space="preserve">are </w:t>
      </w:r>
      <w:r w:rsidR="00704900">
        <w:t>beyond the scope of this book, but the key</w:t>
      </w:r>
      <w:r>
        <w:t xml:space="preserve"> is to see the basic mechanic</w:t>
      </w:r>
      <w:r w:rsidR="00704900">
        <w:t>s</w:t>
      </w:r>
      <w:r>
        <w:t xml:space="preserve"> of futures: a</w:t>
      </w:r>
      <w:r w:rsidR="004D18EA">
        <w:t xml:space="preserve"> </w:t>
      </w:r>
      <w:r>
        <w:t xml:space="preserve">runtime </w:t>
      </w:r>
      <w:r w:rsidRPr="002635C0">
        <w:rPr>
          <w:rStyle w:val="Italic"/>
        </w:rPr>
        <w:t>polls</w:t>
      </w:r>
      <w:r>
        <w:t xml:space="preserve"> each future it is responsible for, putting </w:t>
      </w:r>
      <w:r w:rsidR="0027554A">
        <w:t xml:space="preserve">the future </w:t>
      </w:r>
      <w:r>
        <w:t>back to sleep when</w:t>
      </w:r>
      <w:r w:rsidR="004D18EA">
        <w:t xml:space="preserve"> </w:t>
      </w:r>
      <w:r>
        <w:t>it is not yet ready.</w:t>
      </w:r>
    </w:p>
    <w:p w14:paraId="54D0CB96" w14:textId="26F225BC" w:rsidR="007B0A94" w:rsidRDefault="00B250DA" w:rsidP="00EC2D84">
      <w:pPr>
        <w:pStyle w:val="HeadB"/>
      </w:pPr>
      <w:bookmarkStart w:id="337" w:name="_Toc187998609"/>
      <w:commentRangeStart w:id="338"/>
      <w:r>
        <w:t>T</w:t>
      </w:r>
      <w:r w:rsidR="007B0A94">
        <w:t>he Pin and Unpin Traits</w:t>
      </w:r>
      <w:commentRangeEnd w:id="338"/>
      <w:r w:rsidR="000511F6">
        <w:rPr>
          <w:rStyle w:val="CommentReference"/>
          <w:rFonts w:ascii="Times New Roman" w:hAnsi="Times New Roman" w:cs="Times New Roman"/>
          <w:b w:val="0"/>
          <w:bCs w:val="0"/>
          <w:i w:val="0"/>
          <w:iCs w:val="0"/>
          <w:color w:val="auto"/>
          <w:lang w:val="en-CA"/>
        </w:rPr>
        <w:commentReference w:id="338"/>
      </w:r>
      <w:bookmarkEnd w:id="337"/>
    </w:p>
    <w:p w14:paraId="691F1474" w14:textId="621E23C5" w:rsidR="007B0A94" w:rsidRDefault="007B0A94" w:rsidP="004D18EA">
      <w:pPr>
        <w:pStyle w:val="Body"/>
      </w:pPr>
      <w:r>
        <w:t xml:space="preserve">When we introduced the idea of pinning </w:t>
      </w:r>
      <w:r w:rsidR="00704900">
        <w:t>i</w:t>
      </w:r>
      <w:r>
        <w:t>n Listing 17-17, we ran</w:t>
      </w:r>
      <w:r w:rsidR="004D18EA">
        <w:t xml:space="preserve"> </w:t>
      </w:r>
      <w:r>
        <w:t>into a very gnarly error message. Here is the relevant part of it again:</w:t>
      </w:r>
    </w:p>
    <w:p w14:paraId="6860939C" w14:textId="77777777" w:rsidR="007B0A94" w:rsidRDefault="007B0A94" w:rsidP="002635C0">
      <w:pPr>
        <w:pStyle w:val="CodeWide"/>
      </w:pPr>
      <w:r>
        <w:t xml:space="preserve">error[E0277]: </w:t>
      </w:r>
      <w:proofErr w:type="gramStart"/>
      <w:r>
        <w:t>`{</w:t>
      </w:r>
      <w:proofErr w:type="gramEnd"/>
      <w:r>
        <w:t>async block@src/main.rs:8:23: 20:10}` cannot be unpinned</w:t>
      </w:r>
    </w:p>
    <w:p w14:paraId="5C0BAFF8" w14:textId="77777777" w:rsidR="007B0A94" w:rsidRDefault="007B0A94" w:rsidP="002635C0">
      <w:pPr>
        <w:pStyle w:val="CodeWide"/>
      </w:pPr>
      <w:r>
        <w:t xml:space="preserve">  --&gt; src/main.rs:46:33</w:t>
      </w:r>
    </w:p>
    <w:p w14:paraId="476AB74D" w14:textId="77777777" w:rsidR="007B0A94" w:rsidRDefault="007B0A94" w:rsidP="002635C0">
      <w:pPr>
        <w:pStyle w:val="CodeWide"/>
      </w:pPr>
      <w:r>
        <w:t xml:space="preserve">   |</w:t>
      </w:r>
    </w:p>
    <w:p w14:paraId="6406E8A0" w14:textId="77777777" w:rsidR="007B0A94" w:rsidRDefault="007B0A94" w:rsidP="002635C0">
      <w:pPr>
        <w:pStyle w:val="CodeWide"/>
      </w:pPr>
      <w:r>
        <w:t xml:space="preserve">46 |         </w:t>
      </w:r>
      <w:proofErr w:type="gramStart"/>
      <w:r>
        <w:t>trpl::</w:t>
      </w:r>
      <w:proofErr w:type="gramEnd"/>
      <w:r>
        <w:t>join_all(futures).await;</w:t>
      </w:r>
    </w:p>
    <w:p w14:paraId="7817324A" w14:textId="77777777" w:rsidR="007B0A94" w:rsidRDefault="007B0A94" w:rsidP="002635C0">
      <w:pPr>
        <w:pStyle w:val="CodeWide"/>
      </w:pPr>
      <w:r>
        <w:t xml:space="preserve">   |                                 ^^^^^ the trait `Unpin` is not implemented for </w:t>
      </w:r>
      <w:proofErr w:type="gramStart"/>
      <w:r>
        <w:t>`{</w:t>
      </w:r>
      <w:proofErr w:type="gramEnd"/>
      <w:r>
        <w:t>async block@src/main.rs:8:23: 20:10}`, which is required by `Box&lt;{async block@src/main.rs:8:23: 20:10}&gt;: std::future::Future`</w:t>
      </w:r>
    </w:p>
    <w:p w14:paraId="2CF13DDD" w14:textId="77777777" w:rsidR="007B0A94" w:rsidRDefault="007B0A94" w:rsidP="002635C0">
      <w:pPr>
        <w:pStyle w:val="CodeWide"/>
      </w:pPr>
      <w:r>
        <w:t xml:space="preserve">   |</w:t>
      </w:r>
    </w:p>
    <w:p w14:paraId="3DDF203A" w14:textId="77777777" w:rsidR="007B0A94" w:rsidRDefault="007B0A94" w:rsidP="002635C0">
      <w:pPr>
        <w:pStyle w:val="CodeWide"/>
      </w:pPr>
      <w:r>
        <w:t xml:space="preserve">   = note: consider using the `</w:t>
      </w:r>
      <w:proofErr w:type="gramStart"/>
      <w:r>
        <w:t>pin!`</w:t>
      </w:r>
      <w:proofErr w:type="gramEnd"/>
      <w:r>
        <w:t xml:space="preserve"> macro</w:t>
      </w:r>
    </w:p>
    <w:p w14:paraId="33E41BDA" w14:textId="77777777" w:rsidR="007B0A94" w:rsidRDefault="007B0A94" w:rsidP="002635C0">
      <w:pPr>
        <w:pStyle w:val="CodeWide"/>
      </w:pPr>
      <w:r>
        <w:t xml:space="preserve">           consider using `</w:t>
      </w:r>
      <w:proofErr w:type="gramStart"/>
      <w:r>
        <w:t>Box::</w:t>
      </w:r>
      <w:proofErr w:type="gramEnd"/>
      <w:r>
        <w:t>pin` if you need to access the pinned value outside of the current scope</w:t>
      </w:r>
    </w:p>
    <w:p w14:paraId="510D384F" w14:textId="77777777" w:rsidR="007B0A94" w:rsidRDefault="007B0A94" w:rsidP="002635C0">
      <w:pPr>
        <w:pStyle w:val="CodeWide"/>
      </w:pPr>
      <w:r>
        <w:t xml:space="preserve">   = note: required for `Box</w:t>
      </w:r>
      <w:proofErr w:type="gramStart"/>
      <w:r>
        <w:t>&lt;{</w:t>
      </w:r>
      <w:proofErr w:type="gramEnd"/>
      <w:r>
        <w:t>async block@src/main.rs:8:23: 20:10}&gt;` to implement `std::future::Future`</w:t>
      </w:r>
    </w:p>
    <w:p w14:paraId="03361ECC" w14:textId="77777777" w:rsidR="007B0A94" w:rsidRDefault="007B0A94" w:rsidP="002635C0">
      <w:pPr>
        <w:pStyle w:val="CodeWide"/>
      </w:pPr>
      <w:r>
        <w:t>note: required by a bound in `JoinAll`</w:t>
      </w:r>
    </w:p>
    <w:p w14:paraId="4E482165" w14:textId="77777777" w:rsidR="007B0A94" w:rsidRDefault="007B0A94" w:rsidP="002635C0">
      <w:pPr>
        <w:pStyle w:val="CodeWide"/>
      </w:pPr>
      <w:r>
        <w:t xml:space="preserve">  --&gt; ~</w:t>
      </w:r>
      <w:proofErr w:type="gramStart"/>
      <w:r>
        <w:t>/.cargo/registry/src/index.crates.io-6f17d22bba15001f/futures-util-0.3.30/src/future/join_all.rs:29</w:t>
      </w:r>
      <w:proofErr w:type="gramEnd"/>
      <w:r>
        <w:t>:8</w:t>
      </w:r>
    </w:p>
    <w:p w14:paraId="4035FCC1" w14:textId="77777777" w:rsidR="007B0A94" w:rsidRDefault="007B0A94" w:rsidP="002635C0">
      <w:pPr>
        <w:pStyle w:val="CodeWide"/>
      </w:pPr>
      <w:r>
        <w:t xml:space="preserve">   |</w:t>
      </w:r>
    </w:p>
    <w:p w14:paraId="722E5984" w14:textId="77777777" w:rsidR="007B0A94" w:rsidRDefault="007B0A94" w:rsidP="002635C0">
      <w:pPr>
        <w:pStyle w:val="CodeWide"/>
      </w:pPr>
      <w:r>
        <w:t>27 | pub struct JoinAll&lt;F&gt;</w:t>
      </w:r>
    </w:p>
    <w:p w14:paraId="772D223F" w14:textId="77777777" w:rsidR="007B0A94" w:rsidRDefault="007B0A94" w:rsidP="002635C0">
      <w:pPr>
        <w:pStyle w:val="CodeWide"/>
      </w:pPr>
      <w:r>
        <w:t xml:space="preserve">   |            ------- required by a bound in this struct</w:t>
      </w:r>
    </w:p>
    <w:p w14:paraId="1987D07D" w14:textId="77777777" w:rsidR="007B0A94" w:rsidRDefault="007B0A94" w:rsidP="002635C0">
      <w:pPr>
        <w:pStyle w:val="CodeWide"/>
      </w:pPr>
      <w:r>
        <w:t>28 | where</w:t>
      </w:r>
    </w:p>
    <w:p w14:paraId="0A55F9CB" w14:textId="77777777" w:rsidR="007B0A94" w:rsidRDefault="007B0A94" w:rsidP="002635C0">
      <w:pPr>
        <w:pStyle w:val="CodeWide"/>
      </w:pPr>
      <w:r>
        <w:t>29 |     F: Future,</w:t>
      </w:r>
    </w:p>
    <w:p w14:paraId="1F5CA4EF" w14:textId="77777777" w:rsidR="007B0A94" w:rsidRDefault="007B0A94" w:rsidP="002635C0">
      <w:pPr>
        <w:pStyle w:val="CodeWide"/>
      </w:pPr>
      <w:r>
        <w:t xml:space="preserve">   |        ^^^^^^ required by this bound in `JoinAll`</w:t>
      </w:r>
    </w:p>
    <w:p w14:paraId="4030238A" w14:textId="77777777" w:rsidR="007B0A94" w:rsidRDefault="007B0A94" w:rsidP="002635C0">
      <w:pPr>
        <w:pStyle w:val="CodeWide"/>
      </w:pPr>
    </w:p>
    <w:p w14:paraId="11D04040" w14:textId="77777777" w:rsidR="007B0A94" w:rsidRDefault="007B0A94" w:rsidP="002635C0">
      <w:pPr>
        <w:pStyle w:val="CodeWide"/>
      </w:pPr>
      <w:r>
        <w:t>Some errors have detailed explanations: E0277, E0308.</w:t>
      </w:r>
    </w:p>
    <w:p w14:paraId="7D3D85ED" w14:textId="77777777" w:rsidR="007B0A94" w:rsidRDefault="007B0A94" w:rsidP="002635C0">
      <w:pPr>
        <w:pStyle w:val="CodeWide"/>
      </w:pPr>
      <w:r>
        <w:t>For more information about an error, try `rustc --explain E0277`.</w:t>
      </w:r>
    </w:p>
    <w:p w14:paraId="3C47DB85" w14:textId="5F97DC2D" w:rsidR="007B0A94" w:rsidRDefault="00704900" w:rsidP="004D18EA">
      <w:pPr>
        <w:pStyle w:val="Body"/>
      </w:pPr>
      <w:r>
        <w:t>T</w:t>
      </w:r>
      <w:r w:rsidR="007B0A94">
        <w:t xml:space="preserve">his error message tells us </w:t>
      </w:r>
      <w:r>
        <w:t xml:space="preserve">not only </w:t>
      </w:r>
      <w:r w:rsidR="007B0A94">
        <w:t>that we need to</w:t>
      </w:r>
      <w:r w:rsidR="004D18EA">
        <w:t xml:space="preserve"> </w:t>
      </w:r>
      <w:r w:rsidR="007B0A94">
        <w:t xml:space="preserve">pin the values but also why pinning is required. The </w:t>
      </w:r>
      <w:proofErr w:type="gramStart"/>
      <w:r w:rsidR="007B0A94" w:rsidRPr="002635C0">
        <w:rPr>
          <w:rStyle w:val="Literal"/>
        </w:rPr>
        <w:t>trpl::</w:t>
      </w:r>
      <w:proofErr w:type="gramEnd"/>
      <w:r w:rsidR="007B0A94" w:rsidRPr="002635C0">
        <w:rPr>
          <w:rStyle w:val="Literal"/>
        </w:rPr>
        <w:t>join_all</w:t>
      </w:r>
      <w:r w:rsidR="004D18EA">
        <w:t xml:space="preserve"> </w:t>
      </w:r>
      <w:r w:rsidR="007B0A94">
        <w:t xml:space="preserve">function returns a struct called </w:t>
      </w:r>
      <w:r w:rsidR="007B0A94" w:rsidRPr="002635C0">
        <w:rPr>
          <w:rStyle w:val="Literal"/>
        </w:rPr>
        <w:t>JoinAll</w:t>
      </w:r>
      <w:r w:rsidR="007B0A94">
        <w:t>. That struct is generic over a type</w:t>
      </w:r>
      <w:r w:rsidR="004D18EA">
        <w:t xml:space="preserve"> </w:t>
      </w:r>
      <w:r w:rsidR="007B0A94" w:rsidRPr="002635C0">
        <w:rPr>
          <w:rStyle w:val="Literal"/>
        </w:rPr>
        <w:t>F</w:t>
      </w:r>
      <w:r w:rsidR="007B0A94">
        <w:t xml:space="preserve">, which is constrained to implement the </w:t>
      </w:r>
      <w:r w:rsidR="007B0A94" w:rsidRPr="002635C0">
        <w:rPr>
          <w:rStyle w:val="Literal"/>
        </w:rPr>
        <w:t>Future</w:t>
      </w:r>
      <w:r w:rsidR="007B0A94">
        <w:t xml:space="preserve"> trait. Directly awaiting a</w:t>
      </w:r>
      <w:r w:rsidR="004D18EA">
        <w:t xml:space="preserve"> </w:t>
      </w:r>
      <w:r w:rsidR="007B0A94">
        <w:lastRenderedPageBreak/>
        <w:t xml:space="preserve">future with </w:t>
      </w:r>
      <w:r w:rsidR="007B0A94" w:rsidRPr="002635C0">
        <w:rPr>
          <w:rStyle w:val="Literal"/>
        </w:rPr>
        <w:t>await</w:t>
      </w:r>
      <w:r w:rsidR="007B0A94">
        <w:t xml:space="preserve"> pins the future implicitly. That’s why we don’t need to use</w:t>
      </w:r>
      <w:r w:rsidR="004D18EA">
        <w:t xml:space="preserve"> </w:t>
      </w:r>
      <w:r w:rsidR="007B0A94" w:rsidRPr="002635C0">
        <w:rPr>
          <w:rStyle w:val="Literal"/>
        </w:rPr>
        <w:t>pin!</w:t>
      </w:r>
      <w:r w:rsidR="007B0A94">
        <w:t xml:space="preserve"> everywhere we want to await futures.</w:t>
      </w:r>
    </w:p>
    <w:p w14:paraId="2BBD51E9" w14:textId="04690EF2" w:rsidR="007B0A94" w:rsidRDefault="007B0A94" w:rsidP="004D18EA">
      <w:pPr>
        <w:pStyle w:val="Body"/>
      </w:pPr>
      <w:r>
        <w:t>However, we’re not directly awaiting a future here. Instead, we construct a new</w:t>
      </w:r>
      <w:r w:rsidR="004D18EA">
        <w:t xml:space="preserve"> </w:t>
      </w:r>
      <w:r>
        <w:t xml:space="preserve">future, </w:t>
      </w:r>
      <w:r w:rsidRPr="002635C0">
        <w:rPr>
          <w:rStyle w:val="Literal"/>
        </w:rPr>
        <w:t>JoinAll</w:t>
      </w:r>
      <w:r>
        <w:t xml:space="preserve">, by passing a collection of futures to the </w:t>
      </w:r>
      <w:r w:rsidRPr="002635C0">
        <w:rPr>
          <w:rStyle w:val="Literal"/>
        </w:rPr>
        <w:t>join_all</w:t>
      </w:r>
      <w:r w:rsidR="004D18EA">
        <w:t xml:space="preserve"> </w:t>
      </w:r>
      <w:r>
        <w:t xml:space="preserve">function. The signature for </w:t>
      </w:r>
      <w:r w:rsidRPr="002635C0">
        <w:rPr>
          <w:rStyle w:val="Literal"/>
        </w:rPr>
        <w:t>join_all</w:t>
      </w:r>
      <w:r>
        <w:t xml:space="preserve"> </w:t>
      </w:r>
      <w:commentRangeStart w:id="339"/>
      <w:commentRangeStart w:id="340"/>
      <w:r>
        <w:t>requires that the type</w:t>
      </w:r>
      <w:ins w:id="341" w:author="Chris Krycho" w:date="2025-01-16T08:47:00Z" w16du:dateUtc="2025-01-16T15:47:00Z">
        <w:r w:rsidR="007902CC">
          <w:t>s</w:t>
        </w:r>
      </w:ins>
      <w:r>
        <w:t xml:space="preserve"> of the</w:t>
      </w:r>
      <w:r w:rsidR="004D18EA">
        <w:t xml:space="preserve"> </w:t>
      </w:r>
      <w:r>
        <w:t xml:space="preserve">items in the collection all implement </w:t>
      </w:r>
      <w:commentRangeEnd w:id="339"/>
      <w:r w:rsidR="00A6762E">
        <w:rPr>
          <w:rStyle w:val="CommentReference"/>
          <w:rFonts w:ascii="Times New Roman" w:hAnsi="Times New Roman" w:cs="Times New Roman"/>
          <w:color w:val="auto"/>
          <w:lang w:val="en-CA"/>
        </w:rPr>
        <w:commentReference w:id="339"/>
      </w:r>
      <w:commentRangeEnd w:id="340"/>
      <w:r w:rsidR="007902CC">
        <w:rPr>
          <w:rStyle w:val="CommentReference"/>
          <w:rFonts w:ascii="Times New Roman" w:hAnsi="Times New Roman" w:cs="Times New Roman"/>
          <w:color w:val="auto"/>
          <w:lang w:val="en-CA"/>
        </w:rPr>
        <w:commentReference w:id="340"/>
      </w:r>
      <w:r>
        <w:t xml:space="preserve">the </w:t>
      </w:r>
      <w:r w:rsidRPr="002635C0">
        <w:rPr>
          <w:rStyle w:val="Literal"/>
        </w:rPr>
        <w:t>Future</w:t>
      </w:r>
      <w:r>
        <w:t xml:space="preserve"> trait, and </w:t>
      </w:r>
      <w:r w:rsidRPr="002635C0">
        <w:rPr>
          <w:rStyle w:val="Literal"/>
        </w:rPr>
        <w:t>Box&lt;T&gt;</w:t>
      </w:r>
      <w:r>
        <w:t xml:space="preserve"> implements </w:t>
      </w:r>
      <w:r w:rsidRPr="002635C0">
        <w:rPr>
          <w:rStyle w:val="Literal"/>
        </w:rPr>
        <w:t>Future</w:t>
      </w:r>
      <w:r>
        <w:t xml:space="preserve"> </w:t>
      </w:r>
      <w:r w:rsidR="00A6762E">
        <w:t xml:space="preserve">only </w:t>
      </w:r>
      <w:r>
        <w:t xml:space="preserve">if the </w:t>
      </w:r>
      <w:r w:rsidRPr="002635C0">
        <w:rPr>
          <w:rStyle w:val="Literal"/>
        </w:rPr>
        <w:t>T</w:t>
      </w:r>
      <w:r>
        <w:t xml:space="preserve"> it wraps is a future </w:t>
      </w:r>
      <w:r w:rsidR="00A6762E">
        <w:t xml:space="preserve">that </w:t>
      </w:r>
      <w:r>
        <w:t>implements the</w:t>
      </w:r>
      <w:r w:rsidR="004D18EA">
        <w:t xml:space="preserve"> </w:t>
      </w:r>
      <w:r w:rsidRPr="002635C0">
        <w:rPr>
          <w:rStyle w:val="Literal"/>
        </w:rPr>
        <w:t>Unpin</w:t>
      </w:r>
      <w:r>
        <w:t xml:space="preserve"> trait.</w:t>
      </w:r>
    </w:p>
    <w:p w14:paraId="1E6D8EF0" w14:textId="07290A22" w:rsidR="007B0A94" w:rsidRDefault="007B0A94" w:rsidP="004D18EA">
      <w:pPr>
        <w:pStyle w:val="Body"/>
      </w:pPr>
      <w:r>
        <w:t>That’s a lot</w:t>
      </w:r>
      <w:r w:rsidR="00A6762E">
        <w:t xml:space="preserve"> to absorb</w:t>
      </w:r>
      <w:r>
        <w:t xml:space="preserve">! </w:t>
      </w:r>
      <w:r w:rsidR="00A6762E">
        <w:t>To really understand it, let’s</w:t>
      </w:r>
      <w:r>
        <w:t xml:space="preserve"> dive a little further into how the</w:t>
      </w:r>
      <w:r w:rsidR="004D18EA">
        <w:t xml:space="preserve"> </w:t>
      </w:r>
      <w:r w:rsidRPr="002635C0">
        <w:rPr>
          <w:rStyle w:val="Literal"/>
        </w:rPr>
        <w:t>Future</w:t>
      </w:r>
      <w:r>
        <w:t xml:space="preserve"> </w:t>
      </w:r>
      <w:r w:rsidR="0027554A">
        <w:t xml:space="preserve">trait </w:t>
      </w:r>
      <w:proofErr w:type="gramStart"/>
      <w:r>
        <w:t>actually works</w:t>
      </w:r>
      <w:proofErr w:type="gramEnd"/>
      <w:r>
        <w:t xml:space="preserve">, in particular around </w:t>
      </w:r>
      <w:r w:rsidRPr="00815FF2">
        <w:t>pinning</w:t>
      </w:r>
      <w:r>
        <w:t>.</w:t>
      </w:r>
      <w:r w:rsidR="0027554A">
        <w:t xml:space="preserve"> </w:t>
      </w:r>
      <w:r w:rsidR="00A6762E">
        <w:t>L</w:t>
      </w:r>
      <w:r>
        <w:t>ook again at the definition of</w:t>
      </w:r>
      <w:r w:rsidR="0077200E">
        <w:t xml:space="preserve"> the</w:t>
      </w:r>
      <w:r>
        <w:t xml:space="preserve"> </w:t>
      </w:r>
      <w:r w:rsidRPr="002635C0">
        <w:rPr>
          <w:rStyle w:val="Literal"/>
        </w:rPr>
        <w:t>Future</w:t>
      </w:r>
      <w:r w:rsidR="0077200E">
        <w:t xml:space="preserve"> trait</w:t>
      </w:r>
      <w:r>
        <w:t>:</w:t>
      </w:r>
    </w:p>
    <w:p w14:paraId="6C11412F" w14:textId="77777777" w:rsidR="007B0A94" w:rsidRDefault="007B0A94" w:rsidP="004D18EA">
      <w:pPr>
        <w:pStyle w:val="Code"/>
      </w:pPr>
      <w:r>
        <w:t xml:space="preserve">use </w:t>
      </w:r>
      <w:proofErr w:type="gramStart"/>
      <w:r>
        <w:t>std::</w:t>
      </w:r>
      <w:proofErr w:type="gramEnd"/>
      <w:r>
        <w:t>pin::Pin;</w:t>
      </w:r>
    </w:p>
    <w:p w14:paraId="6CFEAA86" w14:textId="77777777" w:rsidR="007B0A94" w:rsidRDefault="007B0A94" w:rsidP="004D18EA">
      <w:pPr>
        <w:pStyle w:val="Code"/>
      </w:pPr>
      <w:r>
        <w:t xml:space="preserve">use </w:t>
      </w:r>
      <w:proofErr w:type="gramStart"/>
      <w:r>
        <w:t>std::</w:t>
      </w:r>
      <w:proofErr w:type="gramEnd"/>
      <w:r>
        <w:t>task::{Context, Poll};</w:t>
      </w:r>
    </w:p>
    <w:p w14:paraId="00E0B9AA" w14:textId="77777777" w:rsidR="007B0A94" w:rsidRDefault="007B0A94" w:rsidP="004D18EA">
      <w:pPr>
        <w:pStyle w:val="Code"/>
      </w:pPr>
    </w:p>
    <w:p w14:paraId="483F6049" w14:textId="77777777" w:rsidR="007B0A94" w:rsidRDefault="007B0A94" w:rsidP="004D18EA">
      <w:pPr>
        <w:pStyle w:val="Code"/>
      </w:pPr>
      <w:r>
        <w:t>pub trait Future {</w:t>
      </w:r>
    </w:p>
    <w:p w14:paraId="425DACD5" w14:textId="77777777" w:rsidR="007B0A94" w:rsidRDefault="007B0A94" w:rsidP="004D18EA">
      <w:pPr>
        <w:pStyle w:val="Code"/>
      </w:pPr>
      <w:r>
        <w:t xml:space="preserve">    type </w:t>
      </w:r>
      <w:proofErr w:type="gramStart"/>
      <w:r>
        <w:t>Output;</w:t>
      </w:r>
      <w:proofErr w:type="gramEnd"/>
    </w:p>
    <w:p w14:paraId="1EBC444B" w14:textId="77777777" w:rsidR="007B0A94" w:rsidRDefault="007B0A94" w:rsidP="004D18EA">
      <w:pPr>
        <w:pStyle w:val="Code"/>
      </w:pPr>
    </w:p>
    <w:p w14:paraId="3794ADB7" w14:textId="77777777" w:rsidR="007B0A94" w:rsidRDefault="007B0A94" w:rsidP="004D18EA">
      <w:pPr>
        <w:pStyle w:val="Code"/>
      </w:pPr>
      <w:r>
        <w:t xml:space="preserve">    // Required method</w:t>
      </w:r>
    </w:p>
    <w:p w14:paraId="5DD90F5C" w14:textId="77777777" w:rsidR="007B0A94" w:rsidRDefault="007B0A94" w:rsidP="004D18EA">
      <w:pPr>
        <w:pStyle w:val="Code"/>
      </w:pPr>
      <w:r>
        <w:t xml:space="preserve">    fn </w:t>
      </w:r>
      <w:proofErr w:type="gramStart"/>
      <w:r>
        <w:t>poll(</w:t>
      </w:r>
      <w:proofErr w:type="gramEnd"/>
      <w:r>
        <w:t>self: Pin&lt;&amp;mut Self&gt;, cx: &amp;mut Context&lt;'_&gt;) -&gt; Poll&lt;Self::Output&gt;;</w:t>
      </w:r>
    </w:p>
    <w:p w14:paraId="6B2F1A01" w14:textId="77777777" w:rsidR="007B0A94" w:rsidRDefault="007B0A94" w:rsidP="004D18EA">
      <w:pPr>
        <w:pStyle w:val="Code"/>
      </w:pPr>
      <w:r>
        <w:t>}</w:t>
      </w:r>
    </w:p>
    <w:p w14:paraId="4B14557A" w14:textId="456DE19E" w:rsidR="00CF73CD" w:rsidRDefault="007B0A94" w:rsidP="004D18EA">
      <w:pPr>
        <w:pStyle w:val="Body"/>
      </w:pPr>
      <w:r>
        <w:t xml:space="preserve">The </w:t>
      </w:r>
      <w:r w:rsidRPr="002635C0">
        <w:rPr>
          <w:rStyle w:val="Literal"/>
        </w:rPr>
        <w:t>cx</w:t>
      </w:r>
      <w:r>
        <w:t xml:space="preserve"> parameter and its </w:t>
      </w:r>
      <w:r w:rsidRPr="002635C0">
        <w:rPr>
          <w:rStyle w:val="Literal"/>
        </w:rPr>
        <w:t>Context</w:t>
      </w:r>
      <w:r>
        <w:t xml:space="preserve"> type </w:t>
      </w:r>
      <w:r w:rsidR="00A6762E">
        <w:t xml:space="preserve">are </w:t>
      </w:r>
      <w:r>
        <w:t xml:space="preserve">the key to how a runtime </w:t>
      </w:r>
      <w:proofErr w:type="gramStart"/>
      <w:r>
        <w:t>actually</w:t>
      </w:r>
      <w:r w:rsidR="004D18EA">
        <w:t xml:space="preserve"> </w:t>
      </w:r>
      <w:r>
        <w:t>knows</w:t>
      </w:r>
      <w:proofErr w:type="gramEnd"/>
      <w:r>
        <w:t xml:space="preserve"> when to check any given future while still being lazy. </w:t>
      </w:r>
      <w:r w:rsidR="00CF73CD">
        <w:t xml:space="preserve">Again, the </w:t>
      </w:r>
      <w:r>
        <w:t>details of how</w:t>
      </w:r>
      <w:r w:rsidR="004D18EA">
        <w:t xml:space="preserve"> </w:t>
      </w:r>
      <w:r>
        <w:t xml:space="preserve">that works are beyond the scope of this chapter, </w:t>
      </w:r>
      <w:r w:rsidR="00CF73CD">
        <w:t>and</w:t>
      </w:r>
      <w:r>
        <w:t xml:space="preserve"> you generally only need</w:t>
      </w:r>
      <w:r w:rsidR="004D18EA">
        <w:t xml:space="preserve"> </w:t>
      </w:r>
      <w:r>
        <w:t xml:space="preserve">to </w:t>
      </w:r>
      <w:del w:id="342" w:author="Chris Krycho" w:date="2025-01-16T09:46:00Z" w16du:dateUtc="2025-01-16T16:46:00Z">
        <w:r w:rsidDel="00C00F91">
          <w:delText xml:space="preserve">worry </w:delText>
        </w:r>
      </w:del>
      <w:ins w:id="343" w:author="Chris Krycho" w:date="2025-01-16T09:46:00Z" w16du:dateUtc="2025-01-16T16:46:00Z">
        <w:r w:rsidR="00C00F91">
          <w:t xml:space="preserve">think </w:t>
        </w:r>
      </w:ins>
      <w:r>
        <w:t xml:space="preserve">about </w:t>
      </w:r>
      <w:r w:rsidR="00CF73CD">
        <w:t xml:space="preserve">this </w:t>
      </w:r>
      <w:r>
        <w:t xml:space="preserve">when writing a custom </w:t>
      </w:r>
      <w:r w:rsidRPr="002635C0">
        <w:rPr>
          <w:rStyle w:val="Literal"/>
        </w:rPr>
        <w:t>Future</w:t>
      </w:r>
      <w:r>
        <w:t xml:space="preserve"> implementation</w:t>
      </w:r>
      <w:r w:rsidR="004D18EA">
        <w:t>.</w:t>
      </w:r>
      <w:r w:rsidR="00CF73CD">
        <w:t xml:space="preserve"> W</w:t>
      </w:r>
      <w:r>
        <w:t xml:space="preserve">e’ll focus </w:t>
      </w:r>
      <w:r w:rsidR="00CF73CD">
        <w:t xml:space="preserve">instead </w:t>
      </w:r>
      <w:r>
        <w:t xml:space="preserve">on the type for </w:t>
      </w:r>
      <w:r w:rsidRPr="002635C0">
        <w:rPr>
          <w:rStyle w:val="Literal"/>
        </w:rPr>
        <w:t>self</w:t>
      </w:r>
      <w:r w:rsidR="00CF73CD">
        <w:t>, as t</w:t>
      </w:r>
      <w:r>
        <w:t>his is the first time we’ve seen</w:t>
      </w:r>
      <w:r w:rsidR="004D18EA">
        <w:t xml:space="preserve"> </w:t>
      </w:r>
      <w:r>
        <w:t xml:space="preserve">a method where </w:t>
      </w:r>
      <w:r w:rsidRPr="002635C0">
        <w:rPr>
          <w:rStyle w:val="Literal"/>
        </w:rPr>
        <w:t>self</w:t>
      </w:r>
      <w:r>
        <w:t xml:space="preserve"> has a type annotation. A </w:t>
      </w:r>
      <w:proofErr w:type="gramStart"/>
      <w:r>
        <w:t>type</w:t>
      </w:r>
      <w:proofErr w:type="gramEnd"/>
      <w:r>
        <w:t xml:space="preserve"> annotation for </w:t>
      </w:r>
      <w:proofErr w:type="spellStart"/>
      <w:r w:rsidRPr="002635C0">
        <w:rPr>
          <w:rStyle w:val="Literal"/>
        </w:rPr>
        <w:t>self</w:t>
      </w:r>
      <w:r>
        <w:t xml:space="preserve"> </w:t>
      </w:r>
      <w:r w:rsidR="00CF73CD">
        <w:t>works</w:t>
      </w:r>
      <w:proofErr w:type="spellEnd"/>
      <w:r w:rsidR="00CF73CD">
        <w:t xml:space="preserve"> like</w:t>
      </w:r>
      <w:r>
        <w:t xml:space="preserve"> type annotations for other function parameters</w:t>
      </w:r>
      <w:r w:rsidR="00CF73CD">
        <w:t xml:space="preserve"> but </w:t>
      </w:r>
      <w:r>
        <w:t>with two key</w:t>
      </w:r>
      <w:r w:rsidR="004D18EA">
        <w:t xml:space="preserve"> </w:t>
      </w:r>
      <w:r>
        <w:t>differences</w:t>
      </w:r>
      <w:r w:rsidR="00CF73CD">
        <w:t xml:space="preserve">: </w:t>
      </w:r>
    </w:p>
    <w:p w14:paraId="2E9E2248" w14:textId="10FF595B" w:rsidR="00CF73CD" w:rsidRDefault="00CF73CD" w:rsidP="00AD1A7C">
      <w:pPr>
        <w:pStyle w:val="ListBullet"/>
      </w:pPr>
      <w:r>
        <w:t>It tells</w:t>
      </w:r>
      <w:r w:rsidR="007B0A94">
        <w:t xml:space="preserve"> Rust what </w:t>
      </w:r>
      <w:proofErr w:type="gramStart"/>
      <w:r w:rsidR="007B0A94">
        <w:t>type</w:t>
      </w:r>
      <w:proofErr w:type="gramEnd"/>
      <w:r w:rsidR="007B0A94">
        <w:t xml:space="preserve"> </w:t>
      </w:r>
      <w:r w:rsidR="007B0A94" w:rsidRPr="002635C0">
        <w:rPr>
          <w:rStyle w:val="Literal"/>
        </w:rPr>
        <w:t>self</w:t>
      </w:r>
      <w:r w:rsidR="007B0A94">
        <w:t xml:space="preserve"> must be </w:t>
      </w:r>
      <w:r>
        <w:t xml:space="preserve">for </w:t>
      </w:r>
      <w:r w:rsidR="0077200E">
        <w:t>the</w:t>
      </w:r>
      <w:r w:rsidR="007B0A94">
        <w:t xml:space="preserve"> method</w:t>
      </w:r>
      <w:r w:rsidR="0077200E">
        <w:t xml:space="preserve"> to be called</w:t>
      </w:r>
      <w:r w:rsidR="00232535">
        <w:t>.</w:t>
      </w:r>
    </w:p>
    <w:p w14:paraId="71CB72E5" w14:textId="35E0B1E0" w:rsidR="0000733B" w:rsidRDefault="00CF73CD" w:rsidP="00CF73CD">
      <w:pPr>
        <w:pStyle w:val="ListBullet"/>
      </w:pPr>
      <w:r>
        <w:t xml:space="preserve">It </w:t>
      </w:r>
      <w:r w:rsidR="007B0A94">
        <w:t xml:space="preserve">can’t be just any type. It’s </w:t>
      </w:r>
      <w:r w:rsidR="0000733B">
        <w:t>restricted to</w:t>
      </w:r>
      <w:r w:rsidR="007B0A94">
        <w:t xml:space="preserve"> the type</w:t>
      </w:r>
      <w:r w:rsidR="004D18EA">
        <w:t xml:space="preserve"> </w:t>
      </w:r>
      <w:r w:rsidR="007B0A94">
        <w:t>on which the method is implemented, a reference or smart pointer to that type,</w:t>
      </w:r>
      <w:r w:rsidR="004D18EA">
        <w:t xml:space="preserve"> </w:t>
      </w:r>
      <w:r w:rsidR="007B0A94">
        <w:t xml:space="preserve">or a </w:t>
      </w:r>
      <w:r w:rsidR="007B0A94" w:rsidRPr="002635C0">
        <w:rPr>
          <w:rStyle w:val="Literal"/>
        </w:rPr>
        <w:t>Pin</w:t>
      </w:r>
      <w:r w:rsidR="007B0A94">
        <w:t xml:space="preserve"> wrapping a reference to that type. </w:t>
      </w:r>
    </w:p>
    <w:p w14:paraId="35FA2D03" w14:textId="7C0DB7C9" w:rsidR="007B0A94" w:rsidRDefault="007B0A94" w:rsidP="0000733B">
      <w:pPr>
        <w:pStyle w:val="Body"/>
      </w:pPr>
      <w:r>
        <w:t>We’ll see more on this syntax in</w:t>
      </w:r>
      <w:r w:rsidR="004D18EA">
        <w:t xml:space="preserve"> </w:t>
      </w:r>
      <w:r w:rsidRPr="00884924">
        <w:rPr>
          <w:rStyle w:val="Xref"/>
        </w:rPr>
        <w:t>Chapter 18</w:t>
      </w:r>
      <w:r>
        <w:t>. For now, it’s enough to know that if we want to poll a future to</w:t>
      </w:r>
      <w:r w:rsidR="004D18EA">
        <w:t xml:space="preserve"> </w:t>
      </w:r>
      <w:r>
        <w:t xml:space="preserve">check whether it is </w:t>
      </w:r>
      <w:r w:rsidRPr="002635C0">
        <w:rPr>
          <w:rStyle w:val="Literal"/>
        </w:rPr>
        <w:t>Pending</w:t>
      </w:r>
      <w:r>
        <w:t xml:space="preserve"> or </w:t>
      </w:r>
      <w:proofErr w:type="gramStart"/>
      <w:r w:rsidRPr="002635C0">
        <w:rPr>
          <w:rStyle w:val="Literal"/>
        </w:rPr>
        <w:t>Ready(</w:t>
      </w:r>
      <w:proofErr w:type="gramEnd"/>
      <w:r w:rsidRPr="002635C0">
        <w:rPr>
          <w:rStyle w:val="Literal"/>
        </w:rPr>
        <w:t>Output)</w:t>
      </w:r>
      <w:r>
        <w:t xml:space="preserve">, we need a </w:t>
      </w:r>
      <w:r w:rsidR="0000733B" w:rsidRPr="00815FF2">
        <w:rPr>
          <w:rStyle w:val="Literal"/>
        </w:rPr>
        <w:t>Pin</w:t>
      </w:r>
      <w:r w:rsidR="0000733B">
        <w:t xml:space="preserve">-wrapped </w:t>
      </w:r>
      <w:r>
        <w:t>mutable reference</w:t>
      </w:r>
      <w:r w:rsidR="004D18EA">
        <w:t xml:space="preserve"> </w:t>
      </w:r>
      <w:r>
        <w:t>to the type.</w:t>
      </w:r>
    </w:p>
    <w:p w14:paraId="599DAD0C" w14:textId="336084DB" w:rsidR="007B0A94" w:rsidRDefault="007B0A94" w:rsidP="004D18EA">
      <w:pPr>
        <w:pStyle w:val="Body"/>
      </w:pPr>
      <w:commentRangeStart w:id="344"/>
      <w:commentRangeStart w:id="345"/>
      <w:r w:rsidRPr="002635C0">
        <w:rPr>
          <w:rStyle w:val="Literal"/>
        </w:rPr>
        <w:t>Pin</w:t>
      </w:r>
      <w:r>
        <w:t xml:space="preserve"> is a wrapper </w:t>
      </w:r>
      <w:r w:rsidR="003D2130">
        <w:t>for</w:t>
      </w:r>
      <w:r>
        <w:t xml:space="preserve"> </w:t>
      </w:r>
      <w:r w:rsidRPr="003F5985">
        <w:t>pointer</w:t>
      </w:r>
      <w:r w:rsidR="003D2130">
        <w:t>-like</w:t>
      </w:r>
      <w:r w:rsidRPr="003F5985">
        <w:t xml:space="preserve"> types</w:t>
      </w:r>
      <w:r>
        <w:t xml:space="preserve"> </w:t>
      </w:r>
      <w:r w:rsidR="003D2130">
        <w:t xml:space="preserve">such as </w:t>
      </w:r>
      <w:r w:rsidRPr="002635C0">
        <w:rPr>
          <w:rStyle w:val="Literal"/>
        </w:rPr>
        <w:t>&amp;</w:t>
      </w:r>
      <w:r w:rsidR="003D2130">
        <w:t>,</w:t>
      </w:r>
      <w:r>
        <w:t xml:space="preserve"> </w:t>
      </w:r>
      <w:r w:rsidRPr="002635C0">
        <w:rPr>
          <w:rStyle w:val="Literal"/>
        </w:rPr>
        <w:t>&amp;mut</w:t>
      </w:r>
      <w:r w:rsidR="003D2130">
        <w:t xml:space="preserve">, </w:t>
      </w:r>
      <w:r w:rsidRPr="002635C0">
        <w:rPr>
          <w:rStyle w:val="Literal"/>
        </w:rPr>
        <w:t>Box</w:t>
      </w:r>
      <w:r w:rsidR="003D2130">
        <w:t>,</w:t>
      </w:r>
      <w:r w:rsidR="0000733B">
        <w:t xml:space="preserve"> and </w:t>
      </w:r>
      <w:r w:rsidRPr="002635C0">
        <w:rPr>
          <w:rStyle w:val="Literal"/>
        </w:rPr>
        <w:t>Rc</w:t>
      </w:r>
      <w:r w:rsidR="003343B7">
        <w:t>.</w:t>
      </w:r>
      <w:r>
        <w:t xml:space="preserve"> </w:t>
      </w:r>
      <w:r w:rsidR="003D2130">
        <w:t>(</w:t>
      </w:r>
      <w:r w:rsidR="00F016D0">
        <w:t>Technically</w:t>
      </w:r>
      <w:r>
        <w:t>,</w:t>
      </w:r>
      <w:r w:rsidR="004D18EA">
        <w:t xml:space="preserve"> </w:t>
      </w:r>
      <w:r w:rsidRPr="002635C0">
        <w:rPr>
          <w:rStyle w:val="Literal"/>
        </w:rPr>
        <w:t>Pin</w:t>
      </w:r>
      <w:r>
        <w:t xml:space="preserve"> works with types </w:t>
      </w:r>
      <w:r w:rsidR="0000733B">
        <w:t xml:space="preserve">that </w:t>
      </w:r>
      <w:r>
        <w:t xml:space="preserve">implement the </w:t>
      </w:r>
      <w:r w:rsidRPr="002635C0">
        <w:rPr>
          <w:rStyle w:val="Literal"/>
        </w:rPr>
        <w:t>Deref</w:t>
      </w:r>
      <w:r>
        <w:t xml:space="preserve"> or </w:t>
      </w:r>
      <w:r w:rsidRPr="002635C0">
        <w:rPr>
          <w:rStyle w:val="Literal"/>
        </w:rPr>
        <w:t>DerefMut</w:t>
      </w:r>
      <w:r>
        <w:t xml:space="preserve"> traits</w:t>
      </w:r>
      <w:r w:rsidR="00F016D0">
        <w:t>, but this is effectively</w:t>
      </w:r>
      <w:r>
        <w:t xml:space="preserve"> equivalent to working </w:t>
      </w:r>
      <w:r w:rsidR="0000733B">
        <w:t xml:space="preserve">only </w:t>
      </w:r>
      <w:r>
        <w:t>with pointers.</w:t>
      </w:r>
      <w:r w:rsidR="003D2130">
        <w:t>)</w:t>
      </w:r>
      <w:r>
        <w:t xml:space="preserve"> </w:t>
      </w:r>
      <w:r w:rsidRPr="002635C0">
        <w:rPr>
          <w:rStyle w:val="Literal"/>
        </w:rPr>
        <w:t>Pin</w:t>
      </w:r>
      <w:r w:rsidR="004D18EA">
        <w:t xml:space="preserve"> </w:t>
      </w:r>
      <w:r>
        <w:t xml:space="preserve">is not a pointer itself and doesn’t have any behavior of its own </w:t>
      </w:r>
      <w:r w:rsidR="003343B7">
        <w:t>like</w:t>
      </w:r>
      <w:r>
        <w:t xml:space="preserve"> </w:t>
      </w:r>
      <w:r w:rsidRPr="002635C0">
        <w:rPr>
          <w:rStyle w:val="Literal"/>
        </w:rPr>
        <w:t>Rc</w:t>
      </w:r>
      <w:r w:rsidRPr="003343B7">
        <w:t xml:space="preserve"> </w:t>
      </w:r>
      <w:r>
        <w:t xml:space="preserve">and </w:t>
      </w:r>
      <w:r w:rsidRPr="002635C0">
        <w:rPr>
          <w:rStyle w:val="Literal"/>
        </w:rPr>
        <w:t>Arc</w:t>
      </w:r>
      <w:r>
        <w:t xml:space="preserve"> do with ref</w:t>
      </w:r>
      <w:r w:rsidR="003343B7">
        <w:t>erence</w:t>
      </w:r>
      <w:r>
        <w:t xml:space="preserve"> counting</w:t>
      </w:r>
      <w:r w:rsidR="003343B7">
        <w:t>; i</w:t>
      </w:r>
      <w:r>
        <w:t>t’s purely a tool the compiler can use</w:t>
      </w:r>
      <w:r w:rsidR="004D18EA">
        <w:t xml:space="preserve"> </w:t>
      </w:r>
      <w:r>
        <w:t xml:space="preserve">to </w:t>
      </w:r>
      <w:r w:rsidR="003343B7">
        <w:t>enforce constraints on pointer usage</w:t>
      </w:r>
      <w:r>
        <w:t>.</w:t>
      </w:r>
      <w:commentRangeEnd w:id="344"/>
      <w:r w:rsidR="003343B7">
        <w:rPr>
          <w:rStyle w:val="CommentReference"/>
          <w:rFonts w:ascii="Times New Roman" w:hAnsi="Times New Roman" w:cs="Times New Roman"/>
          <w:color w:val="auto"/>
          <w:lang w:val="en-CA"/>
        </w:rPr>
        <w:commentReference w:id="344"/>
      </w:r>
      <w:commentRangeEnd w:id="345"/>
      <w:r w:rsidR="00933DE6">
        <w:rPr>
          <w:rStyle w:val="CommentReference"/>
          <w:rFonts w:ascii="Times New Roman" w:hAnsi="Times New Roman" w:cs="Times New Roman"/>
          <w:color w:val="auto"/>
          <w:lang w:val="en-CA"/>
        </w:rPr>
        <w:commentReference w:id="345"/>
      </w:r>
    </w:p>
    <w:p w14:paraId="110480DA" w14:textId="445899DC" w:rsidR="007B0A94" w:rsidRDefault="007B0A94" w:rsidP="004D18EA">
      <w:pPr>
        <w:pStyle w:val="Body"/>
      </w:pPr>
      <w:r>
        <w:t xml:space="preserve">Recalling that </w:t>
      </w:r>
      <w:r w:rsidRPr="007643CA">
        <w:rPr>
          <w:rStyle w:val="Literal"/>
        </w:rPr>
        <w:t>await</w:t>
      </w:r>
      <w:r>
        <w:t xml:space="preserve"> is implemented in terms of calls to </w:t>
      </w:r>
      <w:r w:rsidRPr="007643CA">
        <w:rPr>
          <w:rStyle w:val="Literal"/>
        </w:rPr>
        <w:t>poll</w:t>
      </w:r>
      <w:r>
        <w:t xml:space="preserve"> starts</w:t>
      </w:r>
      <w:r w:rsidR="004D18EA">
        <w:t xml:space="preserve"> </w:t>
      </w:r>
      <w:r>
        <w:t xml:space="preserve">to explain the error message we saw </w:t>
      </w:r>
      <w:r w:rsidR="0000733B">
        <w:t>earlier</w:t>
      </w:r>
      <w:r w:rsidR="003D2130">
        <w:t xml:space="preserve">, </w:t>
      </w:r>
      <w:r>
        <w:t xml:space="preserve">but that was in terms of </w:t>
      </w:r>
      <w:r w:rsidRPr="007643CA">
        <w:rPr>
          <w:rStyle w:val="Literal"/>
        </w:rPr>
        <w:t>Unpin</w:t>
      </w:r>
      <w:r>
        <w:t>, not</w:t>
      </w:r>
      <w:r w:rsidR="004D18EA">
        <w:t xml:space="preserve"> </w:t>
      </w:r>
      <w:r w:rsidRPr="007643CA">
        <w:rPr>
          <w:rStyle w:val="Literal"/>
        </w:rPr>
        <w:t>Pin</w:t>
      </w:r>
      <w:r>
        <w:t xml:space="preserve">. So </w:t>
      </w:r>
      <w:r w:rsidR="006D4DB1">
        <w:t xml:space="preserve">how </w:t>
      </w:r>
      <w:r>
        <w:t xml:space="preserve">exactly </w:t>
      </w:r>
      <w:r w:rsidR="006D4DB1">
        <w:t xml:space="preserve">does </w:t>
      </w:r>
      <w:r w:rsidRPr="007643CA">
        <w:rPr>
          <w:rStyle w:val="Literal"/>
        </w:rPr>
        <w:t>Pin</w:t>
      </w:r>
      <w:r>
        <w:t xml:space="preserve"> relate</w:t>
      </w:r>
      <w:r w:rsidR="006D4DB1">
        <w:t xml:space="preserve"> to </w:t>
      </w:r>
      <w:r w:rsidR="006D4DB1" w:rsidRPr="00593B81">
        <w:rPr>
          <w:rStyle w:val="Literal"/>
        </w:rPr>
        <w:t>Unpin</w:t>
      </w:r>
      <w:r>
        <w:t>, and why does</w:t>
      </w:r>
      <w:r w:rsidR="004D18EA">
        <w:t xml:space="preserve"> </w:t>
      </w:r>
      <w:r w:rsidRPr="007643CA">
        <w:rPr>
          <w:rStyle w:val="Literal"/>
        </w:rPr>
        <w:t>Future</w:t>
      </w:r>
      <w:r>
        <w:t xml:space="preserve"> need </w:t>
      </w:r>
      <w:r w:rsidRPr="007643CA">
        <w:rPr>
          <w:rStyle w:val="Literal"/>
        </w:rPr>
        <w:t>self</w:t>
      </w:r>
      <w:r>
        <w:t xml:space="preserve"> to be in a </w:t>
      </w:r>
      <w:r w:rsidRPr="007643CA">
        <w:rPr>
          <w:rStyle w:val="Literal"/>
        </w:rPr>
        <w:t>Pin</w:t>
      </w:r>
      <w:r>
        <w:t xml:space="preserve"> type to call </w:t>
      </w:r>
      <w:r w:rsidRPr="007643CA">
        <w:rPr>
          <w:rStyle w:val="Literal"/>
        </w:rPr>
        <w:t>poll</w:t>
      </w:r>
      <w:r>
        <w:t>?</w:t>
      </w:r>
    </w:p>
    <w:p w14:paraId="74CFD65A" w14:textId="037F84BB" w:rsidR="007B0A94" w:rsidRDefault="00FA3511" w:rsidP="004D18EA">
      <w:pPr>
        <w:pStyle w:val="Body"/>
      </w:pPr>
      <w:r>
        <w:t>Remember from earlier in this chapter that</w:t>
      </w:r>
      <w:r w:rsidR="007B0A94">
        <w:t xml:space="preserve"> a series of await points in a future get compiled into a state</w:t>
      </w:r>
      <w:r w:rsidR="004D18EA">
        <w:t xml:space="preserve"> </w:t>
      </w:r>
      <w:r w:rsidR="007B0A94">
        <w:t>machine</w:t>
      </w:r>
      <w:r>
        <w:t>, and</w:t>
      </w:r>
      <w:r w:rsidR="007B0A94">
        <w:t xml:space="preserve"> the compiler </w:t>
      </w:r>
      <w:del w:id="346" w:author="Chris Krycho" w:date="2025-01-16T11:39:00Z" w16du:dateUtc="2025-01-16T18:39:00Z">
        <w:r w:rsidR="007B0A94" w:rsidDel="00A9465A">
          <w:delText xml:space="preserve">helps </w:delText>
        </w:r>
      </w:del>
      <w:r w:rsidR="007B0A94">
        <w:t>make</w:t>
      </w:r>
      <w:ins w:id="347" w:author="Chris Krycho" w:date="2025-01-16T11:39:00Z" w16du:dateUtc="2025-01-16T18:39:00Z">
        <w:r w:rsidR="00A9465A">
          <w:t>s</w:t>
        </w:r>
      </w:ins>
      <w:r w:rsidR="007B0A94">
        <w:t xml:space="preserve"> sure that state machine follows</w:t>
      </w:r>
      <w:r w:rsidR="004D18EA">
        <w:t xml:space="preserve"> </w:t>
      </w:r>
      <w:r w:rsidR="007B0A94">
        <w:t>all of Rust’s normal rules around safety, including borrowing and ownership. To</w:t>
      </w:r>
      <w:r w:rsidR="004D18EA">
        <w:t xml:space="preserve"> </w:t>
      </w:r>
      <w:r w:rsidR="007B0A94">
        <w:t xml:space="preserve">make that work, Rust looks at what data is needed between </w:t>
      </w:r>
      <w:r w:rsidR="006D4DB1">
        <w:t xml:space="preserve">one </w:t>
      </w:r>
      <w:r w:rsidR="007B0A94">
        <w:t>await point and</w:t>
      </w:r>
      <w:r w:rsidR="006D4DB1">
        <w:t xml:space="preserve"> either</w:t>
      </w:r>
      <w:r w:rsidR="004D18EA">
        <w:t xml:space="preserve"> </w:t>
      </w:r>
      <w:r w:rsidR="007B0A94">
        <w:t>the next await point or the end of the async block. It then creates a</w:t>
      </w:r>
      <w:r w:rsidR="004D18EA">
        <w:t xml:space="preserve"> </w:t>
      </w:r>
      <w:r w:rsidR="007B0A94">
        <w:t xml:space="preserve">corresponding variant in the </w:t>
      </w:r>
      <w:r w:rsidR="006D4DB1">
        <w:t xml:space="preserve">compiled </w:t>
      </w:r>
      <w:r w:rsidR="007B0A94">
        <w:t>state machine. Each variant gets the</w:t>
      </w:r>
      <w:r w:rsidR="004D18EA">
        <w:t xml:space="preserve"> </w:t>
      </w:r>
      <w:r w:rsidR="007B0A94">
        <w:t>access it needs to the data that will be used in that section of the source</w:t>
      </w:r>
      <w:r w:rsidR="004D18EA">
        <w:t xml:space="preserve"> </w:t>
      </w:r>
      <w:r w:rsidR="007B0A94">
        <w:t>code, whether by taking ownership of that data or by getting a mutable or</w:t>
      </w:r>
      <w:r w:rsidR="004D18EA">
        <w:t xml:space="preserve"> </w:t>
      </w:r>
      <w:r w:rsidR="007B0A94">
        <w:t>immutable reference to it.</w:t>
      </w:r>
    </w:p>
    <w:p w14:paraId="645F2C82" w14:textId="648947DA" w:rsidR="007B0A94" w:rsidRDefault="007B0A94" w:rsidP="004D18EA">
      <w:pPr>
        <w:pStyle w:val="Body"/>
      </w:pPr>
      <w:r>
        <w:t>So far</w:t>
      </w:r>
      <w:r w:rsidR="00FA3511">
        <w:t>,</w:t>
      </w:r>
      <w:r>
        <w:t xml:space="preserve"> so good: if we get anything wrong about the ownership or references </w:t>
      </w:r>
      <w:proofErr w:type="gramStart"/>
      <w:r>
        <w:t>in a</w:t>
      </w:r>
      <w:r w:rsidR="004D18EA">
        <w:t xml:space="preserve"> </w:t>
      </w:r>
      <w:r>
        <w:t>given</w:t>
      </w:r>
      <w:proofErr w:type="gramEnd"/>
      <w:r>
        <w:t xml:space="preserve"> async block, the borrow checker will tell us. When we want to move around</w:t>
      </w:r>
      <w:r w:rsidR="004D18EA">
        <w:t xml:space="preserve"> </w:t>
      </w:r>
      <w:r>
        <w:t xml:space="preserve">the future that corresponds to that block—like moving it into a </w:t>
      </w:r>
      <w:r w:rsidRPr="007643CA">
        <w:rPr>
          <w:rStyle w:val="Literal"/>
        </w:rPr>
        <w:t>Vec</w:t>
      </w:r>
      <w:r>
        <w:t xml:space="preserve"> to pass to</w:t>
      </w:r>
      <w:r w:rsidR="004D18EA">
        <w:t xml:space="preserve"> </w:t>
      </w:r>
      <w:r w:rsidRPr="007643CA">
        <w:rPr>
          <w:rStyle w:val="Literal"/>
        </w:rPr>
        <w:t>join_all</w:t>
      </w:r>
      <w:r>
        <w:t>—things get trickier.</w:t>
      </w:r>
    </w:p>
    <w:p w14:paraId="323B7422" w14:textId="56523435" w:rsidR="007B0A94" w:rsidRDefault="007B0A94" w:rsidP="004D18EA">
      <w:pPr>
        <w:pStyle w:val="Body"/>
      </w:pPr>
      <w:r>
        <w:lastRenderedPageBreak/>
        <w:t>When we move a future—whether by pushing</w:t>
      </w:r>
      <w:r w:rsidR="0024720E">
        <w:t xml:space="preserve"> it</w:t>
      </w:r>
      <w:r>
        <w:t xml:space="preserve"> into a data structure to use as an</w:t>
      </w:r>
      <w:r w:rsidR="004D18EA">
        <w:t xml:space="preserve"> </w:t>
      </w:r>
      <w:r>
        <w:t xml:space="preserve">iterator with </w:t>
      </w:r>
      <w:r w:rsidRPr="007643CA">
        <w:rPr>
          <w:rStyle w:val="Literal"/>
        </w:rPr>
        <w:t>join_all</w:t>
      </w:r>
      <w:r>
        <w:t xml:space="preserve"> or </w:t>
      </w:r>
      <w:r w:rsidR="0024720E">
        <w:t xml:space="preserve">by </w:t>
      </w:r>
      <w:r>
        <w:t xml:space="preserve">returning </w:t>
      </w:r>
      <w:r w:rsidR="0024720E">
        <w:t xml:space="preserve">it </w:t>
      </w:r>
      <w:r>
        <w:t xml:space="preserve">from a function—that </w:t>
      </w:r>
      <w:proofErr w:type="gramStart"/>
      <w:r>
        <w:t>actually means</w:t>
      </w:r>
      <w:proofErr w:type="gramEnd"/>
      <w:r w:rsidR="004D18EA">
        <w:t xml:space="preserve"> </w:t>
      </w:r>
      <w:r>
        <w:t>moving the state machine Rust creates for us. And unlike most other types in</w:t>
      </w:r>
      <w:r w:rsidR="004D18EA">
        <w:t xml:space="preserve"> </w:t>
      </w:r>
      <w:r>
        <w:t>Rust, the futures Rust creates for async blocks can end up with references to</w:t>
      </w:r>
      <w:r w:rsidR="004D18EA">
        <w:t xml:space="preserve"> </w:t>
      </w:r>
      <w:r>
        <w:t>themselves in the fields of any given variant, as</w:t>
      </w:r>
      <w:r w:rsidR="0024720E">
        <w:t xml:space="preserve"> shown</w:t>
      </w:r>
      <w:r>
        <w:t xml:space="preserve"> in</w:t>
      </w:r>
      <w:r w:rsidR="0024720E">
        <w:t xml:space="preserve"> the simplified illustration in</w:t>
      </w:r>
      <w:r>
        <w:t xml:space="preserve"> Figure 17-4.</w:t>
      </w:r>
    </w:p>
    <w:p w14:paraId="7AA9550C" w14:textId="5F7DF517" w:rsidR="007B0A94" w:rsidRDefault="00912EC3" w:rsidP="00815FF2">
      <w:pPr>
        <w:pStyle w:val="GraphicSlug"/>
      </w:pPr>
      <w:r>
        <w:t>[</w:t>
      </w:r>
      <w:r w:rsidR="007643CA">
        <w:t>f17004.svg</w:t>
      </w:r>
      <w:r>
        <w:t>]</w:t>
      </w:r>
      <w:r w:rsidRPr="00912EC3">
        <w:rPr>
          <w:rStyle w:val="AltText"/>
        </w:rPr>
        <w:t xml:space="preserve"> </w:t>
      </w:r>
      <w:ins w:id="348" w:author="Chris Krycho" w:date="2025-01-16T12:18:00Z" w16du:dateUtc="2025-01-16T19:18:00Z">
        <w:r w:rsidR="00FA65FD" w:rsidRPr="00FA65FD">
          <w:rPr>
            <w:rStyle w:val="AltText"/>
          </w:rPr>
          <w:t>A single-column, three-row table representing a future, fut1, which has data values 0 and 1 in the first two rows and an arrow pointing from the third row back to the second row, representing an internal reference within the future.</w:t>
        </w:r>
      </w:ins>
      <w:del w:id="349" w:author="Chris Krycho" w:date="2025-01-16T12:18:00Z" w16du:dateUtc="2025-01-16T19:18:00Z">
        <w:r w:rsidDel="00FA65FD">
          <w:rPr>
            <w:rStyle w:val="AltText"/>
          </w:rPr>
          <w:delText>AltText</w:delText>
        </w:r>
      </w:del>
    </w:p>
    <w:p w14:paraId="4D30B7D4" w14:textId="77777777" w:rsidR="007B0A94" w:rsidRDefault="007B0A94" w:rsidP="007B0A94">
      <w:pPr>
        <w:pStyle w:val="CaptionLine"/>
      </w:pPr>
      <w:r>
        <w:t>A self-referential data type</w:t>
      </w:r>
      <w:del w:id="350" w:author="Rachel Monaghan" w:date="2025-01-09T19:43:00Z">
        <w:r w:rsidDel="00FA3511">
          <w:delText>.</w:delText>
        </w:r>
      </w:del>
    </w:p>
    <w:p w14:paraId="61090D44" w14:textId="5C413BE8" w:rsidR="007B0A94" w:rsidRDefault="007B0A94" w:rsidP="004D18EA">
      <w:pPr>
        <w:pStyle w:val="Body"/>
      </w:pPr>
      <w:r>
        <w:t xml:space="preserve">By default, though, any object </w:t>
      </w:r>
      <w:r w:rsidR="0024720E">
        <w:t xml:space="preserve">that </w:t>
      </w:r>
      <w:r>
        <w:t>has a reference to itself is unsafe to</w:t>
      </w:r>
      <w:r w:rsidR="004D18EA">
        <w:t xml:space="preserve"> </w:t>
      </w:r>
      <w:r>
        <w:t xml:space="preserve">move, because references always point to the actual memory address of </w:t>
      </w:r>
      <w:r w:rsidR="0024720E">
        <w:t>whatever</w:t>
      </w:r>
      <w:r w:rsidR="004D18EA">
        <w:t xml:space="preserve"> </w:t>
      </w:r>
      <w:r>
        <w:t>they refer to</w:t>
      </w:r>
      <w:r w:rsidR="0024720E">
        <w:t xml:space="preserve"> (see Figure 17-5)</w:t>
      </w:r>
      <w:r>
        <w:t>. If you move the data structure itself, those internal references</w:t>
      </w:r>
      <w:r w:rsidR="004D18EA">
        <w:t xml:space="preserve"> </w:t>
      </w:r>
      <w:r>
        <w:t>will be left pointing to the old location. However, that memory location is now</w:t>
      </w:r>
      <w:r w:rsidR="004D18EA">
        <w:t xml:space="preserve"> </w:t>
      </w:r>
      <w:r>
        <w:t>invalid. For one thing, its value will not be updated when you make changes to</w:t>
      </w:r>
      <w:r w:rsidR="004D18EA">
        <w:t xml:space="preserve"> </w:t>
      </w:r>
      <w:r>
        <w:t>the data structure. For another</w:t>
      </w:r>
      <w:r w:rsidR="0024720E">
        <w:t>—</w:t>
      </w:r>
      <w:r>
        <w:t>more important</w:t>
      </w:r>
      <w:r w:rsidR="0024720E">
        <w:t xml:space="preserve">—thing, </w:t>
      </w:r>
      <w:r>
        <w:t>the computer is now free</w:t>
      </w:r>
      <w:r w:rsidR="004D18EA">
        <w:t xml:space="preserve"> </w:t>
      </w:r>
      <w:r>
        <w:t xml:space="preserve">to reuse that memory for other </w:t>
      </w:r>
      <w:r w:rsidR="0024720E">
        <w:t>purposes</w:t>
      </w:r>
      <w:r>
        <w:t>! You could end up reading completely</w:t>
      </w:r>
      <w:r w:rsidR="004D18EA">
        <w:t xml:space="preserve"> </w:t>
      </w:r>
      <w:r>
        <w:t>unrelated data later.</w:t>
      </w:r>
    </w:p>
    <w:p w14:paraId="71400B30" w14:textId="76C841C5" w:rsidR="007B0A94" w:rsidRDefault="00912EC3">
      <w:pPr>
        <w:pStyle w:val="GraphicSlug"/>
        <w:pPrChange w:id="351" w:author="Rachel Monaghan" w:date="2025-01-08T12:53:00Z">
          <w:pPr>
            <w:pStyle w:val="Body"/>
          </w:pPr>
        </w:pPrChange>
      </w:pPr>
      <w:ins w:id="352" w:author="Rachel Monaghan" w:date="2025-01-08T12:53:00Z">
        <w:r>
          <w:t>[</w:t>
        </w:r>
      </w:ins>
      <w:r w:rsidR="007643CA">
        <w:t>f17005.svg</w:t>
      </w:r>
      <w:r>
        <w:t>]</w:t>
      </w:r>
      <w:ins w:id="353" w:author="Chris Krycho" w:date="2025-01-16T12:24:00Z" w16du:dateUtc="2025-01-16T19:24:00Z">
        <w:r w:rsidR="00815FF2" w:rsidRPr="00815FF2">
          <w:t xml:space="preserve"> </w:t>
        </w:r>
        <w:r w:rsidR="00815FF2" w:rsidRPr="00815FF2">
          <w:rPr>
            <w:rStyle w:val="AltText"/>
          </w:rPr>
          <w:t>Two tables, depicting two futures, fut1 and fut2, each of which has one column and three rows, representing the result of having moved a future out of fut1 into fut2. The first, fut1, is grayed out, with a question mark in each index, representing unknown memory. The second, fut2, has 0 and 1 in the first and second rows and an arrow pointing from its third row back to the second row of fut1, representing a pointer that is referencing the old location in memory of the future before it was moved.</w:t>
        </w:r>
      </w:ins>
      <w:del w:id="354" w:author="Chris Krycho" w:date="2025-01-16T12:24:00Z" w16du:dateUtc="2025-01-16T19:24:00Z">
        <w:r w:rsidDel="00815FF2">
          <w:rPr>
            <w:rStyle w:val="AltText"/>
          </w:rPr>
          <w:delText>AltText</w:delText>
        </w:r>
      </w:del>
    </w:p>
    <w:p w14:paraId="40FA32D0" w14:textId="17169AE2" w:rsidR="007B0A94" w:rsidRDefault="007B0A94" w:rsidP="007B0A94">
      <w:pPr>
        <w:pStyle w:val="CaptionLine"/>
      </w:pPr>
      <w:r>
        <w:t>The unsafe result of moving a self-referential data type</w:t>
      </w:r>
    </w:p>
    <w:p w14:paraId="597C3180" w14:textId="13D2F87F" w:rsidR="007B0A94" w:rsidRDefault="00A8540F" w:rsidP="004D18EA">
      <w:pPr>
        <w:pStyle w:val="Body"/>
      </w:pPr>
      <w:r>
        <w:t>Theoretically</w:t>
      </w:r>
      <w:r w:rsidR="007B0A94">
        <w:t>, the Rust compiler could try to update every reference to an object</w:t>
      </w:r>
      <w:r w:rsidR="004D18EA">
        <w:t xml:space="preserve"> </w:t>
      </w:r>
      <w:r>
        <w:t>whenever</w:t>
      </w:r>
      <w:r w:rsidR="007B0A94">
        <w:t xml:space="preserve"> it gets moved</w:t>
      </w:r>
      <w:r>
        <w:t>, but that could add</w:t>
      </w:r>
      <w:r w:rsidR="007B0A94">
        <w:t xml:space="preserve"> a lot of performance</w:t>
      </w:r>
      <w:r w:rsidR="004D18EA">
        <w:t xml:space="preserve"> </w:t>
      </w:r>
      <w:r w:rsidR="007B0A94">
        <w:t xml:space="preserve">overhead, especially </w:t>
      </w:r>
      <w:r>
        <w:t>if</w:t>
      </w:r>
      <w:r w:rsidR="007B0A94">
        <w:t xml:space="preserve"> a whole web of references need</w:t>
      </w:r>
      <w:r w:rsidR="00815FF2">
        <w:t>s</w:t>
      </w:r>
      <w:r w:rsidR="004D18EA">
        <w:t xml:space="preserve"> </w:t>
      </w:r>
      <w:r w:rsidR="007B0A94">
        <w:t xml:space="preserve">updating. </w:t>
      </w:r>
      <w:r>
        <w:t>I</w:t>
      </w:r>
      <w:r w:rsidR="007B0A94">
        <w:t>f we could</w:t>
      </w:r>
      <w:r>
        <w:t xml:space="preserve"> instead</w:t>
      </w:r>
      <w:r w:rsidR="007B0A94">
        <w:t xml:space="preserve"> make sure the data structure in</w:t>
      </w:r>
      <w:r w:rsidR="004D18EA">
        <w:t xml:space="preserve"> </w:t>
      </w:r>
      <w:r w:rsidR="007B0A94">
        <w:t xml:space="preserve">question </w:t>
      </w:r>
      <w:r w:rsidR="007B0A94" w:rsidRPr="007643CA">
        <w:rPr>
          <w:rStyle w:val="Italic"/>
        </w:rPr>
        <w:t>doesn’t move in memory</w:t>
      </w:r>
      <w:r w:rsidR="007B0A94">
        <w:t xml:space="preserve">, we </w:t>
      </w:r>
      <w:r>
        <w:t xml:space="preserve">wouldn’t </w:t>
      </w:r>
      <w:r w:rsidR="007B0A94">
        <w:t>have to update any references.</w:t>
      </w:r>
      <w:r w:rsidR="004D18EA">
        <w:t xml:space="preserve"> </w:t>
      </w:r>
      <w:r w:rsidR="007B0A94">
        <w:t xml:space="preserve">This is exactly what Rust’s borrow checker </w:t>
      </w:r>
      <w:r>
        <w:t>is for:</w:t>
      </w:r>
      <w:commentRangeStart w:id="355"/>
      <w:ins w:id="356" w:author="Chris Krycho" w:date="2025-01-16T13:06:00Z" w16du:dateUtc="2025-01-16T20:06:00Z">
        <w:r w:rsidR="00F6509C">
          <w:t xml:space="preserve"> in safe code,</w:t>
        </w:r>
      </w:ins>
      <w:r>
        <w:t xml:space="preserve"> it prevents you from moving any</w:t>
      </w:r>
      <w:r w:rsidR="007B0A94">
        <w:t xml:space="preserve"> </w:t>
      </w:r>
      <w:r>
        <w:t>item with</w:t>
      </w:r>
      <w:r w:rsidR="007B0A94">
        <w:t xml:space="preserve"> </w:t>
      </w:r>
      <w:r>
        <w:t xml:space="preserve">an </w:t>
      </w:r>
      <w:r w:rsidR="007B0A94">
        <w:t xml:space="preserve">active </w:t>
      </w:r>
      <w:r>
        <w:t>reference to it</w:t>
      </w:r>
      <w:del w:id="357" w:author="Chris Krycho" w:date="2025-01-16T13:06:00Z" w16du:dateUtc="2025-01-16T20:06:00Z">
        <w:r w:rsidDel="00F6509C">
          <w:delText xml:space="preserve"> in</w:delText>
        </w:r>
        <w:r w:rsidR="007B0A94" w:rsidDel="00F6509C">
          <w:delText xml:space="preserve"> safe code</w:delText>
        </w:r>
      </w:del>
      <w:r w:rsidR="007B0A94">
        <w:t>.</w:t>
      </w:r>
      <w:commentRangeEnd w:id="355"/>
      <w:r w:rsidR="00F6509C">
        <w:rPr>
          <w:rStyle w:val="CommentReference"/>
          <w:rFonts w:ascii="Times New Roman" w:hAnsi="Times New Roman" w:cs="Times New Roman"/>
          <w:color w:val="auto"/>
          <w:lang w:val="en-CA"/>
        </w:rPr>
        <w:commentReference w:id="355"/>
      </w:r>
    </w:p>
    <w:p w14:paraId="0C83D079" w14:textId="3382EDA4" w:rsidR="007B0A94" w:rsidRDefault="007B0A94" w:rsidP="004D18EA">
      <w:pPr>
        <w:pStyle w:val="Body"/>
      </w:pPr>
      <w:r w:rsidRPr="007643CA">
        <w:rPr>
          <w:rStyle w:val="Literal"/>
        </w:rPr>
        <w:t>Pin</w:t>
      </w:r>
      <w:r>
        <w:t xml:space="preserve"> builds on that to give us the exact guarantee we need. When we </w:t>
      </w:r>
      <w:r w:rsidRPr="007643CA">
        <w:rPr>
          <w:rStyle w:val="Italic"/>
        </w:rPr>
        <w:t>pin</w:t>
      </w:r>
      <w:r>
        <w:t xml:space="preserve"> a</w:t>
      </w:r>
      <w:r w:rsidR="004D18EA">
        <w:t xml:space="preserve"> </w:t>
      </w:r>
      <w:r>
        <w:t xml:space="preserve">value by wrapping a pointer to that value in </w:t>
      </w:r>
      <w:r w:rsidRPr="007643CA">
        <w:rPr>
          <w:rStyle w:val="Literal"/>
        </w:rPr>
        <w:t>Pin</w:t>
      </w:r>
      <w:r>
        <w:t>, it can no longer move. Thus,</w:t>
      </w:r>
      <w:r w:rsidR="004D18EA">
        <w:t xml:space="preserve"> </w:t>
      </w:r>
      <w:r>
        <w:t xml:space="preserve">if you have </w:t>
      </w:r>
      <w:r w:rsidRPr="007643CA">
        <w:rPr>
          <w:rStyle w:val="Literal"/>
        </w:rPr>
        <w:t>Pin&lt;Box&lt;SomeType&gt;&gt;</w:t>
      </w:r>
      <w:r>
        <w:t xml:space="preserve">, you </w:t>
      </w:r>
      <w:proofErr w:type="gramStart"/>
      <w:r>
        <w:t>actually pin</w:t>
      </w:r>
      <w:proofErr w:type="gramEnd"/>
      <w:r>
        <w:t xml:space="preserve"> the </w:t>
      </w:r>
      <w:r w:rsidRPr="007643CA">
        <w:rPr>
          <w:rStyle w:val="Literal"/>
        </w:rPr>
        <w:t>SomeType</w:t>
      </w:r>
      <w:r>
        <w:t xml:space="preserve"> value, </w:t>
      </w:r>
      <w:r w:rsidRPr="007643CA">
        <w:rPr>
          <w:rStyle w:val="Italic"/>
        </w:rPr>
        <w:t>not</w:t>
      </w:r>
      <w:r w:rsidR="004D18EA">
        <w:t xml:space="preserve"> </w:t>
      </w:r>
      <w:r>
        <w:t xml:space="preserve">the </w:t>
      </w:r>
      <w:r w:rsidRPr="007643CA">
        <w:rPr>
          <w:rStyle w:val="Literal"/>
        </w:rPr>
        <w:t>Box</w:t>
      </w:r>
      <w:r>
        <w:t xml:space="preserve"> pointer. Figure 17-6 illustrates this</w:t>
      </w:r>
      <w:r w:rsidR="00A8540F">
        <w:t xml:space="preserve"> process.</w:t>
      </w:r>
    </w:p>
    <w:p w14:paraId="37E164AF" w14:textId="75244340" w:rsidR="007B0A94" w:rsidRDefault="00912EC3" w:rsidP="004D18EA">
      <w:pPr>
        <w:pStyle w:val="GraphicSlug"/>
      </w:pPr>
      <w:r>
        <w:t>[</w:t>
      </w:r>
      <w:r w:rsidR="007643CA">
        <w:t>f17006.svg</w:t>
      </w:r>
      <w:r>
        <w:t>]</w:t>
      </w:r>
      <w:r w:rsidRPr="00912EC3">
        <w:rPr>
          <w:rStyle w:val="AltText"/>
        </w:rPr>
        <w:t xml:space="preserve"> </w:t>
      </w:r>
      <w:ins w:id="358" w:author="Chris Krycho" w:date="2025-01-16T13:53:00Z" w16du:dateUtc="2025-01-16T20:53:00Z">
        <w:r w:rsidR="00E80ECB" w:rsidRPr="00E80ECB">
          <w:rPr>
            <w:rStyle w:val="AltText"/>
          </w:rPr>
          <w:t>Three boxes laid out side by side. The first is labeled “Pin”, the second “b1”, and the third “pinned”. Within “pinned” is a table labeled “</w:t>
        </w:r>
        <w:proofErr w:type="spellStart"/>
        <w:r w:rsidR="00E80ECB" w:rsidRPr="00E80ECB">
          <w:rPr>
            <w:rStyle w:val="AltText"/>
          </w:rPr>
          <w:t>fut</w:t>
        </w:r>
        <w:proofErr w:type="spellEnd"/>
        <w:r w:rsidR="00E80ECB" w:rsidRPr="00E80ECB">
          <w:rPr>
            <w:rStyle w:val="AltText"/>
          </w:rPr>
          <w:t xml:space="preserve">”, with a single column; it represents a future with cells for each part of the data structure. Its first cell has the value “0”, its second cell has an arrow coming out of it and pointing to the fourth and final cell, which has the value “1” in it, and the third cell has dashed lines and an ellipsis to indicate there may be other parts to the data structure. </w:t>
        </w:r>
        <w:proofErr w:type="spellStart"/>
        <w:r w:rsidR="00E80ECB" w:rsidRPr="00E80ECB">
          <w:rPr>
            <w:rStyle w:val="AltText"/>
          </w:rPr>
          <w:t>All together</w:t>
        </w:r>
        <w:proofErr w:type="spellEnd"/>
        <w:r w:rsidR="00E80ECB" w:rsidRPr="00E80ECB">
          <w:rPr>
            <w:rStyle w:val="AltText"/>
          </w:rPr>
          <w:t>, the “</w:t>
        </w:r>
        <w:proofErr w:type="spellStart"/>
        <w:r w:rsidR="00E80ECB" w:rsidRPr="00E80ECB">
          <w:rPr>
            <w:rStyle w:val="AltText"/>
          </w:rPr>
          <w:t>fut</w:t>
        </w:r>
        <w:proofErr w:type="spellEnd"/>
        <w:r w:rsidR="00E80ECB" w:rsidRPr="00E80ECB">
          <w:rPr>
            <w:rStyle w:val="AltText"/>
          </w:rPr>
          <w:t>” table represents a future which is self-referential. An arrow leaves the box labeled “Pin”, goes through the box labeled “b1” and has terminates inside the “pinned” box at the “</w:t>
        </w:r>
        <w:proofErr w:type="spellStart"/>
        <w:r w:rsidR="00E80ECB" w:rsidRPr="00E80ECB">
          <w:rPr>
            <w:rStyle w:val="AltText"/>
          </w:rPr>
          <w:t>fut</w:t>
        </w:r>
        <w:proofErr w:type="spellEnd"/>
        <w:r w:rsidR="00E80ECB" w:rsidRPr="00E80ECB">
          <w:rPr>
            <w:rStyle w:val="AltText"/>
          </w:rPr>
          <w:t>” table.</w:t>
        </w:r>
      </w:ins>
      <w:ins w:id="359" w:author="Rachel Monaghan" w:date="2025-01-08T12:53:00Z">
        <w:del w:id="360" w:author="Chris Krycho" w:date="2025-01-16T13:53:00Z" w16du:dateUtc="2025-01-16T20:53:00Z">
          <w:r w:rsidDel="00E80ECB">
            <w:rPr>
              <w:rStyle w:val="AltText"/>
            </w:rPr>
            <w:delText>AltText</w:delText>
          </w:r>
        </w:del>
      </w:ins>
      <w:del w:id="361" w:author="Chris Krycho" w:date="2025-01-16T13:53:00Z" w16du:dateUtc="2025-01-16T20:53:00Z">
        <w:r w:rsidR="007643CA" w:rsidDel="00E80ECB">
          <w:delText xml:space="preserve"> </w:delText>
        </w:r>
      </w:del>
    </w:p>
    <w:p w14:paraId="27C1011F" w14:textId="19528748" w:rsidR="007B0A94" w:rsidRDefault="007B0A94" w:rsidP="007B0A94">
      <w:pPr>
        <w:pStyle w:val="CaptionLine"/>
      </w:pPr>
      <w:r>
        <w:t xml:space="preserve">Pinning a </w:t>
      </w:r>
      <w:r w:rsidRPr="007643CA">
        <w:rPr>
          <w:rStyle w:val="Literal"/>
        </w:rPr>
        <w:t>Box</w:t>
      </w:r>
      <w:r>
        <w:t xml:space="preserve"> </w:t>
      </w:r>
      <w:r w:rsidR="00A8540F">
        <w:t xml:space="preserve">that </w:t>
      </w:r>
      <w:r>
        <w:t>points to a self-referential future type</w:t>
      </w:r>
      <w:del w:id="362" w:author="Rachel Monaghan" w:date="2025-01-09T19:43:00Z">
        <w:r w:rsidDel="00FA3511">
          <w:delText>.</w:delText>
        </w:r>
      </w:del>
    </w:p>
    <w:p w14:paraId="3254CCBE" w14:textId="5268E137" w:rsidR="007B0A94" w:rsidRDefault="007B0A94" w:rsidP="004D18EA">
      <w:pPr>
        <w:pStyle w:val="Body"/>
      </w:pPr>
      <w:r>
        <w:t xml:space="preserve">In fact, the </w:t>
      </w:r>
      <w:r w:rsidRPr="007643CA">
        <w:rPr>
          <w:rStyle w:val="Literal"/>
        </w:rPr>
        <w:t>Box</w:t>
      </w:r>
      <w:r>
        <w:t xml:space="preserve"> pointer can still move around freely. Remember: we care about</w:t>
      </w:r>
      <w:r w:rsidR="004D18EA">
        <w:t xml:space="preserve"> </w:t>
      </w:r>
      <w:r>
        <w:t>making sure the data ultimately being referenced stays in place. If a</w:t>
      </w:r>
      <w:r w:rsidR="004D18EA">
        <w:t xml:space="preserve"> </w:t>
      </w:r>
      <w:r>
        <w:t xml:space="preserve">pointer moves around, </w:t>
      </w:r>
      <w:r w:rsidRPr="00D341E0">
        <w:rPr>
          <w:rStyle w:val="Italic"/>
        </w:rPr>
        <w:t xml:space="preserve">but the data it points to </w:t>
      </w:r>
      <w:r>
        <w:t>is in the same place, as in</w:t>
      </w:r>
      <w:r w:rsidR="004D18EA">
        <w:t xml:space="preserve"> </w:t>
      </w:r>
      <w:r>
        <w:t>Figure 17-7, there’s no potential problem. (</w:t>
      </w:r>
      <w:r w:rsidR="00BA5499">
        <w:t>As an independent exercise, l</w:t>
      </w:r>
      <w:r>
        <w:t>ook at the docs for the types as</w:t>
      </w:r>
      <w:r w:rsidR="004D18EA">
        <w:t xml:space="preserve"> </w:t>
      </w:r>
      <w:r>
        <w:t xml:space="preserve">well as the </w:t>
      </w:r>
      <w:proofErr w:type="gramStart"/>
      <w:r w:rsidRPr="007643CA">
        <w:rPr>
          <w:rStyle w:val="Literal"/>
        </w:rPr>
        <w:t>std::</w:t>
      </w:r>
      <w:proofErr w:type="gramEnd"/>
      <w:r w:rsidRPr="007643CA">
        <w:rPr>
          <w:rStyle w:val="Literal"/>
        </w:rPr>
        <w:t>pin</w:t>
      </w:r>
      <w:r>
        <w:t xml:space="preserve"> module </w:t>
      </w:r>
      <w:del w:id="363" w:author="Chris Krycho" w:date="2025-01-16T14:08:00Z" w16du:dateUtc="2025-01-16T21:08:00Z">
        <w:r w:rsidDel="00960E41">
          <w:delText xml:space="preserve">to </w:delText>
        </w:r>
      </w:del>
      <w:ins w:id="364" w:author="Chris Krycho" w:date="2025-01-16T14:08:00Z" w16du:dateUtc="2025-01-16T21:08:00Z">
        <w:r w:rsidR="00960E41">
          <w:t xml:space="preserve">and </w:t>
        </w:r>
      </w:ins>
      <w:r w:rsidR="00BA5499">
        <w:t xml:space="preserve">try to </w:t>
      </w:r>
      <w:r>
        <w:t xml:space="preserve">work out how </w:t>
      </w:r>
      <w:r w:rsidR="00BA5499">
        <w:t>you’d</w:t>
      </w:r>
      <w:r>
        <w:t xml:space="preserve"> do</w:t>
      </w:r>
      <w:r w:rsidR="004D18EA">
        <w:t xml:space="preserve"> </w:t>
      </w:r>
      <w:r w:rsidR="00BA5499">
        <w:t xml:space="preserve">this with a </w:t>
      </w:r>
      <w:r w:rsidR="00BA5499" w:rsidRPr="007643CA">
        <w:rPr>
          <w:rStyle w:val="Literal"/>
        </w:rPr>
        <w:t>Pin</w:t>
      </w:r>
      <w:r w:rsidR="00BA5499">
        <w:t xml:space="preserve"> wrapping a </w:t>
      </w:r>
      <w:r w:rsidR="00BA5499" w:rsidRPr="007643CA">
        <w:rPr>
          <w:rStyle w:val="Literal"/>
        </w:rPr>
        <w:t>Box</w:t>
      </w:r>
      <w:r w:rsidR="00BA5499">
        <w:t xml:space="preserve"> </w:t>
      </w:r>
      <w:r>
        <w:t>.) The key is that the self-referential type itself cannot move, because it</w:t>
      </w:r>
      <w:r w:rsidR="004D18EA">
        <w:t xml:space="preserve"> </w:t>
      </w:r>
      <w:r>
        <w:t>is still pinned.</w:t>
      </w:r>
    </w:p>
    <w:p w14:paraId="7A3F5DA0" w14:textId="111A6DC6" w:rsidR="007B0A94" w:rsidRDefault="00912EC3" w:rsidP="004D18EA">
      <w:pPr>
        <w:pStyle w:val="GraphicSlug"/>
      </w:pPr>
      <w:r>
        <w:lastRenderedPageBreak/>
        <w:t>[</w:t>
      </w:r>
      <w:r w:rsidR="007643CA">
        <w:t>f17007.svg</w:t>
      </w:r>
      <w:r>
        <w:t>]</w:t>
      </w:r>
      <w:r w:rsidRPr="00912EC3">
        <w:rPr>
          <w:rStyle w:val="AltText"/>
        </w:rPr>
        <w:t xml:space="preserve"> </w:t>
      </w:r>
      <w:ins w:id="365" w:author="Chris Krycho" w:date="2025-01-16T14:07:00Z" w16du:dateUtc="2025-01-16T21:07:00Z">
        <w:r w:rsidR="00E4587F" w:rsidRPr="00E4587F">
          <w:rPr>
            <w:rStyle w:val="AltText"/>
          </w:rPr>
          <w:t>Four boxes laid out in three rough columns, identical to the previous diagram with a change to the second colum</w:t>
        </w:r>
        <w:r w:rsidR="00E4587F">
          <w:rPr>
            <w:rStyle w:val="AltText"/>
          </w:rPr>
          <w:t>n</w:t>
        </w:r>
        <w:r w:rsidR="00E4587F" w:rsidRPr="00E4587F">
          <w:rPr>
            <w:rStyle w:val="AltText"/>
          </w:rPr>
          <w:t>. Now there are two boxes in the second column, labeled “b1” and “b2”, “b1” is grayed out, and the arrow from “Pin” goes through “b2” instead of “b1”, indicating that the pointer has moved from “b1” to “b2”, but the data in “pinned” has not moved.</w:t>
        </w:r>
      </w:ins>
      <w:del w:id="366" w:author="Chris Krycho" w:date="2025-01-16T14:07:00Z" w16du:dateUtc="2025-01-16T21:07:00Z">
        <w:r w:rsidDel="00E4587F">
          <w:rPr>
            <w:rStyle w:val="AltText"/>
          </w:rPr>
          <w:delText>AltText</w:delText>
        </w:r>
      </w:del>
    </w:p>
    <w:p w14:paraId="1B1B9E8B" w14:textId="77777777" w:rsidR="007B0A94" w:rsidRDefault="007B0A94" w:rsidP="007B0A94">
      <w:pPr>
        <w:pStyle w:val="CaptionLine"/>
      </w:pPr>
      <w:r>
        <w:t xml:space="preserve">Moving a </w:t>
      </w:r>
      <w:r w:rsidRPr="007643CA">
        <w:rPr>
          <w:rStyle w:val="Literal"/>
        </w:rPr>
        <w:t>Box</w:t>
      </w:r>
      <w:r>
        <w:t xml:space="preserve"> which points to a self-referential future type</w:t>
      </w:r>
      <w:del w:id="367" w:author="Rachel Monaghan" w:date="2025-01-09T19:43:00Z">
        <w:r w:rsidDel="00FA3511">
          <w:delText>.</w:delText>
        </w:r>
      </w:del>
    </w:p>
    <w:p w14:paraId="0D9DFF5C" w14:textId="7CE196C7" w:rsidR="007B0A94" w:rsidRDefault="007B0A94" w:rsidP="004D18EA">
      <w:pPr>
        <w:pStyle w:val="Body"/>
      </w:pPr>
      <w:r>
        <w:t>However, most types are perfectly safe to move around, even if they happen to</w:t>
      </w:r>
      <w:r w:rsidR="004D18EA">
        <w:t xml:space="preserve"> </w:t>
      </w:r>
      <w:r>
        <w:t xml:space="preserve">be behind a </w:t>
      </w:r>
      <w:r w:rsidRPr="007643CA">
        <w:rPr>
          <w:rStyle w:val="Literal"/>
        </w:rPr>
        <w:t>Pin</w:t>
      </w:r>
      <w:r>
        <w:t xml:space="preserve"> pointer. We only need to think about pinning when items have</w:t>
      </w:r>
      <w:r w:rsidR="004D18EA">
        <w:t xml:space="preserve"> </w:t>
      </w:r>
      <w:r>
        <w:t xml:space="preserve">internal references. Primitive values such as numbers and </w:t>
      </w:r>
      <w:del w:id="368" w:author="Chris Krycho" w:date="2025-01-16T14:09:00Z" w16du:dateUtc="2025-01-16T21:09:00Z">
        <w:r w:rsidDel="005E3630">
          <w:delText xml:space="preserve">booleans </w:delText>
        </w:r>
      </w:del>
      <w:ins w:id="369" w:author="Chris Krycho" w:date="2025-01-16T14:09:00Z" w16du:dateUtc="2025-01-16T21:09:00Z">
        <w:r w:rsidR="005E3630">
          <w:t xml:space="preserve">Booleans </w:t>
        </w:r>
      </w:ins>
      <w:r w:rsidR="00BA5499">
        <w:t xml:space="preserve">are safe </w:t>
      </w:r>
      <w:del w:id="370" w:author="Chris Krycho" w:date="2025-01-16T14:09:00Z" w16du:dateUtc="2025-01-16T21:09:00Z">
        <w:r w:rsidR="00BA5499" w:rsidDel="005E3630">
          <w:delText xml:space="preserve">since </w:delText>
        </w:r>
      </w:del>
      <w:ins w:id="371" w:author="Chris Krycho" w:date="2025-01-16T14:09:00Z" w16du:dateUtc="2025-01-16T21:09:00Z">
        <w:r w:rsidR="005E3630">
          <w:t xml:space="preserve">because </w:t>
        </w:r>
      </w:ins>
      <w:r w:rsidR="00BA5499">
        <w:t xml:space="preserve">they </w:t>
      </w:r>
      <w:r w:rsidR="00BB3E2C">
        <w:t xml:space="preserve">obviously </w:t>
      </w:r>
      <w:r>
        <w:t>don’t have</w:t>
      </w:r>
      <w:r w:rsidR="004D18EA">
        <w:t xml:space="preserve"> </w:t>
      </w:r>
      <w:r>
        <w:t>any internal references</w:t>
      </w:r>
      <w:r w:rsidR="00BA5499">
        <w:t>. N</w:t>
      </w:r>
      <w:r>
        <w:t>either do most types you</w:t>
      </w:r>
      <w:r w:rsidR="004D18EA">
        <w:t xml:space="preserve"> </w:t>
      </w:r>
      <w:r>
        <w:t>normally work with in Rust.</w:t>
      </w:r>
      <w:r w:rsidR="00BB3E2C">
        <w:t xml:space="preserve"> You can move around a</w:t>
      </w:r>
      <w:r>
        <w:t xml:space="preserve"> </w:t>
      </w:r>
      <w:r w:rsidRPr="007643CA">
        <w:rPr>
          <w:rStyle w:val="Literal"/>
        </w:rPr>
        <w:t>Vec</w:t>
      </w:r>
      <w:r>
        <w:t xml:space="preserve">, for example, without worrying. </w:t>
      </w:r>
      <w:commentRangeStart w:id="372"/>
      <w:ins w:id="373" w:author="Chris Krycho" w:date="2025-01-16T14:10:00Z" w16du:dateUtc="2025-01-16T21:10:00Z">
        <w:r w:rsidR="005E3630">
          <w:t xml:space="preserve">Given </w:t>
        </w:r>
      </w:ins>
      <w:ins w:id="374" w:author="Chris Krycho" w:date="2025-01-16T14:11:00Z" w16du:dateUtc="2025-01-16T21:11:00Z">
        <w:r w:rsidR="005E3630">
          <w:t xml:space="preserve">only what we have seen so far, </w:t>
        </w:r>
      </w:ins>
      <w:del w:id="375" w:author="Chris Krycho" w:date="2025-01-16T14:11:00Z" w16du:dateUtc="2025-01-16T21:11:00Z">
        <w:r w:rsidDel="005E3630">
          <w:delText xml:space="preserve">If </w:delText>
        </w:r>
      </w:del>
      <w:ins w:id="376" w:author="Chris Krycho" w:date="2025-01-16T14:11:00Z" w16du:dateUtc="2025-01-16T21:11:00Z">
        <w:r w:rsidR="005E3630">
          <w:t xml:space="preserve">if </w:t>
        </w:r>
      </w:ins>
      <w:commentRangeEnd w:id="372"/>
      <w:ins w:id="377" w:author="Chris Krycho" w:date="2025-01-16T14:43:00Z" w16du:dateUtc="2025-01-16T21:43:00Z">
        <w:r w:rsidR="00E82E35">
          <w:rPr>
            <w:rStyle w:val="CommentReference"/>
            <w:rFonts w:ascii="Times New Roman" w:hAnsi="Times New Roman" w:cs="Times New Roman"/>
            <w:color w:val="auto"/>
            <w:lang w:val="en-CA"/>
          </w:rPr>
          <w:commentReference w:id="372"/>
        </w:r>
      </w:ins>
      <w:r>
        <w:t xml:space="preserve">you have a </w:t>
      </w:r>
      <w:r w:rsidRPr="007643CA">
        <w:rPr>
          <w:rStyle w:val="Literal"/>
        </w:rPr>
        <w:t>Pin&lt;Vec&lt;String&gt;&gt;</w:t>
      </w:r>
      <w:r>
        <w:t>, you’d have to do everything</w:t>
      </w:r>
      <w:r w:rsidR="004D18EA">
        <w:t xml:space="preserve"> </w:t>
      </w:r>
      <w:r>
        <w:t xml:space="preserve">via the safe but restrictive APIs provided by </w:t>
      </w:r>
      <w:r w:rsidRPr="007643CA">
        <w:rPr>
          <w:rStyle w:val="Literal"/>
        </w:rPr>
        <w:t>Pin</w:t>
      </w:r>
      <w:r>
        <w:t>, even though a</w:t>
      </w:r>
      <w:r w:rsidR="004D18EA">
        <w:t xml:space="preserve"> </w:t>
      </w:r>
      <w:r w:rsidRPr="007643CA">
        <w:rPr>
          <w:rStyle w:val="Literal"/>
        </w:rPr>
        <w:t>Vec&lt;String&gt;</w:t>
      </w:r>
      <w:r>
        <w:t xml:space="preserve"> is always safe to move if there are no other references to it. We</w:t>
      </w:r>
      <w:r w:rsidR="004D18EA">
        <w:t xml:space="preserve"> </w:t>
      </w:r>
      <w:r>
        <w:t>need a way to tell the compiler that it’s fine to move items</w:t>
      </w:r>
      <w:r w:rsidR="004D18EA">
        <w:t xml:space="preserve"> </w:t>
      </w:r>
      <w:r>
        <w:t xml:space="preserve">around in cases </w:t>
      </w:r>
      <w:r w:rsidR="00BB3E2C">
        <w:t>like this—and that’s where</w:t>
      </w:r>
      <w:r>
        <w:t xml:space="preserve"> </w:t>
      </w:r>
      <w:r w:rsidRPr="007643CA">
        <w:rPr>
          <w:rStyle w:val="Literal"/>
        </w:rPr>
        <w:t>Unpin</w:t>
      </w:r>
      <w:r w:rsidR="00BB3E2C">
        <w:t xml:space="preserve"> comes into play.</w:t>
      </w:r>
    </w:p>
    <w:p w14:paraId="015A1D21" w14:textId="76847B3B" w:rsidR="007B0A94" w:rsidRPr="004C79D9" w:rsidRDefault="007B0A94" w:rsidP="004D18EA">
      <w:pPr>
        <w:pStyle w:val="Body"/>
      </w:pPr>
      <w:r w:rsidRPr="007643CA">
        <w:rPr>
          <w:rStyle w:val="Literal"/>
        </w:rPr>
        <w:t>Unpin</w:t>
      </w:r>
      <w:r>
        <w:t xml:space="preserve"> is a marker trait, similar to the </w:t>
      </w:r>
      <w:r w:rsidRPr="007643CA">
        <w:rPr>
          <w:rStyle w:val="Literal"/>
        </w:rPr>
        <w:t>Send</w:t>
      </w:r>
      <w:r>
        <w:t xml:space="preserve"> and </w:t>
      </w:r>
      <w:r w:rsidRPr="007643CA">
        <w:rPr>
          <w:rStyle w:val="Literal"/>
        </w:rPr>
        <w:t>Sync</w:t>
      </w:r>
      <w:r>
        <w:t xml:space="preserve"> traits we saw in </w:t>
      </w:r>
      <w:r w:rsidRPr="007643CA">
        <w:rPr>
          <w:rStyle w:val="Xref"/>
        </w:rPr>
        <w:t>Chapter</w:t>
      </w:r>
      <w:r w:rsidR="004D18EA" w:rsidRPr="007643CA">
        <w:rPr>
          <w:rStyle w:val="Xref"/>
        </w:rPr>
        <w:t xml:space="preserve"> </w:t>
      </w:r>
      <w:proofErr w:type="gramStart"/>
      <w:r w:rsidRPr="007643CA">
        <w:rPr>
          <w:rStyle w:val="Xref"/>
        </w:rPr>
        <w:t>16</w:t>
      </w:r>
      <w:r w:rsidR="00BB3E2C">
        <w:t>, and</w:t>
      </w:r>
      <w:proofErr w:type="gramEnd"/>
      <w:r w:rsidR="00BB3E2C">
        <w:t xml:space="preserve"> thus has</w:t>
      </w:r>
      <w:r>
        <w:t xml:space="preserve"> no functionality of </w:t>
      </w:r>
      <w:r w:rsidR="00BB3E2C">
        <w:t xml:space="preserve">its </w:t>
      </w:r>
      <w:r>
        <w:t>own.</w:t>
      </w:r>
      <w:r w:rsidR="004D18EA">
        <w:t xml:space="preserve"> </w:t>
      </w:r>
      <w:r w:rsidR="00BB3E2C">
        <w:t xml:space="preserve">Marker traits </w:t>
      </w:r>
      <w:r>
        <w:t xml:space="preserve">exist only to tell the compiler it’s safe to use the type </w:t>
      </w:r>
      <w:r w:rsidR="004C79D9">
        <w:t>implementing</w:t>
      </w:r>
      <w:r>
        <w:t xml:space="preserve"> a given trait in a particular context. </w:t>
      </w:r>
      <w:r w:rsidRPr="007643CA">
        <w:rPr>
          <w:rStyle w:val="Literal"/>
        </w:rPr>
        <w:t>Unpin</w:t>
      </w:r>
      <w:r>
        <w:t xml:space="preserve"> informs the compiler</w:t>
      </w:r>
      <w:r w:rsidR="004D18EA">
        <w:t xml:space="preserve"> </w:t>
      </w:r>
      <w:r>
        <w:t xml:space="preserve">that a given type does </w:t>
      </w:r>
      <w:r w:rsidRPr="007643CA">
        <w:rPr>
          <w:rStyle w:val="Italic"/>
        </w:rPr>
        <w:t>not</w:t>
      </w:r>
      <w:r>
        <w:t xml:space="preserve"> need to uphold any guarantees about</w:t>
      </w:r>
      <w:r w:rsidR="004D18EA">
        <w:t xml:space="preserve"> </w:t>
      </w:r>
      <w:r>
        <w:t xml:space="preserve">whether the value in question can be </w:t>
      </w:r>
      <w:r w:rsidR="004C79D9">
        <w:t xml:space="preserve">safely </w:t>
      </w:r>
      <w:r>
        <w:t>moved</w:t>
      </w:r>
      <w:r w:rsidRPr="004C79D9">
        <w:t>.</w:t>
      </w:r>
      <w:r w:rsidR="004C79D9" w:rsidRPr="004C79D9">
        <w:t xml:space="preserve"> </w:t>
      </w:r>
    </w:p>
    <w:p w14:paraId="791C3102" w14:textId="0A630B40" w:rsidR="007B0A94" w:rsidRDefault="007B0A94" w:rsidP="004D18EA">
      <w:pPr>
        <w:pStyle w:val="Body"/>
      </w:pPr>
      <w:r>
        <w:t xml:space="preserve">Just as with </w:t>
      </w:r>
      <w:r w:rsidRPr="007643CA">
        <w:rPr>
          <w:rStyle w:val="Literal"/>
        </w:rPr>
        <w:t>Send</w:t>
      </w:r>
      <w:r>
        <w:t xml:space="preserve"> and </w:t>
      </w:r>
      <w:r w:rsidRPr="007643CA">
        <w:rPr>
          <w:rStyle w:val="Literal"/>
        </w:rPr>
        <w:t>Sync</w:t>
      </w:r>
      <w:r>
        <w:t xml:space="preserve">, the compiler implements </w:t>
      </w:r>
      <w:r w:rsidRPr="007643CA">
        <w:rPr>
          <w:rStyle w:val="Literal"/>
        </w:rPr>
        <w:t>Unpin</w:t>
      </w:r>
      <w:r>
        <w:t xml:space="preserve"> automatically</w:t>
      </w:r>
      <w:r w:rsidR="004D18EA">
        <w:t xml:space="preserve"> </w:t>
      </w:r>
      <w:r>
        <w:t xml:space="preserve">for all types where it can prove it is safe. </w:t>
      </w:r>
      <w:r w:rsidR="004C79D9">
        <w:t xml:space="preserve">A </w:t>
      </w:r>
      <w:r>
        <w:t xml:space="preserve">special case, again </w:t>
      </w:r>
      <w:proofErr w:type="gramStart"/>
      <w:r>
        <w:t>similar to</w:t>
      </w:r>
      <w:proofErr w:type="gramEnd"/>
      <w:r w:rsidR="004D18EA">
        <w:t xml:space="preserve"> </w:t>
      </w:r>
      <w:r w:rsidRPr="007643CA">
        <w:rPr>
          <w:rStyle w:val="Literal"/>
        </w:rPr>
        <w:t>Send</w:t>
      </w:r>
      <w:r>
        <w:t xml:space="preserve"> and </w:t>
      </w:r>
      <w:r w:rsidRPr="007643CA">
        <w:rPr>
          <w:rStyle w:val="Literal"/>
        </w:rPr>
        <w:t>Sync</w:t>
      </w:r>
      <w:r>
        <w:t xml:space="preserve">, is where </w:t>
      </w:r>
      <w:r w:rsidRPr="007643CA">
        <w:rPr>
          <w:rStyle w:val="Literal"/>
        </w:rPr>
        <w:t>Unpin</w:t>
      </w:r>
      <w:r>
        <w:t xml:space="preserve"> is </w:t>
      </w:r>
      <w:r w:rsidRPr="007643CA">
        <w:rPr>
          <w:rStyle w:val="Italic"/>
        </w:rPr>
        <w:t>not</w:t>
      </w:r>
      <w:r>
        <w:t xml:space="preserve"> implemented for a type.</w:t>
      </w:r>
      <w:r w:rsidR="004D18EA">
        <w:t xml:space="preserve"> </w:t>
      </w:r>
      <w:r>
        <w:t xml:space="preserve">The notation for this is </w:t>
      </w:r>
      <w:proofErr w:type="gramStart"/>
      <w:r w:rsidRPr="007643CA">
        <w:rPr>
          <w:rStyle w:val="Literal"/>
        </w:rPr>
        <w:t>impl !Unpin</w:t>
      </w:r>
      <w:proofErr w:type="gramEnd"/>
      <w:r w:rsidRPr="007643CA">
        <w:rPr>
          <w:rStyle w:val="Literal"/>
        </w:rPr>
        <w:t xml:space="preserve"> for </w:t>
      </w:r>
      <w:r w:rsidRPr="00AA10B7">
        <w:rPr>
          <w:rStyle w:val="LiteralItalic"/>
        </w:rPr>
        <w:t>SomeType</w:t>
      </w:r>
      <w:r>
        <w:t xml:space="preserve">, where </w:t>
      </w:r>
      <w:r w:rsidRPr="00AA10B7">
        <w:rPr>
          <w:rStyle w:val="LiteralItalic"/>
        </w:rPr>
        <w:t>SomeType</w:t>
      </w:r>
      <w:r>
        <w:t xml:space="preserve"> is the</w:t>
      </w:r>
      <w:r w:rsidR="004D18EA">
        <w:t xml:space="preserve"> </w:t>
      </w:r>
      <w:r>
        <w:t xml:space="preserve">name of a type </w:t>
      </w:r>
      <w:r w:rsidR="004C79D9">
        <w:t xml:space="preserve">that </w:t>
      </w:r>
      <w:r w:rsidRPr="007643CA">
        <w:rPr>
          <w:rStyle w:val="Italic"/>
        </w:rPr>
        <w:t>does</w:t>
      </w:r>
      <w:r>
        <w:t xml:space="preserve"> need to uphold those guarantees to be safe whenever</w:t>
      </w:r>
      <w:r w:rsidR="004D18EA">
        <w:t xml:space="preserve"> </w:t>
      </w:r>
      <w:r>
        <w:t xml:space="preserve">a pointer to that type is used in a </w:t>
      </w:r>
      <w:r w:rsidRPr="007643CA">
        <w:rPr>
          <w:rStyle w:val="Literal"/>
        </w:rPr>
        <w:t>Pin</w:t>
      </w:r>
      <w:r>
        <w:t>.</w:t>
      </w:r>
    </w:p>
    <w:p w14:paraId="49911882" w14:textId="2E22E95F" w:rsidR="007B0A94" w:rsidRDefault="007B0A94" w:rsidP="004D18EA">
      <w:pPr>
        <w:pStyle w:val="Body"/>
      </w:pPr>
      <w:r>
        <w:t>In other words, there are two things to keep in mind about the relationship</w:t>
      </w:r>
      <w:r w:rsidR="004D18EA">
        <w:t xml:space="preserve"> </w:t>
      </w:r>
      <w:r>
        <w:t xml:space="preserve">between </w:t>
      </w:r>
      <w:r w:rsidRPr="007643CA">
        <w:rPr>
          <w:rStyle w:val="Literal"/>
        </w:rPr>
        <w:t>Pin</w:t>
      </w:r>
      <w:r>
        <w:t xml:space="preserve"> and </w:t>
      </w:r>
      <w:r w:rsidRPr="007643CA">
        <w:rPr>
          <w:rStyle w:val="Literal"/>
        </w:rPr>
        <w:t>Unpin</w:t>
      </w:r>
      <w:r>
        <w:t xml:space="preserve">. First, </w:t>
      </w:r>
      <w:r w:rsidRPr="007643CA">
        <w:rPr>
          <w:rStyle w:val="Literal"/>
        </w:rPr>
        <w:t>Unpin</w:t>
      </w:r>
      <w:r>
        <w:t xml:space="preserve"> is the “normal” case, </w:t>
      </w:r>
      <w:proofErr w:type="gramStart"/>
      <w:r>
        <w:t xml:space="preserve">and </w:t>
      </w:r>
      <w:r w:rsidRPr="007643CA">
        <w:rPr>
          <w:rStyle w:val="Literal"/>
        </w:rPr>
        <w:t>!Unpin</w:t>
      </w:r>
      <w:proofErr w:type="gramEnd"/>
      <w:r>
        <w:t xml:space="preserve"> is</w:t>
      </w:r>
      <w:r w:rsidR="004D18EA">
        <w:t xml:space="preserve"> </w:t>
      </w:r>
      <w:r>
        <w:t xml:space="preserve">the special case. Second, whether a type implements </w:t>
      </w:r>
      <w:r w:rsidRPr="007643CA">
        <w:rPr>
          <w:rStyle w:val="Literal"/>
        </w:rPr>
        <w:t>Unpin</w:t>
      </w:r>
      <w:r w:rsidR="00681883">
        <w:t xml:space="preserve"> </w:t>
      </w:r>
      <w:proofErr w:type="gramStart"/>
      <w:r>
        <w:t xml:space="preserve">or </w:t>
      </w:r>
      <w:r w:rsidRPr="007643CA">
        <w:rPr>
          <w:rStyle w:val="Literal"/>
        </w:rPr>
        <w:t>!Unpin</w:t>
      </w:r>
      <w:proofErr w:type="gramEnd"/>
      <w:r>
        <w:t xml:space="preserve"> </w:t>
      </w:r>
      <w:r w:rsidRPr="007643CA">
        <w:rPr>
          <w:rStyle w:val="Italic"/>
        </w:rPr>
        <w:t>only</w:t>
      </w:r>
      <w:r w:rsidR="004D18EA">
        <w:t xml:space="preserve"> </w:t>
      </w:r>
      <w:r>
        <w:t xml:space="preserve">matters when </w:t>
      </w:r>
      <w:r w:rsidR="004C79D9">
        <w:t xml:space="preserve">you’re </w:t>
      </w:r>
      <w:r>
        <w:t xml:space="preserve">using a pinned pointer to that type like </w:t>
      </w:r>
      <w:r w:rsidRPr="007643CA">
        <w:rPr>
          <w:rStyle w:val="Literal"/>
        </w:rPr>
        <w:t xml:space="preserve">Pin&lt;&amp;mut </w:t>
      </w:r>
      <w:r w:rsidRPr="001D4FCC">
        <w:rPr>
          <w:rStyle w:val="LiteralItalic"/>
        </w:rPr>
        <w:t>SomeType</w:t>
      </w:r>
      <w:r w:rsidRPr="007643CA">
        <w:rPr>
          <w:rStyle w:val="Literal"/>
        </w:rPr>
        <w:t>&gt;</w:t>
      </w:r>
      <w:r>
        <w:t>.</w:t>
      </w:r>
    </w:p>
    <w:p w14:paraId="5E65FF21" w14:textId="3F4576B8" w:rsidR="007B0A94" w:rsidRDefault="007B0A94" w:rsidP="004D18EA">
      <w:pPr>
        <w:pStyle w:val="Body"/>
      </w:pPr>
      <w:r>
        <w:t xml:space="preserve">To make that concrete, think about a </w:t>
      </w:r>
      <w:r w:rsidRPr="007643CA">
        <w:rPr>
          <w:rStyle w:val="Literal"/>
        </w:rPr>
        <w:t>String</w:t>
      </w:r>
      <w:r>
        <w:t>: it has a length and the Unicode</w:t>
      </w:r>
      <w:r w:rsidR="004D18EA">
        <w:t xml:space="preserve"> </w:t>
      </w:r>
      <w:r>
        <w:t xml:space="preserve">characters </w:t>
      </w:r>
      <w:r w:rsidR="004C79D9">
        <w:t xml:space="preserve">that </w:t>
      </w:r>
      <w:r>
        <w:t xml:space="preserve">make it up. We can wrap a </w:t>
      </w:r>
      <w:r w:rsidRPr="007643CA">
        <w:rPr>
          <w:rStyle w:val="Literal"/>
        </w:rPr>
        <w:t>String</w:t>
      </w:r>
      <w:r>
        <w:t xml:space="preserve"> in </w:t>
      </w:r>
      <w:r w:rsidRPr="007643CA">
        <w:rPr>
          <w:rStyle w:val="Literal"/>
        </w:rPr>
        <w:t>Pin</w:t>
      </w:r>
      <w:r>
        <w:t>, as seen in Figure</w:t>
      </w:r>
      <w:r w:rsidR="004D18EA">
        <w:t xml:space="preserve"> </w:t>
      </w:r>
      <w:r>
        <w:t xml:space="preserve">17-8. However, </w:t>
      </w:r>
      <w:r w:rsidRPr="007643CA">
        <w:rPr>
          <w:rStyle w:val="Literal"/>
        </w:rPr>
        <w:t>String</w:t>
      </w:r>
      <w:r>
        <w:t xml:space="preserve"> automatically implements </w:t>
      </w:r>
      <w:r w:rsidRPr="007643CA">
        <w:rPr>
          <w:rStyle w:val="Literal"/>
        </w:rPr>
        <w:t>Unpin</w:t>
      </w:r>
      <w:r>
        <w:t xml:space="preserve">, </w:t>
      </w:r>
      <w:r w:rsidR="00DA754F">
        <w:t>as do</w:t>
      </w:r>
      <w:r>
        <w:t xml:space="preserve"> most other</w:t>
      </w:r>
      <w:r w:rsidR="004D18EA">
        <w:t xml:space="preserve"> </w:t>
      </w:r>
      <w:r>
        <w:t>types in Rust.</w:t>
      </w:r>
    </w:p>
    <w:p w14:paraId="09F96EE8" w14:textId="33E65573" w:rsidR="007B0A94" w:rsidRPr="004D18EA" w:rsidRDefault="00912EC3" w:rsidP="004D18EA">
      <w:pPr>
        <w:pStyle w:val="GraphicSlug"/>
      </w:pPr>
      <w:r>
        <w:t>[</w:t>
      </w:r>
      <w:proofErr w:type="gramStart"/>
      <w:r w:rsidR="007643CA">
        <w:t>f17008.svg</w:t>
      </w:r>
      <w:r>
        <w:t>]</w:t>
      </w:r>
      <w:proofErr w:type="spellStart"/>
      <w:r>
        <w:rPr>
          <w:rStyle w:val="AltText"/>
        </w:rPr>
        <w:t>AltText</w:t>
      </w:r>
      <w:proofErr w:type="spellEnd"/>
      <w:proofErr w:type="gramEnd"/>
    </w:p>
    <w:p w14:paraId="13F17F38" w14:textId="04B954B2" w:rsidR="007B0A94" w:rsidRDefault="007B0A94" w:rsidP="007B0A94">
      <w:pPr>
        <w:pStyle w:val="CaptionLine"/>
      </w:pPr>
      <w:r>
        <w:t xml:space="preserve">Pinning a </w:t>
      </w:r>
      <w:r w:rsidRPr="00E97E32">
        <w:rPr>
          <w:rStyle w:val="Literal"/>
        </w:rPr>
        <w:t>String</w:t>
      </w:r>
      <w:r w:rsidR="008A2574">
        <w:t>; the</w:t>
      </w:r>
      <w:r>
        <w:t xml:space="preserve"> dotted line </w:t>
      </w:r>
      <w:r w:rsidR="008A2574">
        <w:t xml:space="preserve">indicates </w:t>
      </w:r>
      <w:r>
        <w:t xml:space="preserve">that the </w:t>
      </w:r>
      <w:r w:rsidRPr="00E97E32">
        <w:rPr>
          <w:rStyle w:val="Literal"/>
        </w:rPr>
        <w:t>String</w:t>
      </w:r>
      <w:r w:rsidR="004D18EA">
        <w:t xml:space="preserve"> </w:t>
      </w:r>
      <w:r>
        <w:t xml:space="preserve">implements the </w:t>
      </w:r>
      <w:r w:rsidRPr="007643CA">
        <w:rPr>
          <w:rStyle w:val="Literal"/>
        </w:rPr>
        <w:t>Unpin</w:t>
      </w:r>
      <w:r>
        <w:t xml:space="preserve"> trait </w:t>
      </w:r>
      <w:r w:rsidR="008A2574">
        <w:t xml:space="preserve">and thus </w:t>
      </w:r>
      <w:r>
        <w:t>is not pinned</w:t>
      </w:r>
    </w:p>
    <w:p w14:paraId="32AA55F2" w14:textId="704EC44D" w:rsidR="007B0A94" w:rsidRDefault="007B0A94" w:rsidP="004D18EA">
      <w:pPr>
        <w:pStyle w:val="Body"/>
      </w:pPr>
      <w:r>
        <w:t xml:space="preserve">As a result, we can do things </w:t>
      </w:r>
      <w:r w:rsidR="00DA754F">
        <w:t xml:space="preserve">that </w:t>
      </w:r>
      <w:r>
        <w:t xml:space="preserve">would be illegal if </w:t>
      </w:r>
      <w:r w:rsidRPr="007643CA">
        <w:rPr>
          <w:rStyle w:val="Literal"/>
        </w:rPr>
        <w:t>String</w:t>
      </w:r>
      <w:r>
        <w:t xml:space="preserve"> </w:t>
      </w:r>
      <w:proofErr w:type="gramStart"/>
      <w:r>
        <w:t>implemented</w:t>
      </w:r>
      <w:r w:rsidR="004D18EA">
        <w:t xml:space="preserve"> </w:t>
      </w:r>
      <w:r w:rsidRPr="007643CA">
        <w:rPr>
          <w:rStyle w:val="Literal"/>
        </w:rPr>
        <w:t>!Unpin</w:t>
      </w:r>
      <w:proofErr w:type="gramEnd"/>
      <w:r>
        <w:t xml:space="preserve"> instead, such as </w:t>
      </w:r>
      <w:r w:rsidR="00DA754F">
        <w:t xml:space="preserve">replacing </w:t>
      </w:r>
      <w:r>
        <w:t>one string with another at the exact same</w:t>
      </w:r>
      <w:r w:rsidR="004D18EA">
        <w:t xml:space="preserve"> </w:t>
      </w:r>
      <w:r>
        <w:t xml:space="preserve">location in memory as in Figure 17-9. This doesn’t violate the </w:t>
      </w:r>
      <w:r w:rsidRPr="007643CA">
        <w:rPr>
          <w:rStyle w:val="Literal"/>
        </w:rPr>
        <w:t>Pin</w:t>
      </w:r>
      <w:r>
        <w:t xml:space="preserve"> contract,</w:t>
      </w:r>
      <w:r w:rsidR="004D18EA">
        <w:t xml:space="preserve"> </w:t>
      </w:r>
      <w:r>
        <w:t xml:space="preserve">because </w:t>
      </w:r>
      <w:r w:rsidRPr="007643CA">
        <w:rPr>
          <w:rStyle w:val="Literal"/>
        </w:rPr>
        <w:t>String</w:t>
      </w:r>
      <w:r>
        <w:t xml:space="preserve"> has no internal references that make it unsafe to move around</w:t>
      </w:r>
      <w:r w:rsidR="00DA754F">
        <w:t xml:space="preserve">. </w:t>
      </w:r>
      <w:r>
        <w:t xml:space="preserve">That is precisely why it implements </w:t>
      </w:r>
      <w:r w:rsidRPr="007643CA">
        <w:rPr>
          <w:rStyle w:val="Literal"/>
        </w:rPr>
        <w:t>Unpin</w:t>
      </w:r>
      <w:r>
        <w:t xml:space="preserve"> rather </w:t>
      </w:r>
      <w:proofErr w:type="gramStart"/>
      <w:r>
        <w:t xml:space="preserve">than </w:t>
      </w:r>
      <w:r w:rsidRPr="007643CA">
        <w:rPr>
          <w:rStyle w:val="Literal"/>
        </w:rPr>
        <w:t>!Unpin</w:t>
      </w:r>
      <w:proofErr w:type="gramEnd"/>
      <w:r>
        <w:t>.</w:t>
      </w:r>
    </w:p>
    <w:p w14:paraId="3729822D" w14:textId="4CE8294E" w:rsidR="007B0A94" w:rsidRDefault="00912EC3" w:rsidP="00D341E0">
      <w:pPr>
        <w:pStyle w:val="GraphicSlug"/>
      </w:pPr>
      <w:r>
        <w:t>[</w:t>
      </w:r>
      <w:r w:rsidR="007643CA">
        <w:t>f17009.svg</w:t>
      </w:r>
      <w:r>
        <w:t>]</w:t>
      </w:r>
      <w:r w:rsidRPr="00912EC3">
        <w:rPr>
          <w:rStyle w:val="AltText"/>
        </w:rPr>
        <w:t xml:space="preserve"> </w:t>
      </w:r>
      <w:proofErr w:type="spellStart"/>
      <w:r>
        <w:rPr>
          <w:rStyle w:val="AltText"/>
        </w:rPr>
        <w:t>AltText</w:t>
      </w:r>
      <w:proofErr w:type="spellEnd"/>
    </w:p>
    <w:p w14:paraId="4E73DB1A" w14:textId="7D3119A1" w:rsidR="007B0A94" w:rsidRDefault="007B0A94" w:rsidP="007B0A94">
      <w:pPr>
        <w:pStyle w:val="CaptionLine"/>
      </w:pPr>
      <w:r>
        <w:t xml:space="preserve">Replacing the </w:t>
      </w:r>
      <w:r w:rsidRPr="008D497E">
        <w:rPr>
          <w:rStyle w:val="Literal"/>
        </w:rPr>
        <w:t>String</w:t>
      </w:r>
      <w:r>
        <w:t xml:space="preserve"> with an entirely different </w:t>
      </w:r>
      <w:r w:rsidRPr="008D497E">
        <w:rPr>
          <w:rStyle w:val="Literal"/>
        </w:rPr>
        <w:t>String</w:t>
      </w:r>
      <w:r>
        <w:t xml:space="preserve"> in memory</w:t>
      </w:r>
    </w:p>
    <w:p w14:paraId="4DA95DB8" w14:textId="77777777" w:rsidR="007B0A94" w:rsidRDefault="007B0A94" w:rsidP="004D18EA">
      <w:pPr>
        <w:pStyle w:val="Body"/>
      </w:pPr>
      <w:r>
        <w:t xml:space="preserve">Now we know enough to understand the errors reported for that </w:t>
      </w:r>
      <w:r w:rsidRPr="007643CA">
        <w:rPr>
          <w:rStyle w:val="Literal"/>
        </w:rPr>
        <w:t>join_all</w:t>
      </w:r>
      <w:r>
        <w:t xml:space="preserve"> call</w:t>
      </w:r>
      <w:r w:rsidR="004D18EA">
        <w:t xml:space="preserve"> </w:t>
      </w:r>
      <w:r>
        <w:t>from back in Listing 17-17. We originally tried to move the futures produced by</w:t>
      </w:r>
      <w:r w:rsidR="004D18EA">
        <w:t xml:space="preserve"> </w:t>
      </w:r>
      <w:r>
        <w:t xml:space="preserve">async blocks into a </w:t>
      </w:r>
      <w:r w:rsidRPr="007643CA">
        <w:rPr>
          <w:rStyle w:val="Literal"/>
        </w:rPr>
        <w:t>Vec&lt;Box&lt;dyn Future&lt;Output = ()&gt;&gt;&gt;</w:t>
      </w:r>
      <w:r>
        <w:t>, but as we’ve seen,</w:t>
      </w:r>
      <w:r w:rsidR="004D18EA">
        <w:t xml:space="preserve"> </w:t>
      </w:r>
      <w:r>
        <w:t>those futures may have internal references, so they don’t automatically</w:t>
      </w:r>
      <w:r w:rsidR="004D18EA">
        <w:t xml:space="preserve"> </w:t>
      </w:r>
      <w:r>
        <w:t xml:space="preserve">implement </w:t>
      </w:r>
      <w:r w:rsidRPr="007643CA">
        <w:rPr>
          <w:rStyle w:val="Literal"/>
        </w:rPr>
        <w:t>Unpin</w:t>
      </w:r>
      <w:r>
        <w:t xml:space="preserve">. Once we pin them, we can pass the resulting </w:t>
      </w:r>
      <w:r w:rsidRPr="007643CA">
        <w:rPr>
          <w:rStyle w:val="Literal"/>
        </w:rPr>
        <w:t>Pin</w:t>
      </w:r>
      <w:r>
        <w:t xml:space="preserve"> type into</w:t>
      </w:r>
      <w:r w:rsidR="004D18EA">
        <w:t xml:space="preserve"> </w:t>
      </w:r>
      <w:r>
        <w:t xml:space="preserve">the </w:t>
      </w:r>
      <w:r w:rsidRPr="007643CA">
        <w:rPr>
          <w:rStyle w:val="Literal"/>
        </w:rPr>
        <w:t>Vec</w:t>
      </w:r>
      <w:r>
        <w:t xml:space="preserve">, confident that the underlying data in the futures will </w:t>
      </w:r>
      <w:r w:rsidRPr="007643CA">
        <w:rPr>
          <w:rStyle w:val="Italic"/>
        </w:rPr>
        <w:t>not</w:t>
      </w:r>
      <w:r>
        <w:t xml:space="preserve"> be</w:t>
      </w:r>
      <w:r w:rsidR="004D18EA">
        <w:t xml:space="preserve"> </w:t>
      </w:r>
      <w:r>
        <w:t>moved.</w:t>
      </w:r>
    </w:p>
    <w:p w14:paraId="757D3D8C" w14:textId="21FA62DB" w:rsidR="007B0A94" w:rsidRDefault="007B0A94" w:rsidP="004D18EA">
      <w:pPr>
        <w:pStyle w:val="Body"/>
      </w:pPr>
      <w:r w:rsidRPr="007643CA">
        <w:rPr>
          <w:rStyle w:val="Literal"/>
        </w:rPr>
        <w:lastRenderedPageBreak/>
        <w:t>Pin</w:t>
      </w:r>
      <w:r>
        <w:t xml:space="preserve"> and </w:t>
      </w:r>
      <w:r w:rsidRPr="007643CA">
        <w:rPr>
          <w:rStyle w:val="Literal"/>
        </w:rPr>
        <w:t>Unpin</w:t>
      </w:r>
      <w:r>
        <w:t xml:space="preserve"> are mostly important for building lower-level libraries, or</w:t>
      </w:r>
      <w:r w:rsidR="004D18EA">
        <w:t xml:space="preserve"> </w:t>
      </w:r>
      <w:r>
        <w:t xml:space="preserve">when you’re building a runtime itself, rather than for </w:t>
      </w:r>
      <w:r w:rsidR="00DA754F">
        <w:t>day-to-</w:t>
      </w:r>
      <w:r>
        <w:t>day Rust code.</w:t>
      </w:r>
      <w:r w:rsidR="004D18EA">
        <w:t xml:space="preserve"> </w:t>
      </w:r>
      <w:r>
        <w:t>When you see these traits in error messages, though, now you’ll have a better</w:t>
      </w:r>
      <w:r w:rsidR="004D18EA">
        <w:t xml:space="preserve"> </w:t>
      </w:r>
      <w:r>
        <w:t xml:space="preserve">idea of how to fix </w:t>
      </w:r>
      <w:r w:rsidR="00DA754F">
        <w:t xml:space="preserve">your </w:t>
      </w:r>
      <w:r>
        <w:t>code!</w:t>
      </w:r>
    </w:p>
    <w:p w14:paraId="60AF1EAA" w14:textId="56B999A5" w:rsidR="007B0A94" w:rsidRDefault="007B0A94" w:rsidP="004D18EA">
      <w:pPr>
        <w:pStyle w:val="Note"/>
      </w:pPr>
      <w:r w:rsidRPr="004D18EA">
        <w:rPr>
          <w:rStyle w:val="NoteHead"/>
        </w:rPr>
        <w:t>Note</w:t>
      </w:r>
      <w:r w:rsidR="004D18EA">
        <w:tab/>
      </w:r>
      <w:r>
        <w:t xml:space="preserve">This combination of </w:t>
      </w:r>
      <w:r w:rsidRPr="007643CA">
        <w:rPr>
          <w:rStyle w:val="Literal"/>
        </w:rPr>
        <w:t>Pin</w:t>
      </w:r>
      <w:r>
        <w:t xml:space="preserve"> and </w:t>
      </w:r>
      <w:r w:rsidRPr="007643CA">
        <w:rPr>
          <w:rStyle w:val="Literal"/>
        </w:rPr>
        <w:t>Unpin</w:t>
      </w:r>
      <w:r>
        <w:t xml:space="preserve"> </w:t>
      </w:r>
      <w:r w:rsidR="00DA754F">
        <w:t xml:space="preserve">makes it possible to safely implement </w:t>
      </w:r>
      <w:r>
        <w:t>a whole class of complex</w:t>
      </w:r>
      <w:r w:rsidR="004D18EA">
        <w:t xml:space="preserve"> </w:t>
      </w:r>
      <w:r>
        <w:t xml:space="preserve">types </w:t>
      </w:r>
      <w:r w:rsidR="00DA754F">
        <w:t xml:space="preserve">in Rust that would </w:t>
      </w:r>
      <w:r>
        <w:t xml:space="preserve">otherwise </w:t>
      </w:r>
      <w:r w:rsidR="00DA754F">
        <w:t>prove challenging</w:t>
      </w:r>
      <w:r>
        <w:t xml:space="preserve"> because they’re self-referential. Types </w:t>
      </w:r>
      <w:r w:rsidR="00DA754F">
        <w:t xml:space="preserve">that </w:t>
      </w:r>
      <w:r>
        <w:t xml:space="preserve">require </w:t>
      </w:r>
      <w:r w:rsidRPr="00681883">
        <w:rPr>
          <w:rStyle w:val="Literal"/>
        </w:rPr>
        <w:t>Pin</w:t>
      </w:r>
      <w:r w:rsidR="00681883">
        <w:t xml:space="preserve"> </w:t>
      </w:r>
      <w:r>
        <w:t xml:space="preserve">show up </w:t>
      </w:r>
      <w:r w:rsidRPr="00D341E0">
        <w:t>most</w:t>
      </w:r>
      <w:r>
        <w:t xml:space="preserve"> commonly in async Rust today, but </w:t>
      </w:r>
      <w:proofErr w:type="gramStart"/>
      <w:r w:rsidR="00DA754F">
        <w:t>every once in a while</w:t>
      </w:r>
      <w:proofErr w:type="gramEnd"/>
      <w:r w:rsidR="00DA754F">
        <w:t xml:space="preserve">, you might </w:t>
      </w:r>
      <w:r>
        <w:t xml:space="preserve">see </w:t>
      </w:r>
      <w:r w:rsidR="00DA754F">
        <w:t xml:space="preserve">them </w:t>
      </w:r>
      <w:r>
        <w:t>in other contexts, too.</w:t>
      </w:r>
    </w:p>
    <w:p w14:paraId="393854DF" w14:textId="1491FEAE" w:rsidR="007B0A94" w:rsidRDefault="007B0A94" w:rsidP="004D18EA">
      <w:pPr>
        <w:pStyle w:val="NoteContinued"/>
      </w:pPr>
      <w:r>
        <w:t xml:space="preserve">The specifics of how </w:t>
      </w:r>
      <w:r w:rsidRPr="007643CA">
        <w:rPr>
          <w:rStyle w:val="Literal"/>
        </w:rPr>
        <w:t>Pin</w:t>
      </w:r>
      <w:r>
        <w:t xml:space="preserve"> and </w:t>
      </w:r>
      <w:r w:rsidRPr="007643CA">
        <w:rPr>
          <w:rStyle w:val="Literal"/>
        </w:rPr>
        <w:t>Unpin</w:t>
      </w:r>
      <w:r>
        <w:t xml:space="preserve"> work, and the rules they’re required</w:t>
      </w:r>
      <w:r w:rsidR="004D18EA">
        <w:t xml:space="preserve"> </w:t>
      </w:r>
      <w:r>
        <w:t xml:space="preserve">to uphold, are covered extensively in the API documentation for </w:t>
      </w:r>
      <w:proofErr w:type="gramStart"/>
      <w:r w:rsidRPr="007643CA">
        <w:rPr>
          <w:rStyle w:val="Literal"/>
        </w:rPr>
        <w:t>std::</w:t>
      </w:r>
      <w:proofErr w:type="gramEnd"/>
      <w:r w:rsidRPr="007643CA">
        <w:rPr>
          <w:rStyle w:val="Literal"/>
        </w:rPr>
        <w:t>pin</w:t>
      </w:r>
      <w:r>
        <w:t>, so if you’</w:t>
      </w:r>
      <w:r w:rsidR="000019A9">
        <w:t>re interested in learning more</w:t>
      </w:r>
      <w:r>
        <w:t>, that’s a great place to start.</w:t>
      </w:r>
    </w:p>
    <w:p w14:paraId="36E2ED65" w14:textId="247953E6" w:rsidR="007B0A94" w:rsidRDefault="007B0A94" w:rsidP="00D341E0">
      <w:pPr>
        <w:pStyle w:val="NoteContinued"/>
      </w:pPr>
      <w:r>
        <w:t>If you want to understand how things work under the hood in even more</w:t>
      </w:r>
      <w:r w:rsidR="004D18EA">
        <w:t xml:space="preserve"> </w:t>
      </w:r>
      <w:r>
        <w:t xml:space="preserve">detail, </w:t>
      </w:r>
      <w:r w:rsidR="00B250DA">
        <w:t xml:space="preserve">see Chapters 2 and 4 of </w:t>
      </w:r>
      <w:r w:rsidRPr="007643CA">
        <w:rPr>
          <w:rStyle w:val="Italic"/>
        </w:rPr>
        <w:t>Asynchronous Programming in Rust</w:t>
      </w:r>
      <w:r w:rsidR="00B250DA">
        <w:t>,</w:t>
      </w:r>
      <w:r>
        <w:t xml:space="preserve"> available at </w:t>
      </w:r>
      <w:r w:rsidRPr="007643CA">
        <w:rPr>
          <w:rStyle w:val="LinkURL"/>
        </w:rPr>
        <w:t>https://rust-lang.github.io/async-book/</w:t>
      </w:r>
      <w:r w:rsidR="00B250DA">
        <w:t>.</w:t>
      </w:r>
    </w:p>
    <w:p w14:paraId="3ABA1DEC" w14:textId="77777777" w:rsidR="007B0A94" w:rsidRDefault="007B0A94" w:rsidP="00EC2D84">
      <w:pPr>
        <w:pStyle w:val="HeadB"/>
      </w:pPr>
      <w:bookmarkStart w:id="378" w:name="_Toc187998610"/>
      <w:r>
        <w:t>The Stream Trait</w:t>
      </w:r>
      <w:bookmarkEnd w:id="378"/>
    </w:p>
    <w:p w14:paraId="111AC599" w14:textId="2A7DC056" w:rsidR="007B0A94" w:rsidRDefault="007B0A94" w:rsidP="004D18EA">
      <w:pPr>
        <w:pStyle w:val="Body"/>
      </w:pPr>
      <w:r>
        <w:t xml:space="preserve">Now that </w:t>
      </w:r>
      <w:r w:rsidR="000019A9">
        <w:t xml:space="preserve">you </w:t>
      </w:r>
      <w:r>
        <w:t xml:space="preserve">have a deeper grasp on the </w:t>
      </w:r>
      <w:r w:rsidRPr="00AB0B38">
        <w:rPr>
          <w:rStyle w:val="Literal"/>
        </w:rPr>
        <w:t>Future</w:t>
      </w:r>
      <w:r>
        <w:t xml:space="preserve">, </w:t>
      </w:r>
      <w:r w:rsidRPr="00AB0B38">
        <w:rPr>
          <w:rStyle w:val="Literal"/>
        </w:rPr>
        <w:t>Pin</w:t>
      </w:r>
      <w:r>
        <w:t xml:space="preserve">, and </w:t>
      </w:r>
      <w:r w:rsidRPr="00AB0B38">
        <w:rPr>
          <w:rStyle w:val="Literal"/>
        </w:rPr>
        <w:t>Unpin</w:t>
      </w:r>
      <w:r>
        <w:t xml:space="preserve"> traits, we</w:t>
      </w:r>
      <w:r w:rsidR="004D18EA">
        <w:t xml:space="preserve"> </w:t>
      </w:r>
      <w:r>
        <w:t xml:space="preserve">can turn our attention to the </w:t>
      </w:r>
      <w:r w:rsidRPr="00AB0B38">
        <w:rPr>
          <w:rStyle w:val="Literal"/>
        </w:rPr>
        <w:t>Stream</w:t>
      </w:r>
      <w:r>
        <w:t xml:space="preserve"> trait. As </w:t>
      </w:r>
      <w:r w:rsidR="000019A9">
        <w:t>you learned earlier in the chapter</w:t>
      </w:r>
      <w:r>
        <w:t xml:space="preserve">, streams are </w:t>
      </w:r>
      <w:proofErr w:type="gramStart"/>
      <w:r>
        <w:t>similar to</w:t>
      </w:r>
      <w:proofErr w:type="gramEnd"/>
      <w:r>
        <w:t xml:space="preserve"> asynchronous iterators. Unlike</w:t>
      </w:r>
      <w:r w:rsidR="004D18EA">
        <w:t xml:space="preserve"> </w:t>
      </w:r>
      <w:r w:rsidRPr="00AB0B38">
        <w:rPr>
          <w:rStyle w:val="Literal"/>
        </w:rPr>
        <w:t>Iterator</w:t>
      </w:r>
      <w:r>
        <w:t xml:space="preserve"> and </w:t>
      </w:r>
      <w:r w:rsidRPr="00AB0B38">
        <w:rPr>
          <w:rStyle w:val="Literal"/>
        </w:rPr>
        <w:t>Future</w:t>
      </w:r>
      <w:r>
        <w:t>,</w:t>
      </w:r>
      <w:r w:rsidR="000019A9">
        <w:t xml:space="preserve"> however,</w:t>
      </w:r>
      <w:r>
        <w:t xml:space="preserve"> </w:t>
      </w:r>
      <w:r w:rsidRPr="00AB0B38">
        <w:rPr>
          <w:rStyle w:val="Literal"/>
        </w:rPr>
        <w:t>Stream</w:t>
      </w:r>
      <w:r>
        <w:t xml:space="preserve"> </w:t>
      </w:r>
      <w:r w:rsidR="000019A9">
        <w:t xml:space="preserve">has no definition </w:t>
      </w:r>
      <w:r>
        <w:t>in the</w:t>
      </w:r>
      <w:r w:rsidR="004D18EA">
        <w:t xml:space="preserve"> </w:t>
      </w:r>
      <w:r>
        <w:t xml:space="preserve">standard library </w:t>
      </w:r>
      <w:r w:rsidR="000019A9">
        <w:t>as</w:t>
      </w:r>
      <w:r>
        <w:t xml:space="preserve"> of </w:t>
      </w:r>
      <w:r w:rsidR="000019A9">
        <w:t xml:space="preserve">this </w:t>
      </w:r>
      <w:r>
        <w:t xml:space="preserve">writing, but there </w:t>
      </w:r>
      <w:r w:rsidRPr="00AB0B38">
        <w:rPr>
          <w:rStyle w:val="Italic"/>
        </w:rPr>
        <w:t>is</w:t>
      </w:r>
      <w:r>
        <w:t xml:space="preserve"> a very common</w:t>
      </w:r>
      <w:r w:rsidR="004D18EA">
        <w:t xml:space="preserve"> </w:t>
      </w:r>
      <w:r>
        <w:t xml:space="preserve">definition from the </w:t>
      </w:r>
      <w:r w:rsidRPr="00AB0B38">
        <w:rPr>
          <w:rStyle w:val="Literal"/>
        </w:rPr>
        <w:t>futures</w:t>
      </w:r>
      <w:r>
        <w:t xml:space="preserve"> crate used throughout the ecosystem.</w:t>
      </w:r>
    </w:p>
    <w:p w14:paraId="4B1B3069" w14:textId="58CA2FFF" w:rsidR="007B0A94" w:rsidRDefault="007B0A94" w:rsidP="004D18EA">
      <w:pPr>
        <w:pStyle w:val="Body"/>
      </w:pPr>
      <w:r>
        <w:t xml:space="preserve">Let’s review the definitions of the </w:t>
      </w:r>
      <w:r w:rsidRPr="00AB0B38">
        <w:rPr>
          <w:rStyle w:val="Literal"/>
        </w:rPr>
        <w:t>Iterator</w:t>
      </w:r>
      <w:r>
        <w:t xml:space="preserve"> and </w:t>
      </w:r>
      <w:r w:rsidRPr="00AB0B38">
        <w:rPr>
          <w:rStyle w:val="Literal"/>
        </w:rPr>
        <w:t>Future</w:t>
      </w:r>
      <w:r>
        <w:t xml:space="preserve"> traits </w:t>
      </w:r>
      <w:r w:rsidR="000019A9">
        <w:t>before looking at</w:t>
      </w:r>
      <w:r>
        <w:t xml:space="preserve"> how a </w:t>
      </w:r>
      <w:r w:rsidRPr="00AB0B38">
        <w:rPr>
          <w:rStyle w:val="Literal"/>
        </w:rPr>
        <w:t>Stream</w:t>
      </w:r>
      <w:r w:rsidR="00AB0B38">
        <w:t xml:space="preserve"> </w:t>
      </w:r>
      <w:r>
        <w:t xml:space="preserve">trait </w:t>
      </w:r>
      <w:r w:rsidR="000019A9">
        <w:t xml:space="preserve">might </w:t>
      </w:r>
      <w:r>
        <w:t>merge them together. From</w:t>
      </w:r>
      <w:r w:rsidR="004D18EA">
        <w:t xml:space="preserve"> </w:t>
      </w:r>
      <w:r w:rsidRPr="00AB0B38">
        <w:rPr>
          <w:rStyle w:val="Literal"/>
        </w:rPr>
        <w:t>Iterator</w:t>
      </w:r>
      <w:r>
        <w:t xml:space="preserve">, we have the idea of a sequence: its </w:t>
      </w:r>
      <w:r w:rsidRPr="00AB0B38">
        <w:rPr>
          <w:rStyle w:val="Literal"/>
        </w:rPr>
        <w:t>next</w:t>
      </w:r>
      <w:r>
        <w:t xml:space="preserve"> method provides an</w:t>
      </w:r>
      <w:r w:rsidR="004D18EA">
        <w:t xml:space="preserve"> </w:t>
      </w:r>
      <w:r w:rsidRPr="00AB0B38">
        <w:rPr>
          <w:rStyle w:val="Literal"/>
        </w:rPr>
        <w:t>Option&lt;</w:t>
      </w:r>
      <w:proofErr w:type="gramStart"/>
      <w:r w:rsidRPr="00AB0B38">
        <w:rPr>
          <w:rStyle w:val="Literal"/>
        </w:rPr>
        <w:t>Self::</w:t>
      </w:r>
      <w:proofErr w:type="gramEnd"/>
      <w:r w:rsidRPr="00AB0B38">
        <w:rPr>
          <w:rStyle w:val="Literal"/>
        </w:rPr>
        <w:t>Item&gt;</w:t>
      </w:r>
      <w:r>
        <w:t xml:space="preserve">. From </w:t>
      </w:r>
      <w:r w:rsidRPr="00AB0B38">
        <w:rPr>
          <w:rStyle w:val="Literal"/>
        </w:rPr>
        <w:t>Future</w:t>
      </w:r>
      <w:r>
        <w:t>, we have the idea of readiness over time:</w:t>
      </w:r>
      <w:r w:rsidR="004D18EA">
        <w:t xml:space="preserve"> </w:t>
      </w:r>
      <w:r>
        <w:t xml:space="preserve">its </w:t>
      </w:r>
      <w:r w:rsidRPr="00AB0B38">
        <w:rPr>
          <w:rStyle w:val="Literal"/>
        </w:rPr>
        <w:t>poll</w:t>
      </w:r>
      <w:r>
        <w:t xml:space="preserve"> method provides a </w:t>
      </w:r>
      <w:r w:rsidRPr="00AB0B38">
        <w:rPr>
          <w:rStyle w:val="Literal"/>
        </w:rPr>
        <w:t>Poll&lt;</w:t>
      </w:r>
      <w:proofErr w:type="gramStart"/>
      <w:r w:rsidRPr="00AB0B38">
        <w:rPr>
          <w:rStyle w:val="Literal"/>
        </w:rPr>
        <w:t>Self::</w:t>
      </w:r>
      <w:proofErr w:type="gramEnd"/>
      <w:r w:rsidRPr="00AB0B38">
        <w:rPr>
          <w:rStyle w:val="Literal"/>
        </w:rPr>
        <w:t>Output&gt;</w:t>
      </w:r>
      <w:r>
        <w:t>. To represent a sequence of</w:t>
      </w:r>
      <w:r w:rsidR="004D18EA">
        <w:t xml:space="preserve"> </w:t>
      </w:r>
      <w:r>
        <w:t xml:space="preserve">items </w:t>
      </w:r>
      <w:r w:rsidR="000019A9">
        <w:t xml:space="preserve">that </w:t>
      </w:r>
      <w:r>
        <w:t xml:space="preserve">become ready over time, we define a </w:t>
      </w:r>
      <w:r w:rsidRPr="00AB0B38">
        <w:rPr>
          <w:rStyle w:val="Literal"/>
        </w:rPr>
        <w:t>Stream</w:t>
      </w:r>
      <w:r w:rsidR="00AB0B38">
        <w:t xml:space="preserve"> </w:t>
      </w:r>
      <w:r>
        <w:t xml:space="preserve">trait </w:t>
      </w:r>
      <w:r w:rsidR="000019A9">
        <w:t xml:space="preserve">that </w:t>
      </w:r>
      <w:r>
        <w:t>puts those</w:t>
      </w:r>
      <w:r w:rsidR="004D18EA">
        <w:t xml:space="preserve"> </w:t>
      </w:r>
      <w:r>
        <w:t>features together:</w:t>
      </w:r>
    </w:p>
    <w:p w14:paraId="6D1CFDF7" w14:textId="77777777" w:rsidR="007B0A94" w:rsidRDefault="007B0A94" w:rsidP="004D18EA">
      <w:pPr>
        <w:pStyle w:val="Code"/>
      </w:pPr>
      <w:r>
        <w:t xml:space="preserve">use </w:t>
      </w:r>
      <w:proofErr w:type="gramStart"/>
      <w:r>
        <w:t>std::</w:t>
      </w:r>
      <w:proofErr w:type="gramEnd"/>
      <w:r>
        <w:t>pin::Pin;</w:t>
      </w:r>
    </w:p>
    <w:p w14:paraId="0C47D40F" w14:textId="77777777" w:rsidR="007B0A94" w:rsidRDefault="007B0A94" w:rsidP="004D18EA">
      <w:pPr>
        <w:pStyle w:val="Code"/>
      </w:pPr>
      <w:r>
        <w:t xml:space="preserve">use </w:t>
      </w:r>
      <w:proofErr w:type="gramStart"/>
      <w:r>
        <w:t>std::</w:t>
      </w:r>
      <w:proofErr w:type="gramEnd"/>
      <w:r>
        <w:t>task::{Context, Poll};</w:t>
      </w:r>
    </w:p>
    <w:p w14:paraId="3A9F0982" w14:textId="77777777" w:rsidR="007B0A94" w:rsidRDefault="007B0A94" w:rsidP="004D18EA">
      <w:pPr>
        <w:pStyle w:val="Code"/>
      </w:pPr>
    </w:p>
    <w:p w14:paraId="023C93B3" w14:textId="77777777" w:rsidR="007B0A94" w:rsidRDefault="007B0A94" w:rsidP="004D18EA">
      <w:pPr>
        <w:pStyle w:val="Code"/>
      </w:pPr>
      <w:r>
        <w:t>trait Stream {</w:t>
      </w:r>
    </w:p>
    <w:p w14:paraId="68FAFAD7" w14:textId="77777777" w:rsidR="007B0A94" w:rsidRDefault="007B0A94" w:rsidP="004D18EA">
      <w:pPr>
        <w:pStyle w:val="Code"/>
      </w:pPr>
      <w:r>
        <w:t xml:space="preserve">    type </w:t>
      </w:r>
      <w:proofErr w:type="gramStart"/>
      <w:r>
        <w:t>Item;</w:t>
      </w:r>
      <w:proofErr w:type="gramEnd"/>
    </w:p>
    <w:p w14:paraId="7F75E884" w14:textId="77777777" w:rsidR="007B0A94" w:rsidRDefault="007B0A94" w:rsidP="004D18EA">
      <w:pPr>
        <w:pStyle w:val="Code"/>
      </w:pPr>
    </w:p>
    <w:p w14:paraId="6965FBB3" w14:textId="77777777" w:rsidR="007B0A94" w:rsidRDefault="007B0A94" w:rsidP="004D18EA">
      <w:pPr>
        <w:pStyle w:val="Code"/>
      </w:pPr>
      <w:r>
        <w:t xml:space="preserve">    fn poll_</w:t>
      </w:r>
      <w:proofErr w:type="gramStart"/>
      <w:r>
        <w:t>next(</w:t>
      </w:r>
      <w:proofErr w:type="gramEnd"/>
    </w:p>
    <w:p w14:paraId="0875E383" w14:textId="77777777" w:rsidR="007B0A94" w:rsidRDefault="007B0A94" w:rsidP="004D18EA">
      <w:pPr>
        <w:pStyle w:val="Code"/>
      </w:pPr>
      <w:r>
        <w:t xml:space="preserve">        self: Pin&lt;&amp;mut Self&gt;,</w:t>
      </w:r>
    </w:p>
    <w:p w14:paraId="2DA5D821" w14:textId="77777777" w:rsidR="007B0A94" w:rsidRDefault="007B0A94" w:rsidP="004D18EA">
      <w:pPr>
        <w:pStyle w:val="Code"/>
      </w:pPr>
      <w:r>
        <w:t xml:space="preserve">        cx: &amp;mut Context&lt;'_&gt;</w:t>
      </w:r>
    </w:p>
    <w:p w14:paraId="4E614507" w14:textId="77777777" w:rsidR="007B0A94" w:rsidRDefault="007B0A94" w:rsidP="004D18EA">
      <w:pPr>
        <w:pStyle w:val="Code"/>
      </w:pPr>
      <w:r>
        <w:t xml:space="preserve">    ) -&gt; Poll&lt;Option&lt;</w:t>
      </w:r>
      <w:proofErr w:type="gramStart"/>
      <w:r>
        <w:t>Self::</w:t>
      </w:r>
      <w:proofErr w:type="gramEnd"/>
      <w:r>
        <w:t>Item&gt;&gt;;</w:t>
      </w:r>
    </w:p>
    <w:p w14:paraId="04A1EB9F" w14:textId="77777777" w:rsidR="007B0A94" w:rsidRDefault="007B0A94" w:rsidP="004D18EA">
      <w:pPr>
        <w:pStyle w:val="Code"/>
      </w:pPr>
      <w:r>
        <w:t>}</w:t>
      </w:r>
    </w:p>
    <w:p w14:paraId="52D8F094" w14:textId="176FBC64" w:rsidR="007B0A94" w:rsidRDefault="007B0A94" w:rsidP="004D18EA">
      <w:pPr>
        <w:pStyle w:val="Body"/>
      </w:pPr>
      <w:r>
        <w:t xml:space="preserve">The </w:t>
      </w:r>
      <w:r w:rsidRPr="00AB0B38">
        <w:rPr>
          <w:rStyle w:val="Literal"/>
        </w:rPr>
        <w:t>Stream</w:t>
      </w:r>
      <w:r>
        <w:t xml:space="preserve"> trait defines an associated type</w:t>
      </w:r>
      <w:r w:rsidR="000019A9">
        <w:t xml:space="preserve"> called</w:t>
      </w:r>
      <w:r>
        <w:t xml:space="preserve"> </w:t>
      </w:r>
      <w:r w:rsidRPr="00AB0B38">
        <w:rPr>
          <w:rStyle w:val="Literal"/>
        </w:rPr>
        <w:t>Item</w:t>
      </w:r>
      <w:r>
        <w:t xml:space="preserve"> for the type of the items</w:t>
      </w:r>
      <w:r w:rsidR="004D18EA">
        <w:t xml:space="preserve"> </w:t>
      </w:r>
      <w:r>
        <w:t xml:space="preserve">produced by the stream. This is </w:t>
      </w:r>
      <w:proofErr w:type="gramStart"/>
      <w:r>
        <w:t>similar to</w:t>
      </w:r>
      <w:proofErr w:type="gramEnd"/>
      <w:r>
        <w:t xml:space="preserve"> </w:t>
      </w:r>
      <w:r w:rsidRPr="00AB0B38">
        <w:rPr>
          <w:rStyle w:val="Literal"/>
        </w:rPr>
        <w:t>Iterator</w:t>
      </w:r>
      <w:r w:rsidR="005D2131">
        <w:t xml:space="preserve">, where </w:t>
      </w:r>
      <w:r>
        <w:t>there may be zero to</w:t>
      </w:r>
      <w:r w:rsidR="004D18EA">
        <w:t xml:space="preserve"> </w:t>
      </w:r>
      <w:r>
        <w:t xml:space="preserve">many </w:t>
      </w:r>
      <w:commentRangeStart w:id="379"/>
      <w:commentRangeStart w:id="380"/>
      <w:del w:id="381" w:author="Chris Krycho" w:date="2025-01-16T16:19:00Z" w16du:dateUtc="2025-01-16T23:19:00Z">
        <w:r w:rsidDel="00EC414A">
          <w:delText>of these</w:delText>
        </w:r>
        <w:commentRangeEnd w:id="379"/>
        <w:r w:rsidR="005D2131" w:rsidDel="00EC414A">
          <w:rPr>
            <w:rStyle w:val="CommentReference"/>
            <w:rFonts w:ascii="Times New Roman" w:hAnsi="Times New Roman" w:cs="Times New Roman"/>
            <w:color w:val="auto"/>
            <w:lang w:val="en-CA"/>
          </w:rPr>
          <w:commentReference w:id="379"/>
        </w:r>
      </w:del>
      <w:commentRangeEnd w:id="380"/>
      <w:r w:rsidR="00EC414A">
        <w:rPr>
          <w:rStyle w:val="CommentReference"/>
          <w:rFonts w:ascii="Times New Roman" w:hAnsi="Times New Roman" w:cs="Times New Roman"/>
          <w:color w:val="auto"/>
          <w:lang w:val="en-CA"/>
        </w:rPr>
        <w:commentReference w:id="380"/>
      </w:r>
      <w:ins w:id="382" w:author="Chris Krycho" w:date="2025-01-16T16:19:00Z" w16du:dateUtc="2025-01-16T23:19:00Z">
        <w:r w:rsidR="00EC414A">
          <w:t>items</w:t>
        </w:r>
      </w:ins>
      <w:r>
        <w:t xml:space="preserve">, and unlike </w:t>
      </w:r>
      <w:r w:rsidRPr="00AB0B38">
        <w:rPr>
          <w:rStyle w:val="Literal"/>
        </w:rPr>
        <w:t>Future</w:t>
      </w:r>
      <w:r>
        <w:t xml:space="preserve">, where there is always a single </w:t>
      </w:r>
      <w:r w:rsidRPr="00AB0B38">
        <w:rPr>
          <w:rStyle w:val="Literal"/>
        </w:rPr>
        <w:t>Output</w:t>
      </w:r>
      <w:r w:rsidR="005D2131">
        <w:t xml:space="preserve">, </w:t>
      </w:r>
      <w:r>
        <w:t xml:space="preserve">even if it’s the unit type </w:t>
      </w:r>
      <w:r w:rsidRPr="00AB0B38">
        <w:rPr>
          <w:rStyle w:val="Literal"/>
        </w:rPr>
        <w:t>()</w:t>
      </w:r>
      <w:r>
        <w:t>.</w:t>
      </w:r>
    </w:p>
    <w:p w14:paraId="679231FC" w14:textId="77777777" w:rsidR="007B0A94" w:rsidRDefault="007B0A94" w:rsidP="004D18EA">
      <w:pPr>
        <w:pStyle w:val="Body"/>
      </w:pPr>
      <w:r w:rsidRPr="00AB0B38">
        <w:rPr>
          <w:rStyle w:val="Literal"/>
        </w:rPr>
        <w:t>Stream</w:t>
      </w:r>
      <w:r>
        <w:t xml:space="preserve"> also defines a method to get those items. We call it </w:t>
      </w:r>
      <w:r w:rsidRPr="00AB0B38">
        <w:rPr>
          <w:rStyle w:val="Literal"/>
        </w:rPr>
        <w:t>poll_next</w:t>
      </w:r>
      <w:r>
        <w:t>, to</w:t>
      </w:r>
      <w:r w:rsidR="004D18EA">
        <w:t xml:space="preserve"> </w:t>
      </w:r>
      <w:r>
        <w:t xml:space="preserve">make it clear that it polls in the same way </w:t>
      </w:r>
      <w:proofErr w:type="gramStart"/>
      <w:r w:rsidRPr="00AB0B38">
        <w:rPr>
          <w:rStyle w:val="Literal"/>
        </w:rPr>
        <w:t>Future::</w:t>
      </w:r>
      <w:proofErr w:type="gramEnd"/>
      <w:r w:rsidRPr="00AB0B38">
        <w:rPr>
          <w:rStyle w:val="Literal"/>
        </w:rPr>
        <w:t>poll</w:t>
      </w:r>
      <w:r>
        <w:t xml:space="preserve"> does and produces a</w:t>
      </w:r>
      <w:r w:rsidR="004D18EA">
        <w:t xml:space="preserve"> </w:t>
      </w:r>
      <w:r>
        <w:t xml:space="preserve">sequence of items in the same way </w:t>
      </w:r>
      <w:r w:rsidRPr="00AB0B38">
        <w:rPr>
          <w:rStyle w:val="Literal"/>
        </w:rPr>
        <w:t>Iterator::next</w:t>
      </w:r>
      <w:r>
        <w:t xml:space="preserve"> does. Its return type</w:t>
      </w:r>
      <w:r w:rsidR="004D18EA">
        <w:t xml:space="preserve"> </w:t>
      </w:r>
      <w:r>
        <w:t xml:space="preserve">combines </w:t>
      </w:r>
      <w:r w:rsidRPr="00E83F70">
        <w:rPr>
          <w:rStyle w:val="Literal"/>
        </w:rPr>
        <w:t>Poll</w:t>
      </w:r>
      <w:r>
        <w:t xml:space="preserve"> with </w:t>
      </w:r>
      <w:r w:rsidRPr="00E83F70">
        <w:rPr>
          <w:rStyle w:val="Literal"/>
        </w:rPr>
        <w:t>Option</w:t>
      </w:r>
      <w:r>
        <w:t xml:space="preserve">. The outer type is </w:t>
      </w:r>
      <w:r w:rsidRPr="00E83F70">
        <w:rPr>
          <w:rStyle w:val="Literal"/>
        </w:rPr>
        <w:t>Poll</w:t>
      </w:r>
      <w:r>
        <w:t xml:space="preserve">, because it </w:t>
      </w:r>
      <w:proofErr w:type="gramStart"/>
      <w:r>
        <w:t>has to</w:t>
      </w:r>
      <w:proofErr w:type="gramEnd"/>
      <w:r>
        <w:t xml:space="preserve"> be</w:t>
      </w:r>
      <w:r w:rsidR="004D18EA">
        <w:t xml:space="preserve"> </w:t>
      </w:r>
      <w:r>
        <w:t xml:space="preserve">checked for readiness, just as a future does. The inner type is </w:t>
      </w:r>
      <w:r w:rsidRPr="00E83F70">
        <w:rPr>
          <w:rStyle w:val="Literal"/>
        </w:rPr>
        <w:t>Option</w:t>
      </w:r>
      <w:r>
        <w:t>,</w:t>
      </w:r>
      <w:r w:rsidR="004D18EA">
        <w:t xml:space="preserve"> </w:t>
      </w:r>
      <w:r>
        <w:t>because it needs to signal whether there are more messages, just as an iterator</w:t>
      </w:r>
      <w:r w:rsidR="004D18EA">
        <w:t xml:space="preserve"> </w:t>
      </w:r>
      <w:r>
        <w:t>does.</w:t>
      </w:r>
    </w:p>
    <w:p w14:paraId="6E9470AD" w14:textId="4B1B302D" w:rsidR="007B0A94" w:rsidRDefault="007B0A94" w:rsidP="004D18EA">
      <w:pPr>
        <w:pStyle w:val="Body"/>
      </w:pPr>
      <w:r>
        <w:t xml:space="preserve">Something very similar to this </w:t>
      </w:r>
      <w:r w:rsidR="005D2131">
        <w:t xml:space="preserve">definition </w:t>
      </w:r>
      <w:r>
        <w:t>will likely end up as part of Rust’s</w:t>
      </w:r>
      <w:r w:rsidR="004D18EA">
        <w:t xml:space="preserve"> </w:t>
      </w:r>
      <w:r>
        <w:t>standard library. In the meantime, it’s part of the toolkit of most runtimes,</w:t>
      </w:r>
      <w:r w:rsidR="004D18EA">
        <w:t xml:space="preserve"> </w:t>
      </w:r>
      <w:r>
        <w:t xml:space="preserve">so you can rely on it, and everything we cover </w:t>
      </w:r>
      <w:r w:rsidR="005D2131">
        <w:t xml:space="preserve">next </w:t>
      </w:r>
      <w:r>
        <w:t>should generally apply!</w:t>
      </w:r>
    </w:p>
    <w:p w14:paraId="4FB39EC6" w14:textId="592467AC" w:rsidR="007B0A94" w:rsidRDefault="007B0A94" w:rsidP="004D18EA">
      <w:pPr>
        <w:pStyle w:val="Body"/>
      </w:pPr>
      <w:r>
        <w:lastRenderedPageBreak/>
        <w:t>In the example we saw in the section on streaming, though, we didn’t use</w:t>
      </w:r>
      <w:r w:rsidR="004D18EA">
        <w:t xml:space="preserve"> </w:t>
      </w:r>
      <w:r w:rsidRPr="00E83F70">
        <w:rPr>
          <w:rStyle w:val="Literal"/>
        </w:rPr>
        <w:t>poll_next</w:t>
      </w:r>
      <w:r>
        <w:t xml:space="preserve"> </w:t>
      </w:r>
      <w:r w:rsidRPr="00E83F70">
        <w:rPr>
          <w:rStyle w:val="Italic"/>
        </w:rPr>
        <w:t>or</w:t>
      </w:r>
      <w:r>
        <w:t xml:space="preserve"> </w:t>
      </w:r>
      <w:r w:rsidRPr="00E83F70">
        <w:rPr>
          <w:rStyle w:val="Literal"/>
        </w:rPr>
        <w:t>Stream</w:t>
      </w:r>
      <w:r>
        <w:t xml:space="preserve">, but instead used </w:t>
      </w:r>
      <w:r w:rsidRPr="00E83F70">
        <w:rPr>
          <w:rStyle w:val="Literal"/>
        </w:rPr>
        <w:t>next</w:t>
      </w:r>
      <w:r>
        <w:t xml:space="preserve"> and </w:t>
      </w:r>
      <w:r w:rsidRPr="00E83F70">
        <w:rPr>
          <w:rStyle w:val="Literal"/>
        </w:rPr>
        <w:t>StreamExt</w:t>
      </w:r>
      <w:r>
        <w:t xml:space="preserve">. We </w:t>
      </w:r>
      <w:r w:rsidRPr="00E83F70">
        <w:rPr>
          <w:rStyle w:val="Italic"/>
        </w:rPr>
        <w:t>could</w:t>
      </w:r>
      <w:r w:rsidR="004D18EA">
        <w:t xml:space="preserve"> </w:t>
      </w:r>
      <w:r>
        <w:t xml:space="preserve">work directly in terms of the </w:t>
      </w:r>
      <w:r w:rsidRPr="00E83F70">
        <w:rPr>
          <w:rStyle w:val="Literal"/>
        </w:rPr>
        <w:t>poll_next</w:t>
      </w:r>
      <w:r>
        <w:t xml:space="preserve"> API by hand-writing our own </w:t>
      </w:r>
      <w:r w:rsidRPr="00E83F70">
        <w:rPr>
          <w:rStyle w:val="Literal"/>
        </w:rPr>
        <w:t>Stream</w:t>
      </w:r>
      <w:r w:rsidR="004D18EA">
        <w:t xml:space="preserve"> </w:t>
      </w:r>
      <w:r>
        <w:t xml:space="preserve">state machines, of course, just as we </w:t>
      </w:r>
      <w:r w:rsidRPr="00E83F70">
        <w:rPr>
          <w:rStyle w:val="Italic"/>
        </w:rPr>
        <w:t>could</w:t>
      </w:r>
      <w:r>
        <w:t xml:space="preserve"> work with futures directly via</w:t>
      </w:r>
      <w:r w:rsidR="004D18EA">
        <w:t xml:space="preserve"> </w:t>
      </w:r>
      <w:r>
        <w:t xml:space="preserve">their </w:t>
      </w:r>
      <w:r w:rsidRPr="00E83F70">
        <w:rPr>
          <w:rStyle w:val="Literal"/>
        </w:rPr>
        <w:t>poll</w:t>
      </w:r>
      <w:r>
        <w:t xml:space="preserve"> method. Using </w:t>
      </w:r>
      <w:r w:rsidRPr="00E83F70">
        <w:rPr>
          <w:rStyle w:val="Literal"/>
        </w:rPr>
        <w:t>await</w:t>
      </w:r>
      <w:r>
        <w:t xml:space="preserve"> is much nicer, though, </w:t>
      </w:r>
      <w:r w:rsidR="005D2131">
        <w:t xml:space="preserve">and </w:t>
      </w:r>
      <w:r>
        <w:t xml:space="preserve">the </w:t>
      </w:r>
      <w:r w:rsidRPr="00E83F70">
        <w:rPr>
          <w:rStyle w:val="Literal"/>
        </w:rPr>
        <w:t>StreamExt</w:t>
      </w:r>
      <w:r w:rsidR="004D18EA">
        <w:t xml:space="preserve"> </w:t>
      </w:r>
      <w:r>
        <w:t xml:space="preserve">trait supplies the </w:t>
      </w:r>
      <w:r w:rsidRPr="00E83F70">
        <w:rPr>
          <w:rStyle w:val="Literal"/>
        </w:rPr>
        <w:t>next</w:t>
      </w:r>
      <w:r>
        <w:t xml:space="preserve"> method so we can do just that</w:t>
      </w:r>
      <w:r w:rsidR="005D2131">
        <w:t>:</w:t>
      </w:r>
    </w:p>
    <w:p w14:paraId="38DEEA6C" w14:textId="77777777" w:rsidR="007B0A94" w:rsidRDefault="007B0A94" w:rsidP="004D18EA">
      <w:pPr>
        <w:pStyle w:val="Code"/>
      </w:pPr>
      <w:r>
        <w:t>trait StreamExt: Stream {</w:t>
      </w:r>
    </w:p>
    <w:p w14:paraId="5AD3F891" w14:textId="77777777" w:rsidR="007B0A94" w:rsidRDefault="007B0A94" w:rsidP="004D18EA">
      <w:pPr>
        <w:pStyle w:val="Code"/>
      </w:pPr>
      <w:r>
        <w:t xml:space="preserve">    async fn </w:t>
      </w:r>
      <w:proofErr w:type="gramStart"/>
      <w:r>
        <w:t>next(</w:t>
      </w:r>
      <w:proofErr w:type="gramEnd"/>
      <w:r>
        <w:t>&amp;mut self) -&gt; Option&lt;Self::Item&gt;</w:t>
      </w:r>
    </w:p>
    <w:p w14:paraId="10F3A985" w14:textId="77777777" w:rsidR="007B0A94" w:rsidRDefault="007B0A94" w:rsidP="004D18EA">
      <w:pPr>
        <w:pStyle w:val="Code"/>
      </w:pPr>
      <w:r>
        <w:t xml:space="preserve">    </w:t>
      </w:r>
      <w:proofErr w:type="gramStart"/>
      <w:r>
        <w:t>where</w:t>
      </w:r>
      <w:proofErr w:type="gramEnd"/>
    </w:p>
    <w:p w14:paraId="6EBB1ACC" w14:textId="77777777" w:rsidR="007B0A94" w:rsidRDefault="007B0A94" w:rsidP="004D18EA">
      <w:pPr>
        <w:pStyle w:val="Code"/>
      </w:pPr>
      <w:r>
        <w:t xml:space="preserve">        Self: </w:t>
      </w:r>
      <w:proofErr w:type="gramStart"/>
      <w:r>
        <w:t>Unpin;</w:t>
      </w:r>
      <w:proofErr w:type="gramEnd"/>
    </w:p>
    <w:p w14:paraId="1AFFE8E4" w14:textId="77777777" w:rsidR="007B0A94" w:rsidRDefault="007B0A94" w:rsidP="004D18EA">
      <w:pPr>
        <w:pStyle w:val="Code"/>
      </w:pPr>
    </w:p>
    <w:p w14:paraId="66963224" w14:textId="77777777" w:rsidR="007B0A94" w:rsidRDefault="007B0A94" w:rsidP="004D18EA">
      <w:pPr>
        <w:pStyle w:val="Code"/>
      </w:pPr>
      <w:r>
        <w:t xml:space="preserve">    // other methods...</w:t>
      </w:r>
    </w:p>
    <w:p w14:paraId="2B0E7B93" w14:textId="77777777" w:rsidR="007B0A94" w:rsidRDefault="007B0A94" w:rsidP="004D18EA">
      <w:pPr>
        <w:pStyle w:val="Code"/>
      </w:pPr>
      <w:r>
        <w:t>}</w:t>
      </w:r>
    </w:p>
    <w:p w14:paraId="65A790D7" w14:textId="46DBEA29" w:rsidR="007B0A94" w:rsidRDefault="007B0A94" w:rsidP="004D18EA">
      <w:pPr>
        <w:pStyle w:val="Note"/>
      </w:pPr>
      <w:r w:rsidRPr="004D18EA">
        <w:rPr>
          <w:rStyle w:val="NoteHead"/>
        </w:rPr>
        <w:t>Note</w:t>
      </w:r>
      <w:r w:rsidR="004D18EA">
        <w:tab/>
      </w:r>
      <w:r>
        <w:t xml:space="preserve">The actual definition we used earlier in the chapter looks slightly different than this, because it supports versions of Rust </w:t>
      </w:r>
      <w:r w:rsidR="005D2131">
        <w:t xml:space="preserve">that </w:t>
      </w:r>
      <w:r>
        <w:t>did not yet support using async functions in traits. As a result, it looks like this:</w:t>
      </w:r>
    </w:p>
    <w:p w14:paraId="686C6B29" w14:textId="77777777" w:rsidR="007B0A94" w:rsidRDefault="007B0A94" w:rsidP="004D18EA">
      <w:pPr>
        <w:pStyle w:val="NoteCode"/>
      </w:pPr>
      <w:r>
        <w:t xml:space="preserve">fn </w:t>
      </w:r>
      <w:proofErr w:type="gramStart"/>
      <w:r>
        <w:t>next(</w:t>
      </w:r>
      <w:proofErr w:type="gramEnd"/>
      <w:r>
        <w:t>&amp;mut self) -&gt; Next&lt;'_, Self&gt; where Self: Unpin;</w:t>
      </w:r>
    </w:p>
    <w:p w14:paraId="2257E2AE" w14:textId="3F22B383" w:rsidR="007B0A94" w:rsidRDefault="007B0A94" w:rsidP="004D18EA">
      <w:pPr>
        <w:pStyle w:val="NoteContinued"/>
      </w:pPr>
      <w:r>
        <w:t xml:space="preserve">That </w:t>
      </w:r>
      <w:r w:rsidRPr="00E83F70">
        <w:rPr>
          <w:rStyle w:val="Literal"/>
        </w:rPr>
        <w:t>Next</w:t>
      </w:r>
      <w:r>
        <w:t xml:space="preserve"> type is a </w:t>
      </w:r>
      <w:r w:rsidRPr="00E83F70">
        <w:rPr>
          <w:rStyle w:val="Literal"/>
        </w:rPr>
        <w:t>struct</w:t>
      </w:r>
      <w:r>
        <w:t xml:space="preserve"> </w:t>
      </w:r>
      <w:r w:rsidR="005D2131">
        <w:t xml:space="preserve">that </w:t>
      </w:r>
      <w:r>
        <w:t xml:space="preserve">implements </w:t>
      </w:r>
      <w:r w:rsidRPr="00E83F70">
        <w:rPr>
          <w:rStyle w:val="Literal"/>
        </w:rPr>
        <w:t>Future</w:t>
      </w:r>
      <w:r w:rsidR="00E83F70">
        <w:t xml:space="preserve"> </w:t>
      </w:r>
      <w:r>
        <w:t xml:space="preserve">and </w:t>
      </w:r>
      <w:r w:rsidR="005D2131">
        <w:t>allows us</w:t>
      </w:r>
      <w:r>
        <w:t xml:space="preserve"> to</w:t>
      </w:r>
      <w:r w:rsidR="004D18EA">
        <w:t xml:space="preserve"> </w:t>
      </w:r>
      <w:r>
        <w:t xml:space="preserve">name the lifetime of the reference to </w:t>
      </w:r>
      <w:r w:rsidRPr="00E83F70">
        <w:rPr>
          <w:rStyle w:val="Literal"/>
        </w:rPr>
        <w:t>self</w:t>
      </w:r>
      <w:r>
        <w:t xml:space="preserve"> with </w:t>
      </w:r>
      <w:r w:rsidRPr="00E83F70">
        <w:rPr>
          <w:rStyle w:val="Literal"/>
        </w:rPr>
        <w:t>Next&lt;'_, Self&gt;</w:t>
      </w:r>
      <w:del w:id="383" w:author="Rachel Monaghan" w:date="2025-01-09T20:57:00Z">
        <w:r w:rsidDel="005D2131">
          <w:delText>,</w:delText>
        </w:r>
      </w:del>
      <w:r>
        <w:t xml:space="preserve"> so that </w:t>
      </w:r>
      <w:r w:rsidRPr="00E83F70">
        <w:rPr>
          <w:rStyle w:val="Literal"/>
        </w:rPr>
        <w:t>await</w:t>
      </w:r>
      <w:r>
        <w:t xml:space="preserve"> can work with this method</w:t>
      </w:r>
      <w:r w:rsidR="005D2131">
        <w:t>.</w:t>
      </w:r>
    </w:p>
    <w:p w14:paraId="209FFE6F" w14:textId="44B356D5" w:rsidR="007B0A94" w:rsidRDefault="007B0A94" w:rsidP="004D18EA">
      <w:pPr>
        <w:pStyle w:val="Body"/>
      </w:pPr>
      <w:r>
        <w:t xml:space="preserve">The </w:t>
      </w:r>
      <w:r w:rsidRPr="00E83F70">
        <w:rPr>
          <w:rStyle w:val="Literal"/>
        </w:rPr>
        <w:t>StreamExt</w:t>
      </w:r>
      <w:r>
        <w:t xml:space="preserve"> trait is also the home of all the interesting methods available</w:t>
      </w:r>
      <w:r w:rsidR="004D18EA">
        <w:t xml:space="preserve"> </w:t>
      </w:r>
      <w:r>
        <w:t xml:space="preserve">to use with streams. </w:t>
      </w:r>
      <w:r w:rsidRPr="00E83F70">
        <w:rPr>
          <w:rStyle w:val="Literal"/>
        </w:rPr>
        <w:t>StreamExt</w:t>
      </w:r>
      <w:r>
        <w:t xml:space="preserve"> is automatically implemented for every type</w:t>
      </w:r>
      <w:r w:rsidR="004D18EA">
        <w:t xml:space="preserve"> </w:t>
      </w:r>
      <w:r w:rsidR="005D2131">
        <w:t xml:space="preserve">that </w:t>
      </w:r>
      <w:r>
        <w:t xml:space="preserve">implements </w:t>
      </w:r>
      <w:r w:rsidRPr="00E83F70">
        <w:rPr>
          <w:rStyle w:val="Literal"/>
        </w:rPr>
        <w:t>Stream</w:t>
      </w:r>
      <w:r>
        <w:t xml:space="preserve">, but these traits are defined separately </w:t>
      </w:r>
      <w:commentRangeStart w:id="384"/>
      <w:commentRangeStart w:id="385"/>
      <w:r w:rsidR="00FF6C16">
        <w:t xml:space="preserve">to </w:t>
      </w:r>
      <w:del w:id="386" w:author="Chris Krycho" w:date="2025-01-16T16:23:00Z" w16du:dateUtc="2025-01-16T23:23:00Z">
        <w:r w:rsidR="00FF6C16" w:rsidDel="000221E1">
          <w:delText>allow</w:delText>
        </w:r>
        <w:r w:rsidR="00FF6C16" w:rsidRPr="00FF6C16" w:rsidDel="000221E1">
          <w:delText xml:space="preserve"> </w:delText>
        </w:r>
      </w:del>
      <w:ins w:id="387" w:author="Chris Krycho" w:date="2025-01-16T16:23:00Z" w16du:dateUtc="2025-01-16T23:23:00Z">
        <w:r w:rsidR="000221E1">
          <w:t>enable</w:t>
        </w:r>
        <w:r w:rsidR="000221E1" w:rsidRPr="00FF6C16">
          <w:t xml:space="preserve"> </w:t>
        </w:r>
      </w:ins>
      <w:r w:rsidR="00FF6C16">
        <w:t>the community to</w:t>
      </w:r>
      <w:r w:rsidR="00FF6C16" w:rsidRPr="00FF6C16">
        <w:t xml:space="preserve"> </w:t>
      </w:r>
      <w:r w:rsidR="00FF6C16">
        <w:t xml:space="preserve">iterate on </w:t>
      </w:r>
      <w:del w:id="388" w:author="Chris Krycho" w:date="2025-01-16T16:25:00Z" w16du:dateUtc="2025-01-16T23:25:00Z">
        <w:r w:rsidR="00FF6C16" w:rsidRPr="00FF6C16" w:rsidDel="000221E1">
          <w:delText xml:space="preserve">core functionality </w:delText>
        </w:r>
        <w:r w:rsidR="0091649A" w:rsidDel="000221E1">
          <w:delText>and develop</w:delText>
        </w:r>
        <w:r w:rsidR="0091649A" w:rsidRPr="00FF6C16" w:rsidDel="000221E1">
          <w:delText xml:space="preserve"> </w:delText>
        </w:r>
      </w:del>
      <w:r w:rsidR="00FF6C16" w:rsidRPr="00FF6C16">
        <w:t>convenience API</w:t>
      </w:r>
      <w:r>
        <w:t>s</w:t>
      </w:r>
      <w:r w:rsidR="00FF6C16">
        <w:t xml:space="preserve"> without affecting</w:t>
      </w:r>
      <w:r>
        <w:t xml:space="preserve"> the foundational trait</w:t>
      </w:r>
      <w:commentRangeEnd w:id="384"/>
      <w:r w:rsidR="00FD5F65">
        <w:rPr>
          <w:rStyle w:val="CommentReference"/>
          <w:rFonts w:ascii="Times New Roman" w:hAnsi="Times New Roman" w:cs="Times New Roman"/>
          <w:color w:val="auto"/>
          <w:lang w:val="en-CA"/>
        </w:rPr>
        <w:commentReference w:id="384"/>
      </w:r>
      <w:commentRangeEnd w:id="385"/>
      <w:r w:rsidR="000221E1">
        <w:rPr>
          <w:rStyle w:val="CommentReference"/>
          <w:rFonts w:ascii="Times New Roman" w:hAnsi="Times New Roman" w:cs="Times New Roman"/>
          <w:color w:val="auto"/>
          <w:lang w:val="en-CA"/>
        </w:rPr>
        <w:commentReference w:id="385"/>
      </w:r>
      <w:r>
        <w:t>.</w:t>
      </w:r>
    </w:p>
    <w:p w14:paraId="34F0BE45" w14:textId="49906014" w:rsidR="007B0A94" w:rsidRDefault="007B0A94" w:rsidP="004D18EA">
      <w:pPr>
        <w:pStyle w:val="Body"/>
      </w:pPr>
      <w:r>
        <w:t xml:space="preserve">In the version of </w:t>
      </w:r>
      <w:r w:rsidRPr="00E83F70">
        <w:rPr>
          <w:rStyle w:val="Literal"/>
        </w:rPr>
        <w:t>StreamExt</w:t>
      </w:r>
      <w:r>
        <w:t xml:space="preserve"> used in the </w:t>
      </w:r>
      <w:r w:rsidRPr="00E83F70">
        <w:rPr>
          <w:rStyle w:val="Literal"/>
        </w:rPr>
        <w:t>trpl</w:t>
      </w:r>
      <w:r>
        <w:t xml:space="preserve"> crate, the trait not only</w:t>
      </w:r>
      <w:r w:rsidR="004D18EA">
        <w:t xml:space="preserve"> </w:t>
      </w:r>
      <w:r>
        <w:t xml:space="preserve">defines the </w:t>
      </w:r>
      <w:r w:rsidRPr="00E83F70">
        <w:rPr>
          <w:rStyle w:val="Literal"/>
        </w:rPr>
        <w:t>next</w:t>
      </w:r>
      <w:r>
        <w:t xml:space="preserve"> method</w:t>
      </w:r>
      <w:r w:rsidR="00FD5F65">
        <w:t xml:space="preserve"> but</w:t>
      </w:r>
      <w:r>
        <w:t xml:space="preserve"> also supplies </w:t>
      </w:r>
      <w:commentRangeStart w:id="389"/>
      <w:r>
        <w:t>a</w:t>
      </w:r>
      <w:del w:id="390" w:author="Chris Krycho" w:date="2025-01-16T16:27:00Z" w16du:dateUtc="2025-01-16T23:27:00Z">
        <w:r w:rsidDel="000221E1">
          <w:delText>n</w:delText>
        </w:r>
      </w:del>
      <w:ins w:id="391" w:author="Chris Krycho" w:date="2025-01-16T16:27:00Z" w16du:dateUtc="2025-01-16T23:27:00Z">
        <w:r w:rsidR="000221E1">
          <w:t xml:space="preserve"> default</w:t>
        </w:r>
      </w:ins>
      <w:commentRangeEnd w:id="389"/>
      <w:ins w:id="392" w:author="Chris Krycho" w:date="2025-01-16T16:28:00Z" w16du:dateUtc="2025-01-16T23:28:00Z">
        <w:r w:rsidR="000221E1">
          <w:rPr>
            <w:rStyle w:val="CommentReference"/>
            <w:rFonts w:ascii="Times New Roman" w:hAnsi="Times New Roman" w:cs="Times New Roman"/>
            <w:color w:val="auto"/>
            <w:lang w:val="en-CA"/>
          </w:rPr>
          <w:commentReference w:id="389"/>
        </w:r>
      </w:ins>
      <w:r>
        <w:t xml:space="preserve"> implementation of </w:t>
      </w:r>
      <w:r w:rsidRPr="00E83F70">
        <w:rPr>
          <w:rStyle w:val="Literal"/>
        </w:rPr>
        <w:t>next</w:t>
      </w:r>
      <w:r w:rsidR="00FD5F65">
        <w:t xml:space="preserve"> that</w:t>
      </w:r>
      <w:r w:rsidR="004D18EA">
        <w:t xml:space="preserve"> </w:t>
      </w:r>
      <w:r>
        <w:t xml:space="preserve">correctly handles the details of calling </w:t>
      </w:r>
      <w:proofErr w:type="gramStart"/>
      <w:r w:rsidRPr="00E83F70">
        <w:rPr>
          <w:rStyle w:val="Literal"/>
        </w:rPr>
        <w:t>Stream::</w:t>
      </w:r>
      <w:proofErr w:type="gramEnd"/>
      <w:r w:rsidRPr="00E83F70">
        <w:rPr>
          <w:rStyle w:val="Literal"/>
        </w:rPr>
        <w:t>poll_next</w:t>
      </w:r>
      <w:r>
        <w:t>. This means that</w:t>
      </w:r>
      <w:r w:rsidR="004D18EA">
        <w:t xml:space="preserve"> </w:t>
      </w:r>
      <w:r>
        <w:t xml:space="preserve">even when you need to write your own streaming data type, you </w:t>
      </w:r>
      <w:r w:rsidRPr="00E83F70">
        <w:rPr>
          <w:rStyle w:val="Italic"/>
        </w:rPr>
        <w:t>only</w:t>
      </w:r>
      <w:r>
        <w:t xml:space="preserve"> </w:t>
      </w:r>
      <w:proofErr w:type="gramStart"/>
      <w:r>
        <w:t>have to</w:t>
      </w:r>
      <w:proofErr w:type="gramEnd"/>
      <w:r w:rsidR="004D18EA">
        <w:t xml:space="preserve"> </w:t>
      </w:r>
      <w:r>
        <w:t xml:space="preserve">implement </w:t>
      </w:r>
      <w:r w:rsidRPr="00E83F70">
        <w:rPr>
          <w:rStyle w:val="Literal"/>
        </w:rPr>
        <w:t>Stream</w:t>
      </w:r>
      <w:r>
        <w:t xml:space="preserve">, and then anyone who uses your data type can use </w:t>
      </w:r>
      <w:r w:rsidRPr="00E83F70">
        <w:rPr>
          <w:rStyle w:val="Literal"/>
        </w:rPr>
        <w:t>StreamExt</w:t>
      </w:r>
      <w:r w:rsidR="004D18EA">
        <w:t xml:space="preserve"> </w:t>
      </w:r>
      <w:r>
        <w:t>and its methods with it automatically.</w:t>
      </w:r>
    </w:p>
    <w:p w14:paraId="12C01DA8" w14:textId="77777777" w:rsidR="007B0A94" w:rsidRDefault="007B0A94" w:rsidP="004D18EA">
      <w:pPr>
        <w:pStyle w:val="Body"/>
      </w:pPr>
      <w:r>
        <w:t>That’s all we’re going to cover for the lower-level details on these traits. To</w:t>
      </w:r>
      <w:r w:rsidR="004D18EA">
        <w:t xml:space="preserve"> </w:t>
      </w:r>
      <w:r>
        <w:t>wrap up, let’s consider how futures (including streams), tasks, and threads all</w:t>
      </w:r>
      <w:r w:rsidR="004D18EA">
        <w:t xml:space="preserve"> </w:t>
      </w:r>
      <w:r>
        <w:t>fit together!</w:t>
      </w:r>
    </w:p>
    <w:p w14:paraId="6F3E7F89" w14:textId="378BF0A0" w:rsidR="007B0A94" w:rsidRDefault="00FD5F65" w:rsidP="00EC2D84">
      <w:pPr>
        <w:pStyle w:val="HeadA"/>
      </w:pPr>
      <w:bookmarkStart w:id="393" w:name="_Toc187998611"/>
      <w:r>
        <w:t xml:space="preserve">Putting It All Together: </w:t>
      </w:r>
      <w:r w:rsidR="007B0A94">
        <w:t>Futures, Tasks, and Threads</w:t>
      </w:r>
      <w:bookmarkEnd w:id="393"/>
    </w:p>
    <w:p w14:paraId="4BAF8BE0" w14:textId="063EAF54" w:rsidR="007B0A94" w:rsidRDefault="007B0A94" w:rsidP="004D18EA">
      <w:pPr>
        <w:pStyle w:val="Body"/>
      </w:pPr>
      <w:r>
        <w:t xml:space="preserve">As we saw in </w:t>
      </w:r>
      <w:r w:rsidR="007903FC" w:rsidRPr="00093A17">
        <w:rPr>
          <w:rStyle w:val="Xref"/>
        </w:rPr>
        <w:t>Chapter 16</w:t>
      </w:r>
      <w:r>
        <w:t>, threads provide one approach to concurrency. We’ve seen another</w:t>
      </w:r>
      <w:r w:rsidR="004D18EA">
        <w:t xml:space="preserve"> </w:t>
      </w:r>
      <w:r>
        <w:t>approach in this chapter</w:t>
      </w:r>
      <w:r w:rsidR="005A246F">
        <w:t xml:space="preserve">: </w:t>
      </w:r>
      <w:r>
        <w:t>using async with futures and streams.</w:t>
      </w:r>
      <w:r w:rsidR="004D18EA">
        <w:t xml:space="preserve"> </w:t>
      </w:r>
      <w:r w:rsidR="005A246F">
        <w:t>If you’re</w:t>
      </w:r>
      <w:r>
        <w:t xml:space="preserve"> wondering </w:t>
      </w:r>
      <w:r w:rsidR="005A246F">
        <w:t>when to</w:t>
      </w:r>
      <w:r>
        <w:t xml:space="preserve"> choose one </w:t>
      </w:r>
      <w:r w:rsidR="007903FC">
        <w:t xml:space="preserve">method </w:t>
      </w:r>
      <w:r>
        <w:t>o</w:t>
      </w:r>
      <w:r w:rsidR="005A246F">
        <w:t>ve</w:t>
      </w:r>
      <w:r>
        <w:t>r the other</w:t>
      </w:r>
      <w:r w:rsidR="005A246F">
        <w:t>, t</w:t>
      </w:r>
      <w:r>
        <w:t>he answer is: it</w:t>
      </w:r>
      <w:r w:rsidR="004D18EA">
        <w:t xml:space="preserve"> </w:t>
      </w:r>
      <w:r>
        <w:t xml:space="preserve">depends! And in many cases, the choice isn’t threads </w:t>
      </w:r>
      <w:r w:rsidRPr="00E83F70">
        <w:rPr>
          <w:rStyle w:val="Italic"/>
        </w:rPr>
        <w:t>or</w:t>
      </w:r>
      <w:r>
        <w:t xml:space="preserve"> async but rather</w:t>
      </w:r>
      <w:r w:rsidR="004D18EA">
        <w:t xml:space="preserve"> </w:t>
      </w:r>
      <w:r>
        <w:t xml:space="preserve">threads </w:t>
      </w:r>
      <w:r w:rsidRPr="00E83F70">
        <w:rPr>
          <w:rStyle w:val="Italic"/>
        </w:rPr>
        <w:t>and</w:t>
      </w:r>
      <w:r>
        <w:t xml:space="preserve"> async.</w:t>
      </w:r>
    </w:p>
    <w:p w14:paraId="2895F9CD" w14:textId="03E48505" w:rsidR="007B0A94" w:rsidRDefault="007B0A94" w:rsidP="004D18EA">
      <w:pPr>
        <w:pStyle w:val="Body"/>
      </w:pPr>
      <w:r>
        <w:t>Many operating systems have supplied threading-based concurrency models for</w:t>
      </w:r>
      <w:r w:rsidR="004D18EA">
        <w:t xml:space="preserve"> </w:t>
      </w:r>
      <w:r>
        <w:t>decades now, and many programming languages support them as a result.</w:t>
      </w:r>
      <w:r w:rsidR="004D18EA">
        <w:t xml:space="preserve"> </w:t>
      </w:r>
      <w:r>
        <w:t xml:space="preserve">However, </w:t>
      </w:r>
      <w:r w:rsidR="005A246F">
        <w:t xml:space="preserve">these models </w:t>
      </w:r>
      <w:r>
        <w:t>are not without their tradeoffs. On many operating systems, they</w:t>
      </w:r>
      <w:r w:rsidR="004D18EA">
        <w:t xml:space="preserve"> </w:t>
      </w:r>
      <w:r>
        <w:t>use a fair bit of memory for each thread, and they come with some overhead for</w:t>
      </w:r>
      <w:r w:rsidR="004D18EA">
        <w:t xml:space="preserve"> </w:t>
      </w:r>
      <w:r>
        <w:t>starting up and shutting down. Threads are also only an option when your</w:t>
      </w:r>
      <w:r w:rsidR="004D18EA">
        <w:t xml:space="preserve"> </w:t>
      </w:r>
      <w:r>
        <w:t>operating system and hardware support them</w:t>
      </w:r>
      <w:r w:rsidR="005A246F">
        <w:t xml:space="preserve">. </w:t>
      </w:r>
      <w:r>
        <w:t>Unlike mainstream desktop and mobile</w:t>
      </w:r>
      <w:r w:rsidR="004D18EA">
        <w:t xml:space="preserve"> </w:t>
      </w:r>
      <w:r>
        <w:t>computers, some embedded systems don’t have an OS at all, so they also don’t</w:t>
      </w:r>
      <w:r w:rsidR="004D18EA">
        <w:t xml:space="preserve"> </w:t>
      </w:r>
      <w:r>
        <w:t>have threads</w:t>
      </w:r>
      <w:r w:rsidR="005A246F">
        <w:t>.</w:t>
      </w:r>
    </w:p>
    <w:p w14:paraId="1C9CF6C1" w14:textId="3E9455F8" w:rsidR="007B0A94" w:rsidRDefault="007B0A94" w:rsidP="004D18EA">
      <w:pPr>
        <w:pStyle w:val="Body"/>
      </w:pPr>
      <w:r>
        <w:t>The async model provides a different—and ultimately complementary—set of</w:t>
      </w:r>
      <w:r w:rsidR="004D18EA">
        <w:t xml:space="preserve"> </w:t>
      </w:r>
      <w:r>
        <w:t>tradeoffs. In the async model, concurrent operations don’t require their own</w:t>
      </w:r>
      <w:r w:rsidR="004D18EA">
        <w:t xml:space="preserve"> </w:t>
      </w:r>
      <w:r>
        <w:t xml:space="preserve">threads. Instead, they can run on tasks, as when we used </w:t>
      </w:r>
      <w:proofErr w:type="gramStart"/>
      <w:r w:rsidRPr="00681883">
        <w:rPr>
          <w:rStyle w:val="Literal"/>
        </w:rPr>
        <w:t>trpl::</w:t>
      </w:r>
      <w:proofErr w:type="gramEnd"/>
      <w:r w:rsidRPr="00681883">
        <w:rPr>
          <w:rStyle w:val="Literal"/>
        </w:rPr>
        <w:t>spawn_task</w:t>
      </w:r>
      <w:r>
        <w:t xml:space="preserve"> to</w:t>
      </w:r>
      <w:r w:rsidR="004D18EA">
        <w:t xml:space="preserve"> </w:t>
      </w:r>
      <w:r>
        <w:t xml:space="preserve">kick off work from a synchronous function </w:t>
      </w:r>
      <w:r w:rsidR="005A246F">
        <w:t xml:space="preserve">in </w:t>
      </w:r>
      <w:r>
        <w:lastRenderedPageBreak/>
        <w:t>the streams section. A task</w:t>
      </w:r>
      <w:r w:rsidR="004D18EA">
        <w:t xml:space="preserve"> </w:t>
      </w:r>
      <w:r>
        <w:t xml:space="preserve">is </w:t>
      </w:r>
      <w:proofErr w:type="gramStart"/>
      <w:r>
        <w:t>similar to</w:t>
      </w:r>
      <w:proofErr w:type="gramEnd"/>
      <w:r>
        <w:t xml:space="preserve"> a thread, but instead of being managed by the operating system,</w:t>
      </w:r>
      <w:r w:rsidR="004D18EA">
        <w:t xml:space="preserve"> </w:t>
      </w:r>
      <w:r>
        <w:t>it’s managed by library-level code: the runtime.</w:t>
      </w:r>
    </w:p>
    <w:p w14:paraId="4CB31651" w14:textId="36DCEA8D" w:rsidR="007B0A94" w:rsidRDefault="007B0A94" w:rsidP="004D18EA">
      <w:pPr>
        <w:pStyle w:val="Body"/>
      </w:pPr>
      <w:r>
        <w:t xml:space="preserve">In the previous section, we saw that we could build a </w:t>
      </w:r>
      <w:r w:rsidR="005C298F">
        <w:t>s</w:t>
      </w:r>
      <w:r w:rsidRPr="009E1E42">
        <w:t>tream</w:t>
      </w:r>
      <w:r>
        <w:t xml:space="preserve"> by using an async</w:t>
      </w:r>
      <w:r w:rsidR="004D18EA">
        <w:t xml:space="preserve"> </w:t>
      </w:r>
      <w:r>
        <w:t>channel and spawning an async task we could call from synchronous code. We</w:t>
      </w:r>
      <w:r w:rsidR="004D18EA">
        <w:t xml:space="preserve"> </w:t>
      </w:r>
      <w:r w:rsidR="005C298F">
        <w:t xml:space="preserve">can </w:t>
      </w:r>
      <w:r>
        <w:t>do the exact same thing with a thread</w:t>
      </w:r>
      <w:r w:rsidR="005A246F">
        <w:t xml:space="preserve">. </w:t>
      </w:r>
      <w:r>
        <w:t>In Listing 17-40, we used</w:t>
      </w:r>
      <w:r w:rsidR="004D18EA">
        <w:t xml:space="preserve"> </w:t>
      </w:r>
      <w:proofErr w:type="gramStart"/>
      <w:r w:rsidRPr="00681883">
        <w:rPr>
          <w:rStyle w:val="Literal"/>
        </w:rPr>
        <w:t>trpl::</w:t>
      </w:r>
      <w:proofErr w:type="gramEnd"/>
      <w:r w:rsidRPr="00681883">
        <w:rPr>
          <w:rStyle w:val="Literal"/>
        </w:rPr>
        <w:t>spawn_task</w:t>
      </w:r>
      <w:r>
        <w:t xml:space="preserve"> and </w:t>
      </w:r>
      <w:r w:rsidRPr="00681883">
        <w:rPr>
          <w:rStyle w:val="Literal"/>
        </w:rPr>
        <w:t>trpl::sleep</w:t>
      </w:r>
      <w:r>
        <w:t>. In Listing 17-41, we replace those with</w:t>
      </w:r>
      <w:r w:rsidR="004D18EA">
        <w:t xml:space="preserve"> </w:t>
      </w:r>
      <w:r>
        <w:t xml:space="preserve">the </w:t>
      </w:r>
      <w:proofErr w:type="gramStart"/>
      <w:r w:rsidRPr="00681883">
        <w:rPr>
          <w:rStyle w:val="Literal"/>
        </w:rPr>
        <w:t>thread::</w:t>
      </w:r>
      <w:proofErr w:type="gramEnd"/>
      <w:r w:rsidRPr="00681883">
        <w:rPr>
          <w:rStyle w:val="Literal"/>
        </w:rPr>
        <w:t>spawn</w:t>
      </w:r>
      <w:r>
        <w:t xml:space="preserve"> and </w:t>
      </w:r>
      <w:r w:rsidRPr="00681883">
        <w:rPr>
          <w:rStyle w:val="Literal"/>
        </w:rPr>
        <w:t>thread::sleep</w:t>
      </w:r>
      <w:r>
        <w:t xml:space="preserve"> APIs from the standard library in the</w:t>
      </w:r>
      <w:r w:rsidR="004D18EA">
        <w:t xml:space="preserve"> </w:t>
      </w:r>
      <w:r w:rsidRPr="00681883">
        <w:rPr>
          <w:rStyle w:val="Literal"/>
        </w:rPr>
        <w:t>get_intervals</w:t>
      </w:r>
      <w:r>
        <w:t xml:space="preserve"> function.</w:t>
      </w:r>
    </w:p>
    <w:p w14:paraId="0D6BF0DA" w14:textId="525A57DF" w:rsidR="007B0A94" w:rsidRPr="004D18EA" w:rsidRDefault="007B0A94" w:rsidP="004D18EA">
      <w:pPr>
        <w:pStyle w:val="CodeLabel"/>
      </w:pPr>
      <w:r>
        <w:t>src/main.rs</w:t>
      </w:r>
    </w:p>
    <w:p w14:paraId="0103A35B" w14:textId="77777777" w:rsidR="007B0A94" w:rsidRDefault="007B0A94" w:rsidP="004D18EA">
      <w:pPr>
        <w:pStyle w:val="Code"/>
      </w:pPr>
      <w:r>
        <w:t>fn get_</w:t>
      </w:r>
      <w:proofErr w:type="gramStart"/>
      <w:r>
        <w:t>intervals(</w:t>
      </w:r>
      <w:proofErr w:type="gramEnd"/>
      <w:r>
        <w:t>) -&gt; impl Stream&lt;Item = u32&gt; {</w:t>
      </w:r>
    </w:p>
    <w:p w14:paraId="039E8A77" w14:textId="77777777" w:rsidR="007B0A94" w:rsidRDefault="007B0A94" w:rsidP="004D18EA">
      <w:pPr>
        <w:pStyle w:val="Code"/>
      </w:pPr>
      <w:r>
        <w:t xml:space="preserve">    let (tx, rx) = </w:t>
      </w:r>
      <w:proofErr w:type="gramStart"/>
      <w:r>
        <w:t>trpl::</w:t>
      </w:r>
      <w:proofErr w:type="gramEnd"/>
      <w:r>
        <w:t>channel();</w:t>
      </w:r>
    </w:p>
    <w:p w14:paraId="7432B7BE" w14:textId="77777777" w:rsidR="007B0A94" w:rsidRDefault="007B0A94" w:rsidP="004D18EA">
      <w:pPr>
        <w:pStyle w:val="Code"/>
      </w:pPr>
    </w:p>
    <w:p w14:paraId="58BFE86C" w14:textId="77777777" w:rsidR="007B0A94" w:rsidRDefault="007B0A94" w:rsidP="004D18EA">
      <w:pPr>
        <w:pStyle w:val="Code"/>
      </w:pPr>
      <w:r>
        <w:t xml:space="preserve">    // This is *not* `</w:t>
      </w:r>
      <w:proofErr w:type="gramStart"/>
      <w:r>
        <w:t>trpl::</w:t>
      </w:r>
      <w:proofErr w:type="gramEnd"/>
      <w:r>
        <w:t>spawn` but `std::thread::spawn`!</w:t>
      </w:r>
    </w:p>
    <w:p w14:paraId="55446B26" w14:textId="77777777" w:rsidR="007B0A94" w:rsidRDefault="007B0A94" w:rsidP="004D18EA">
      <w:pPr>
        <w:pStyle w:val="Code"/>
      </w:pPr>
      <w:r>
        <w:t xml:space="preserve">    </w:t>
      </w:r>
      <w:proofErr w:type="gramStart"/>
      <w:r>
        <w:t>thread::</w:t>
      </w:r>
      <w:proofErr w:type="gramEnd"/>
      <w:r>
        <w:t>spawn(move || {</w:t>
      </w:r>
    </w:p>
    <w:p w14:paraId="3CCF6A92" w14:textId="77777777" w:rsidR="007B0A94" w:rsidRDefault="007B0A94" w:rsidP="004D18EA">
      <w:pPr>
        <w:pStyle w:val="Code"/>
      </w:pPr>
      <w:r>
        <w:t xml:space="preserve">        let mut count = </w:t>
      </w:r>
      <w:proofErr w:type="gramStart"/>
      <w:r>
        <w:t>0;</w:t>
      </w:r>
      <w:proofErr w:type="gramEnd"/>
    </w:p>
    <w:p w14:paraId="7C382DBD" w14:textId="77777777" w:rsidR="007B0A94" w:rsidRDefault="007B0A94" w:rsidP="004D18EA">
      <w:pPr>
        <w:pStyle w:val="Code"/>
      </w:pPr>
      <w:r>
        <w:t xml:space="preserve">        loop {</w:t>
      </w:r>
    </w:p>
    <w:p w14:paraId="123FAF89" w14:textId="77777777" w:rsidR="007B0A94" w:rsidRDefault="007B0A94" w:rsidP="004D18EA">
      <w:pPr>
        <w:pStyle w:val="Code"/>
      </w:pPr>
      <w:r>
        <w:t xml:space="preserve">            // Likewise, this is *not* `</w:t>
      </w:r>
      <w:proofErr w:type="gramStart"/>
      <w:r>
        <w:t>trpl::</w:t>
      </w:r>
      <w:proofErr w:type="gramEnd"/>
      <w:r>
        <w:t>sleep` but `std::thread::sleep`!</w:t>
      </w:r>
    </w:p>
    <w:p w14:paraId="303DE89F" w14:textId="77777777" w:rsidR="007B0A94" w:rsidRDefault="007B0A94" w:rsidP="004D18EA">
      <w:pPr>
        <w:pStyle w:val="Code"/>
      </w:pPr>
      <w:r>
        <w:t xml:space="preserve">            </w:t>
      </w:r>
      <w:proofErr w:type="gramStart"/>
      <w:r>
        <w:t>thread::</w:t>
      </w:r>
      <w:proofErr w:type="gramEnd"/>
      <w:r>
        <w:t>sleep(Duration::from_millis(1));</w:t>
      </w:r>
    </w:p>
    <w:p w14:paraId="5211EB09" w14:textId="77777777" w:rsidR="007B0A94" w:rsidRDefault="007B0A94" w:rsidP="004D18EA">
      <w:pPr>
        <w:pStyle w:val="Code"/>
      </w:pPr>
      <w:r>
        <w:t xml:space="preserve">            count += </w:t>
      </w:r>
      <w:proofErr w:type="gramStart"/>
      <w:r>
        <w:t>1;</w:t>
      </w:r>
      <w:proofErr w:type="gramEnd"/>
    </w:p>
    <w:p w14:paraId="147298DB" w14:textId="77777777" w:rsidR="007B0A94" w:rsidRDefault="007B0A94" w:rsidP="004D18EA">
      <w:pPr>
        <w:pStyle w:val="Code"/>
      </w:pPr>
    </w:p>
    <w:p w14:paraId="0B5EC235" w14:textId="77777777" w:rsidR="007B0A94" w:rsidRDefault="007B0A94" w:rsidP="004D18EA">
      <w:pPr>
        <w:pStyle w:val="Code"/>
      </w:pPr>
      <w:r>
        <w:t xml:space="preserve">            if let Err(</w:t>
      </w:r>
      <w:proofErr w:type="spellStart"/>
      <w:r>
        <w:t>send_error</w:t>
      </w:r>
      <w:proofErr w:type="spellEnd"/>
      <w:r>
        <w:t xml:space="preserve">) = </w:t>
      </w:r>
      <w:proofErr w:type="spellStart"/>
      <w:proofErr w:type="gramStart"/>
      <w:r>
        <w:t>tx.send</w:t>
      </w:r>
      <w:proofErr w:type="spellEnd"/>
      <w:proofErr w:type="gramEnd"/>
      <w:r>
        <w:t>(count) {</w:t>
      </w:r>
    </w:p>
    <w:p w14:paraId="4D4D2B04" w14:textId="77777777" w:rsidR="007B0A94" w:rsidRDefault="007B0A94" w:rsidP="004D18EA">
      <w:pPr>
        <w:pStyle w:val="Code"/>
      </w:pPr>
      <w:r>
        <w:t xml:space="preserve">                </w:t>
      </w:r>
      <w:proofErr w:type="spellStart"/>
      <w:proofErr w:type="gramStart"/>
      <w:r>
        <w:t>eprintln</w:t>
      </w:r>
      <w:proofErr w:type="spellEnd"/>
      <w:r>
        <w:t>!(</w:t>
      </w:r>
      <w:proofErr w:type="gramEnd"/>
      <w:r>
        <w:t>"Could not send interval {count}: {</w:t>
      </w:r>
      <w:proofErr w:type="spellStart"/>
      <w:r>
        <w:t>send_error</w:t>
      </w:r>
      <w:proofErr w:type="spellEnd"/>
      <w:r>
        <w:t>}");</w:t>
      </w:r>
    </w:p>
    <w:p w14:paraId="24782866" w14:textId="77777777" w:rsidR="007B0A94" w:rsidRDefault="007B0A94" w:rsidP="004D18EA">
      <w:pPr>
        <w:pStyle w:val="Code"/>
      </w:pPr>
      <w:r>
        <w:t xml:space="preserve">                </w:t>
      </w:r>
      <w:proofErr w:type="gramStart"/>
      <w:r>
        <w:t>break;</w:t>
      </w:r>
      <w:proofErr w:type="gramEnd"/>
    </w:p>
    <w:p w14:paraId="30B292C5" w14:textId="77777777" w:rsidR="007B0A94" w:rsidRDefault="007B0A94" w:rsidP="004D18EA">
      <w:pPr>
        <w:pStyle w:val="Code"/>
      </w:pPr>
      <w:r>
        <w:t xml:space="preserve">            };</w:t>
      </w:r>
    </w:p>
    <w:p w14:paraId="4DB54E81" w14:textId="77777777" w:rsidR="007B0A94" w:rsidRDefault="007B0A94" w:rsidP="004D18EA">
      <w:pPr>
        <w:pStyle w:val="Code"/>
      </w:pPr>
      <w:r>
        <w:t xml:space="preserve">        }</w:t>
      </w:r>
    </w:p>
    <w:p w14:paraId="3F919AE2" w14:textId="77777777" w:rsidR="007B0A94" w:rsidRDefault="007B0A94" w:rsidP="004D18EA">
      <w:pPr>
        <w:pStyle w:val="Code"/>
      </w:pPr>
      <w:r>
        <w:t xml:space="preserve">    });</w:t>
      </w:r>
    </w:p>
    <w:p w14:paraId="4FEF98C8" w14:textId="77777777" w:rsidR="007B0A94" w:rsidRDefault="007B0A94" w:rsidP="004D18EA">
      <w:pPr>
        <w:pStyle w:val="Code"/>
      </w:pPr>
    </w:p>
    <w:p w14:paraId="35C511D7" w14:textId="77777777" w:rsidR="007B0A94" w:rsidRDefault="007B0A94" w:rsidP="004D18EA">
      <w:pPr>
        <w:pStyle w:val="Code"/>
      </w:pPr>
      <w:r>
        <w:t xml:space="preserve">    </w:t>
      </w:r>
      <w:proofErr w:type="gramStart"/>
      <w:r>
        <w:t>ReceiverStream::</w:t>
      </w:r>
      <w:proofErr w:type="gramEnd"/>
      <w:r>
        <w:t>new(rx)</w:t>
      </w:r>
    </w:p>
    <w:p w14:paraId="644A2F22" w14:textId="77777777" w:rsidR="007B0A94" w:rsidRDefault="007B0A94" w:rsidP="004D18EA">
      <w:pPr>
        <w:pStyle w:val="Code"/>
      </w:pPr>
      <w:r>
        <w:t>}</w:t>
      </w:r>
    </w:p>
    <w:p w14:paraId="0CFF16E1" w14:textId="77777777" w:rsidR="007B0A94" w:rsidRDefault="007B0A94" w:rsidP="007B0A94">
      <w:pPr>
        <w:pStyle w:val="CodeListingCaption"/>
      </w:pPr>
      <w:r>
        <w:t xml:space="preserve">Using the </w:t>
      </w:r>
      <w:proofErr w:type="gramStart"/>
      <w:r w:rsidRPr="00681883">
        <w:rPr>
          <w:rStyle w:val="Literal"/>
        </w:rPr>
        <w:t>std::</w:t>
      </w:r>
      <w:proofErr w:type="gramEnd"/>
      <w:r w:rsidRPr="00681883">
        <w:rPr>
          <w:rStyle w:val="Literal"/>
        </w:rPr>
        <w:t>thread</w:t>
      </w:r>
      <w:r>
        <w:t xml:space="preserve"> APIs instead of the async </w:t>
      </w:r>
      <w:r w:rsidRPr="00681883">
        <w:rPr>
          <w:rStyle w:val="Literal"/>
        </w:rPr>
        <w:t>trpl</w:t>
      </w:r>
      <w:r>
        <w:t xml:space="preserve"> APIs</w:t>
      </w:r>
      <w:r w:rsidR="004D18EA">
        <w:t xml:space="preserve"> </w:t>
      </w:r>
      <w:r>
        <w:t xml:space="preserve">for the </w:t>
      </w:r>
      <w:r w:rsidRPr="00681883">
        <w:rPr>
          <w:rStyle w:val="Literal"/>
        </w:rPr>
        <w:t>get_intervals</w:t>
      </w:r>
      <w:r>
        <w:t xml:space="preserve"> function</w:t>
      </w:r>
    </w:p>
    <w:p w14:paraId="311D5BF4" w14:textId="6C3421FD" w:rsidR="007B0A94" w:rsidRDefault="007B0A94" w:rsidP="004D18EA">
      <w:pPr>
        <w:pStyle w:val="Body"/>
      </w:pPr>
      <w:r>
        <w:t>If you run this</w:t>
      </w:r>
      <w:r w:rsidR="005C298F">
        <w:t xml:space="preserve"> code</w:t>
      </w:r>
      <w:r>
        <w:t>, the output is identical</w:t>
      </w:r>
      <w:r w:rsidR="005C298F">
        <w:t xml:space="preserve"> to that of Listing 17-40</w:t>
      </w:r>
      <w:r>
        <w:t>. And notice how little changes here</w:t>
      </w:r>
      <w:r w:rsidR="004D18EA">
        <w:t xml:space="preserve"> </w:t>
      </w:r>
      <w:r>
        <w:t>from the perspective of the calling code</w:t>
      </w:r>
      <w:r w:rsidR="005C298F">
        <w:t xml:space="preserve">. </w:t>
      </w:r>
      <w:r>
        <w:t>What’s more, even though one of our</w:t>
      </w:r>
      <w:r w:rsidR="004D18EA">
        <w:t xml:space="preserve"> </w:t>
      </w:r>
      <w:r>
        <w:t>functions spawned an async task on the runtime and the other spawned an</w:t>
      </w:r>
      <w:r w:rsidR="004D18EA">
        <w:t xml:space="preserve"> </w:t>
      </w:r>
      <w:r>
        <w:t>OS thread, the resulting streams were unaffected by the differences.</w:t>
      </w:r>
    </w:p>
    <w:p w14:paraId="4E5D6B8B" w14:textId="144D45F8" w:rsidR="007B0A94" w:rsidRDefault="007B0A94" w:rsidP="004D18EA">
      <w:pPr>
        <w:pStyle w:val="Body"/>
      </w:pPr>
      <w:r>
        <w:t>Despite the</w:t>
      </w:r>
      <w:r w:rsidR="005C298F">
        <w:t>ir</w:t>
      </w:r>
      <w:r>
        <w:t xml:space="preserve"> similarities, these two approaches behave very differently, although</w:t>
      </w:r>
      <w:r w:rsidR="004D18EA">
        <w:t xml:space="preserve"> </w:t>
      </w:r>
      <w:r>
        <w:t>we might have a hard time measuring it in this very simple example. We could</w:t>
      </w:r>
      <w:r w:rsidR="004D18EA">
        <w:t xml:space="preserve"> </w:t>
      </w:r>
      <w:r>
        <w:t>spawn millions of async tasks on any modern personal computer. If we tried to do</w:t>
      </w:r>
      <w:r w:rsidR="004D18EA">
        <w:t xml:space="preserve"> </w:t>
      </w:r>
      <w:r>
        <w:t>that with threads, we would literally run out of memory!</w:t>
      </w:r>
    </w:p>
    <w:p w14:paraId="70F38D68" w14:textId="77777777" w:rsidR="007B0A94" w:rsidRDefault="007B0A94" w:rsidP="004D18EA">
      <w:pPr>
        <w:pStyle w:val="Body"/>
      </w:pPr>
      <w:r>
        <w:t>However, there’s a reason these APIs are so similar. Threads act as a boundary</w:t>
      </w:r>
      <w:r w:rsidR="004D18EA">
        <w:t xml:space="preserve"> </w:t>
      </w:r>
      <w:r>
        <w:t xml:space="preserve">for sets of synchronous operations; concurrency is possible </w:t>
      </w:r>
      <w:r w:rsidRPr="00681883">
        <w:rPr>
          <w:rStyle w:val="Italic"/>
        </w:rPr>
        <w:t>between</w:t>
      </w:r>
      <w:r>
        <w:t xml:space="preserve"> threads.</w:t>
      </w:r>
      <w:r w:rsidR="004D18EA">
        <w:t xml:space="preserve"> </w:t>
      </w:r>
      <w:r>
        <w:t xml:space="preserve">Tasks act as a boundary for sets of </w:t>
      </w:r>
      <w:r w:rsidRPr="00681883">
        <w:rPr>
          <w:rStyle w:val="Italic"/>
        </w:rPr>
        <w:t>asynchronous</w:t>
      </w:r>
      <w:r>
        <w:t xml:space="preserve"> operations; concurrency is</w:t>
      </w:r>
      <w:r w:rsidR="004D18EA">
        <w:t xml:space="preserve"> </w:t>
      </w:r>
      <w:r>
        <w:t xml:space="preserve">possible both </w:t>
      </w:r>
      <w:r w:rsidRPr="00681883">
        <w:rPr>
          <w:rStyle w:val="Italic"/>
        </w:rPr>
        <w:t>between</w:t>
      </w:r>
      <w:r>
        <w:t xml:space="preserve"> and </w:t>
      </w:r>
      <w:r w:rsidRPr="00681883">
        <w:rPr>
          <w:rStyle w:val="Italic"/>
        </w:rPr>
        <w:t>within</w:t>
      </w:r>
      <w:r>
        <w:t xml:space="preserve"> tasks, because a task can switch between</w:t>
      </w:r>
      <w:r w:rsidR="004D18EA">
        <w:t xml:space="preserve"> </w:t>
      </w:r>
      <w:r>
        <w:t>futures in its body. Finally, futures are Rust’s most granular unit of</w:t>
      </w:r>
      <w:r w:rsidR="004D18EA">
        <w:t xml:space="preserve"> </w:t>
      </w:r>
      <w:r>
        <w:t>concurrency, and each future may represent a tree of other futures. The</w:t>
      </w:r>
      <w:r w:rsidR="004D18EA">
        <w:t xml:space="preserve"> </w:t>
      </w:r>
      <w:r>
        <w:t>runtime—specifically, its executor—manages tasks, and tasks manage futures. In</w:t>
      </w:r>
      <w:r w:rsidR="004D18EA">
        <w:t xml:space="preserve"> </w:t>
      </w:r>
      <w:r>
        <w:t xml:space="preserve">that regard, tasks are </w:t>
      </w:r>
      <w:proofErr w:type="gramStart"/>
      <w:r>
        <w:t>similar to</w:t>
      </w:r>
      <w:proofErr w:type="gramEnd"/>
      <w:r>
        <w:t xml:space="preserve"> lightweight, runtime-managed threads with</w:t>
      </w:r>
      <w:r w:rsidR="004D18EA">
        <w:t xml:space="preserve"> </w:t>
      </w:r>
      <w:r>
        <w:t>added capabilities that come from being managed by a runtime instead of by the</w:t>
      </w:r>
      <w:r w:rsidR="004D18EA">
        <w:t xml:space="preserve"> </w:t>
      </w:r>
      <w:r>
        <w:t>operating system.</w:t>
      </w:r>
    </w:p>
    <w:p w14:paraId="63D76D5C" w14:textId="698EC357" w:rsidR="007B0A94" w:rsidRDefault="007B0A94" w:rsidP="004D18EA">
      <w:pPr>
        <w:pStyle w:val="Body"/>
      </w:pPr>
      <w:r>
        <w:t>This doesn’t mean that async tasks are always better than threads</w:t>
      </w:r>
      <w:r w:rsidR="005C298F">
        <w:t xml:space="preserve"> (or vice versa)</w:t>
      </w:r>
      <w:r>
        <w:t>.</w:t>
      </w:r>
      <w:r w:rsidR="005C298F">
        <w:t xml:space="preserve"> </w:t>
      </w:r>
      <w:r>
        <w:t>Concurrency with threads is in some ways a simpler programming model than</w:t>
      </w:r>
      <w:r w:rsidR="004D18EA">
        <w:t xml:space="preserve"> </w:t>
      </w:r>
      <w:r>
        <w:t xml:space="preserve">concurrency with </w:t>
      </w:r>
      <w:r w:rsidRPr="00681883">
        <w:rPr>
          <w:rStyle w:val="Literal"/>
        </w:rPr>
        <w:t>async</w:t>
      </w:r>
      <w:r>
        <w:t>. That can be a strength or a weakness. Threads are</w:t>
      </w:r>
      <w:r w:rsidR="004D18EA">
        <w:t xml:space="preserve"> </w:t>
      </w:r>
      <w:r>
        <w:t>somewhat “fire and forget”</w:t>
      </w:r>
      <w:r w:rsidR="005C298F">
        <w:t>;</w:t>
      </w:r>
      <w:r>
        <w:t xml:space="preserve"> they have no native equivalent to a future, so they</w:t>
      </w:r>
      <w:r w:rsidR="004D18EA">
        <w:t xml:space="preserve"> </w:t>
      </w:r>
      <w:r>
        <w:t xml:space="preserve">simply run to completion without </w:t>
      </w:r>
      <w:r w:rsidR="005C298F">
        <w:t xml:space="preserve">being interrupted </w:t>
      </w:r>
      <w:r>
        <w:t>except by the operating system</w:t>
      </w:r>
      <w:r w:rsidR="004D18EA">
        <w:t xml:space="preserve"> </w:t>
      </w:r>
      <w:r>
        <w:t xml:space="preserve">itself. That is, they have no built-in support for </w:t>
      </w:r>
      <w:r w:rsidRPr="00681883">
        <w:rPr>
          <w:rStyle w:val="Italic"/>
        </w:rPr>
        <w:t>intratask concurrency</w:t>
      </w:r>
      <w:r>
        <w:t xml:space="preserve"> the</w:t>
      </w:r>
      <w:r w:rsidR="004D18EA">
        <w:t xml:space="preserve"> </w:t>
      </w:r>
      <w:r>
        <w:t>way futures do. Threads in Rust also have no mechanisms for cancellation—a</w:t>
      </w:r>
      <w:r w:rsidR="004D18EA">
        <w:t xml:space="preserve"> </w:t>
      </w:r>
      <w:r>
        <w:t xml:space="preserve">subject we haven’t </w:t>
      </w:r>
      <w:r>
        <w:lastRenderedPageBreak/>
        <w:t xml:space="preserve">covered </w:t>
      </w:r>
      <w:r w:rsidR="005C298F">
        <w:t>explicitly</w:t>
      </w:r>
      <w:r>
        <w:t xml:space="preserve"> in this chapter but </w:t>
      </w:r>
      <w:r w:rsidR="008D23DE">
        <w:t>was implied by</w:t>
      </w:r>
      <w:r w:rsidR="004D18EA">
        <w:t xml:space="preserve"> </w:t>
      </w:r>
      <w:r>
        <w:t>the fact that whenever we ended a future, its state got cleaned up correctly.</w:t>
      </w:r>
    </w:p>
    <w:p w14:paraId="5A8B5E5A" w14:textId="44150D10" w:rsidR="007B0A94" w:rsidRDefault="007B0A94" w:rsidP="004D18EA">
      <w:pPr>
        <w:pStyle w:val="Body"/>
      </w:pPr>
      <w:r>
        <w:t>These limitations also make threads harder to compose than futures. It’s much</w:t>
      </w:r>
      <w:r w:rsidR="004D18EA">
        <w:t xml:space="preserve"> </w:t>
      </w:r>
      <w:r>
        <w:t>more difficult, for example, to use threads to build helpers such as the</w:t>
      </w:r>
      <w:r w:rsidR="004D18EA">
        <w:t xml:space="preserve"> </w:t>
      </w:r>
      <w:r w:rsidRPr="00681883">
        <w:rPr>
          <w:rStyle w:val="Literal"/>
        </w:rPr>
        <w:t>timeout</w:t>
      </w:r>
      <w:r>
        <w:t xml:space="preserve"> </w:t>
      </w:r>
      <w:r w:rsidR="008D23DE">
        <w:t>and</w:t>
      </w:r>
      <w:r>
        <w:t xml:space="preserve"> </w:t>
      </w:r>
      <w:r w:rsidRPr="00D74875">
        <w:rPr>
          <w:rStyle w:val="Literal"/>
        </w:rPr>
        <w:t>throttle</w:t>
      </w:r>
      <w:r>
        <w:t xml:space="preserve"> method</w:t>
      </w:r>
      <w:r w:rsidR="008D23DE">
        <w:t>s</w:t>
      </w:r>
      <w:r>
        <w:t xml:space="preserve"> we </w:t>
      </w:r>
      <w:r w:rsidR="008D23DE">
        <w:t>built earlier in</w:t>
      </w:r>
      <w:r>
        <w:t xml:space="preserve"> this chapter. The fact that futures</w:t>
      </w:r>
      <w:r w:rsidR="004D18EA">
        <w:t xml:space="preserve"> </w:t>
      </w:r>
      <w:r>
        <w:t>are richer data structures means they can be composed together more naturally,</w:t>
      </w:r>
      <w:r w:rsidR="004D18EA">
        <w:t xml:space="preserve"> </w:t>
      </w:r>
      <w:r>
        <w:t>as we have seen.</w:t>
      </w:r>
    </w:p>
    <w:p w14:paraId="2FAF8D2B" w14:textId="2E19D1B0" w:rsidR="007B0A94" w:rsidRDefault="007B0A94" w:rsidP="004D18EA">
      <w:pPr>
        <w:pStyle w:val="Body"/>
      </w:pPr>
      <w:r>
        <w:t>Tasks</w:t>
      </w:r>
      <w:r w:rsidR="008D23DE">
        <w:t>,</w:t>
      </w:r>
      <w:r>
        <w:t xml:space="preserve"> then</w:t>
      </w:r>
      <w:r w:rsidR="008D23DE">
        <w:t>,</w:t>
      </w:r>
      <w:r>
        <w:t xml:space="preserve"> give</w:t>
      </w:r>
      <w:r w:rsidR="008D23DE">
        <w:t xml:space="preserve"> us</w:t>
      </w:r>
      <w:r>
        <w:t xml:space="preserve"> </w:t>
      </w:r>
      <w:r w:rsidRPr="00681883">
        <w:rPr>
          <w:rStyle w:val="Italic"/>
        </w:rPr>
        <w:t>additional</w:t>
      </w:r>
      <w:r>
        <w:t xml:space="preserve"> control over futures, allowing </w:t>
      </w:r>
      <w:r w:rsidR="008D23DE">
        <w:t xml:space="preserve">us </w:t>
      </w:r>
      <w:r>
        <w:t>to choose where</w:t>
      </w:r>
      <w:r w:rsidR="004D18EA">
        <w:t xml:space="preserve"> </w:t>
      </w:r>
      <w:r>
        <w:t xml:space="preserve">and how to group </w:t>
      </w:r>
      <w:r w:rsidR="008D23DE">
        <w:t>them</w:t>
      </w:r>
      <w:r>
        <w:t>. And it turns out that threads and tasks often</w:t>
      </w:r>
      <w:r w:rsidR="004D18EA">
        <w:t xml:space="preserve"> </w:t>
      </w:r>
      <w:r>
        <w:t>work very well together, because tasks can (at least in some runtimes) be move</w:t>
      </w:r>
      <w:r w:rsidR="008D23DE">
        <w:t>d</w:t>
      </w:r>
      <w:r w:rsidR="004D18EA">
        <w:t xml:space="preserve"> </w:t>
      </w:r>
      <w:r>
        <w:t xml:space="preserve">around between threads. </w:t>
      </w:r>
      <w:r w:rsidR="008D23DE">
        <w:t>In fact, u</w:t>
      </w:r>
      <w:r>
        <w:t>nder the</w:t>
      </w:r>
      <w:r w:rsidR="004D18EA">
        <w:t xml:space="preserve"> </w:t>
      </w:r>
      <w:r>
        <w:t>hood</w:t>
      </w:r>
      <w:r w:rsidR="008D23DE">
        <w:t>,</w:t>
      </w:r>
      <w:r>
        <w:t xml:space="preserve"> the </w:t>
      </w:r>
      <w:r w:rsidR="008D23DE">
        <w:t xml:space="preserve">runtime </w:t>
      </w:r>
      <w:r>
        <w:t>we</w:t>
      </w:r>
      <w:r w:rsidR="008D23DE">
        <w:t>’</w:t>
      </w:r>
      <w:r>
        <w:t>ve been using</w:t>
      </w:r>
      <w:r w:rsidR="008D23DE">
        <w:t>—</w:t>
      </w:r>
      <w:r>
        <w:t xml:space="preserve">including the </w:t>
      </w:r>
      <w:proofErr w:type="spellStart"/>
      <w:r w:rsidRPr="00681883">
        <w:rPr>
          <w:rStyle w:val="Literal"/>
        </w:rPr>
        <w:t>spawn_blocking</w:t>
      </w:r>
      <w:proofErr w:type="spellEnd"/>
      <w:r>
        <w:t xml:space="preserve"> and</w:t>
      </w:r>
      <w:r w:rsidR="004D18EA">
        <w:t xml:space="preserve"> </w:t>
      </w:r>
      <w:proofErr w:type="spellStart"/>
      <w:r w:rsidRPr="00681883">
        <w:rPr>
          <w:rStyle w:val="Literal"/>
        </w:rPr>
        <w:t>spawn_task</w:t>
      </w:r>
      <w:proofErr w:type="spellEnd"/>
      <w:r>
        <w:t xml:space="preserve"> functions</w:t>
      </w:r>
      <w:r w:rsidR="008D23DE">
        <w:t>—</w:t>
      </w:r>
      <w:r>
        <w:t>is multithreaded by default! Many runtimes use an</w:t>
      </w:r>
      <w:r w:rsidR="004D18EA">
        <w:t xml:space="preserve"> </w:t>
      </w:r>
      <w:r>
        <w:t xml:space="preserve">approach called </w:t>
      </w:r>
      <w:r w:rsidRPr="00681883">
        <w:rPr>
          <w:rStyle w:val="Italic"/>
        </w:rPr>
        <w:t>work stealing</w:t>
      </w:r>
      <w:r>
        <w:t xml:space="preserve"> to transparently move tasks around between</w:t>
      </w:r>
      <w:r w:rsidR="004D18EA">
        <w:t xml:space="preserve"> </w:t>
      </w:r>
      <w:r>
        <w:t>threads</w:t>
      </w:r>
      <w:r w:rsidR="00D85DDC">
        <w:t>,</w:t>
      </w:r>
      <w:r>
        <w:t xml:space="preserve"> based on </w:t>
      </w:r>
      <w:r w:rsidR="008D23DE">
        <w:t>how</w:t>
      </w:r>
      <w:r>
        <w:t xml:space="preserve"> the threads</w:t>
      </w:r>
      <w:r w:rsidR="008D23DE">
        <w:t xml:space="preserve"> are currently</w:t>
      </w:r>
      <w:r w:rsidR="00D85DDC">
        <w:t xml:space="preserve"> being</w:t>
      </w:r>
      <w:r w:rsidR="008D23DE">
        <w:t xml:space="preserve"> utilized</w:t>
      </w:r>
      <w:r w:rsidR="00D85DDC">
        <w:t>,</w:t>
      </w:r>
      <w:r>
        <w:t xml:space="preserve"> </w:t>
      </w:r>
      <w:r w:rsidR="00D85DDC">
        <w:t>to improve</w:t>
      </w:r>
      <w:r>
        <w:t xml:space="preserve"> the</w:t>
      </w:r>
      <w:r w:rsidR="00D85DDC">
        <w:t xml:space="preserve"> system’s</w:t>
      </w:r>
      <w:r>
        <w:t xml:space="preserve"> overall performance. </w:t>
      </w:r>
      <w:r w:rsidR="00D85DDC">
        <w:t>That approach</w:t>
      </w:r>
      <w:r>
        <w:t xml:space="preserve"> </w:t>
      </w:r>
      <w:proofErr w:type="gramStart"/>
      <w:r>
        <w:t>actually requires</w:t>
      </w:r>
      <w:proofErr w:type="gramEnd"/>
      <w:r w:rsidR="004D18EA">
        <w:t xml:space="preserve"> </w:t>
      </w:r>
      <w:r>
        <w:t xml:space="preserve">threads </w:t>
      </w:r>
      <w:r w:rsidRPr="00681883">
        <w:rPr>
          <w:rStyle w:val="Italic"/>
        </w:rPr>
        <w:t>and</w:t>
      </w:r>
      <w:r>
        <w:t xml:space="preserve"> tasks, and therefore futures.</w:t>
      </w:r>
    </w:p>
    <w:p w14:paraId="7CC788BA" w14:textId="4E9F82C2" w:rsidR="007B0A94" w:rsidRDefault="00D85DDC" w:rsidP="004D18EA">
      <w:pPr>
        <w:pStyle w:val="Body"/>
      </w:pPr>
      <w:r>
        <w:t>When</w:t>
      </w:r>
      <w:r w:rsidR="007B0A94">
        <w:t xml:space="preserve"> thinking about which </w:t>
      </w:r>
      <w:r>
        <w:t xml:space="preserve">method </w:t>
      </w:r>
      <w:r w:rsidR="007B0A94">
        <w:t>to use when</w:t>
      </w:r>
      <w:r>
        <w:t>, consider these rules of thumb</w:t>
      </w:r>
      <w:r w:rsidR="007B0A94">
        <w:t>:</w:t>
      </w:r>
    </w:p>
    <w:p w14:paraId="0DD54D2C" w14:textId="77777777" w:rsidR="007B0A94" w:rsidRDefault="007B0A94" w:rsidP="007B0A94">
      <w:pPr>
        <w:pStyle w:val="ListBullet"/>
      </w:pPr>
      <w:r>
        <w:t xml:space="preserve">If the work is </w:t>
      </w:r>
      <w:r w:rsidRPr="00681883">
        <w:rPr>
          <w:rStyle w:val="Italic"/>
        </w:rPr>
        <w:t>very parallelizable</w:t>
      </w:r>
      <w:r>
        <w:t xml:space="preserve">, such as processing a bunch of </w:t>
      </w:r>
      <w:r w:rsidRPr="004D18EA">
        <w:t>data</w:t>
      </w:r>
      <w:r>
        <w:t xml:space="preserve"> where</w:t>
      </w:r>
      <w:r w:rsidR="004D18EA">
        <w:t xml:space="preserve"> </w:t>
      </w:r>
      <w:r>
        <w:t>each part can be processed separately, threads are a better choice.</w:t>
      </w:r>
    </w:p>
    <w:p w14:paraId="4AFE3F5D" w14:textId="70BD218F" w:rsidR="007B0A94" w:rsidRDefault="007B0A94" w:rsidP="007B0A94">
      <w:pPr>
        <w:pStyle w:val="ListBullet"/>
      </w:pPr>
      <w:r>
        <w:t xml:space="preserve">If the work is </w:t>
      </w:r>
      <w:r w:rsidRPr="00681883">
        <w:rPr>
          <w:rStyle w:val="Italic"/>
        </w:rPr>
        <w:t>very concurrent</w:t>
      </w:r>
      <w:r>
        <w:t>, such as handling messages from a bunch of</w:t>
      </w:r>
      <w:r w:rsidR="001633BF">
        <w:t xml:space="preserve"> </w:t>
      </w:r>
      <w:r>
        <w:t xml:space="preserve">different sources </w:t>
      </w:r>
      <w:r w:rsidR="00D85DDC">
        <w:t xml:space="preserve">that </w:t>
      </w:r>
      <w:r>
        <w:t>may come in a</w:t>
      </w:r>
      <w:r w:rsidR="00D85DDC">
        <w:t>t</w:t>
      </w:r>
      <w:r>
        <w:t xml:space="preserve"> different intervals or different rates, async is a better choice.</w:t>
      </w:r>
    </w:p>
    <w:p w14:paraId="16D1BD56" w14:textId="3156A5A4" w:rsidR="007B0A94" w:rsidRDefault="007B0A94" w:rsidP="001633BF">
      <w:pPr>
        <w:pStyle w:val="Body"/>
      </w:pPr>
      <w:r>
        <w:t xml:space="preserve">And if you need </w:t>
      </w:r>
      <w:r w:rsidR="00D85DDC">
        <w:t>both</w:t>
      </w:r>
      <w:r>
        <w:t xml:space="preserve"> parallelism and concurrency, you don’t have to</w:t>
      </w:r>
      <w:r w:rsidR="001633BF">
        <w:t xml:space="preserve"> </w:t>
      </w:r>
      <w:r>
        <w:t>choose between threads and async. You can use them together freely, letting each</w:t>
      </w:r>
      <w:r w:rsidR="001633BF">
        <w:t xml:space="preserve"> </w:t>
      </w:r>
      <w:r w:rsidR="00D85DDC">
        <w:t xml:space="preserve">play </w:t>
      </w:r>
      <w:r>
        <w:t>the part it</w:t>
      </w:r>
      <w:r w:rsidR="00D85DDC">
        <w:t>’</w:t>
      </w:r>
      <w:r>
        <w:t xml:space="preserve">s best at. For example, </w:t>
      </w:r>
      <w:proofErr w:type="gramStart"/>
      <w:r>
        <w:t>Listing</w:t>
      </w:r>
      <w:proofErr w:type="gramEnd"/>
      <w:r>
        <w:t xml:space="preserve"> 17-42 shows a fairly</w:t>
      </w:r>
      <w:r w:rsidR="001633BF">
        <w:t xml:space="preserve"> </w:t>
      </w:r>
      <w:r>
        <w:t>common example of this kind of mix in real-world Rust code.</w:t>
      </w:r>
    </w:p>
    <w:p w14:paraId="07594AF6" w14:textId="6B4E10C1" w:rsidR="007B0A94" w:rsidRDefault="007B0A94" w:rsidP="001633BF">
      <w:pPr>
        <w:pStyle w:val="CodeLabel"/>
      </w:pPr>
      <w:r>
        <w:t>src/main.rs</w:t>
      </w:r>
    </w:p>
    <w:p w14:paraId="079D741F" w14:textId="77777777" w:rsidR="007B0A94" w:rsidRDefault="007B0A94" w:rsidP="001633BF">
      <w:pPr>
        <w:pStyle w:val="Code"/>
      </w:pPr>
      <w:r>
        <w:t xml:space="preserve">use </w:t>
      </w:r>
      <w:proofErr w:type="gramStart"/>
      <w:r>
        <w:t>std::</w:t>
      </w:r>
      <w:proofErr w:type="gramEnd"/>
      <w:r>
        <w:t>{thread, time::Duration};</w:t>
      </w:r>
    </w:p>
    <w:p w14:paraId="3E7C77F1" w14:textId="77777777" w:rsidR="007B0A94" w:rsidRDefault="007B0A94" w:rsidP="001633BF">
      <w:pPr>
        <w:pStyle w:val="Code"/>
      </w:pPr>
    </w:p>
    <w:p w14:paraId="4812389C" w14:textId="77777777" w:rsidR="007B0A94" w:rsidRDefault="007B0A94" w:rsidP="001633BF">
      <w:pPr>
        <w:pStyle w:val="Code"/>
      </w:pPr>
      <w:r>
        <w:t xml:space="preserve">fn </w:t>
      </w:r>
      <w:proofErr w:type="gramStart"/>
      <w:r>
        <w:t>main(</w:t>
      </w:r>
      <w:proofErr w:type="gramEnd"/>
      <w:r>
        <w:t>) {</w:t>
      </w:r>
    </w:p>
    <w:p w14:paraId="7E128D43" w14:textId="77777777" w:rsidR="007B0A94" w:rsidRDefault="007B0A94" w:rsidP="001633BF">
      <w:pPr>
        <w:pStyle w:val="Code"/>
      </w:pPr>
      <w:r>
        <w:t xml:space="preserve">    let (tx, mut rx) = </w:t>
      </w:r>
      <w:proofErr w:type="gramStart"/>
      <w:r>
        <w:t>trpl::</w:t>
      </w:r>
      <w:proofErr w:type="gramEnd"/>
      <w:r>
        <w:t>channel();</w:t>
      </w:r>
    </w:p>
    <w:p w14:paraId="28C24651" w14:textId="77777777" w:rsidR="007B0A94" w:rsidRDefault="007B0A94" w:rsidP="001633BF">
      <w:pPr>
        <w:pStyle w:val="Code"/>
      </w:pPr>
    </w:p>
    <w:p w14:paraId="40105862" w14:textId="77777777" w:rsidR="007B0A94" w:rsidRDefault="007B0A94" w:rsidP="001633BF">
      <w:pPr>
        <w:pStyle w:val="Code"/>
      </w:pPr>
      <w:r>
        <w:t xml:space="preserve">    </w:t>
      </w:r>
      <w:proofErr w:type="gramStart"/>
      <w:r>
        <w:t>thread::</w:t>
      </w:r>
      <w:proofErr w:type="gramEnd"/>
      <w:r>
        <w:t>spawn(move || {</w:t>
      </w:r>
    </w:p>
    <w:p w14:paraId="4E1B81F7" w14:textId="77777777" w:rsidR="007B0A94" w:rsidRDefault="007B0A94" w:rsidP="001633BF">
      <w:pPr>
        <w:pStyle w:val="Code"/>
      </w:pPr>
      <w:r>
        <w:t xml:space="preserve">        for </w:t>
      </w:r>
      <w:proofErr w:type="spellStart"/>
      <w:r>
        <w:t>i</w:t>
      </w:r>
      <w:proofErr w:type="spellEnd"/>
      <w:r>
        <w:t xml:space="preserve"> in </w:t>
      </w:r>
      <w:proofErr w:type="gramStart"/>
      <w:r>
        <w:t>1..</w:t>
      </w:r>
      <w:proofErr w:type="gramEnd"/>
      <w:r>
        <w:t>11 {</w:t>
      </w:r>
    </w:p>
    <w:p w14:paraId="1055BCD2" w14:textId="77777777" w:rsidR="007B0A94" w:rsidRDefault="007B0A94" w:rsidP="001633BF">
      <w:pPr>
        <w:pStyle w:val="Code"/>
      </w:pPr>
      <w:r>
        <w:t xml:space="preserve">            </w:t>
      </w:r>
      <w:proofErr w:type="spellStart"/>
      <w:proofErr w:type="gramStart"/>
      <w:r>
        <w:t>tx.send</w:t>
      </w:r>
      <w:proofErr w:type="spellEnd"/>
      <w:proofErr w:type="gramEnd"/>
      <w:r>
        <w:t>(</w:t>
      </w:r>
      <w:proofErr w:type="spellStart"/>
      <w:r>
        <w:t>i</w:t>
      </w:r>
      <w:proofErr w:type="spellEnd"/>
      <w:r>
        <w:t>).unwrap();</w:t>
      </w:r>
    </w:p>
    <w:p w14:paraId="443980D5" w14:textId="77777777" w:rsidR="007B0A94" w:rsidRDefault="007B0A94" w:rsidP="001633BF">
      <w:pPr>
        <w:pStyle w:val="Code"/>
      </w:pPr>
      <w:r>
        <w:t xml:space="preserve">            </w:t>
      </w:r>
      <w:proofErr w:type="gramStart"/>
      <w:r>
        <w:t>thread::</w:t>
      </w:r>
      <w:proofErr w:type="gramEnd"/>
      <w:r>
        <w:t>sleep(Duration::</w:t>
      </w:r>
      <w:proofErr w:type="spellStart"/>
      <w:r>
        <w:t>from_secs</w:t>
      </w:r>
      <w:proofErr w:type="spellEnd"/>
      <w:r>
        <w:t>(1));</w:t>
      </w:r>
    </w:p>
    <w:p w14:paraId="6D103C39" w14:textId="77777777" w:rsidR="007B0A94" w:rsidRDefault="007B0A94" w:rsidP="001633BF">
      <w:pPr>
        <w:pStyle w:val="Code"/>
      </w:pPr>
      <w:r>
        <w:t xml:space="preserve">        }</w:t>
      </w:r>
    </w:p>
    <w:p w14:paraId="22E35689" w14:textId="77777777" w:rsidR="007B0A94" w:rsidRDefault="007B0A94" w:rsidP="001633BF">
      <w:pPr>
        <w:pStyle w:val="Code"/>
      </w:pPr>
      <w:r>
        <w:t xml:space="preserve">    });</w:t>
      </w:r>
    </w:p>
    <w:p w14:paraId="067B9AF8" w14:textId="77777777" w:rsidR="007B0A94" w:rsidRDefault="007B0A94" w:rsidP="001633BF">
      <w:pPr>
        <w:pStyle w:val="Code"/>
      </w:pPr>
    </w:p>
    <w:p w14:paraId="4EF4BD5D" w14:textId="77777777" w:rsidR="007B0A94" w:rsidRDefault="007B0A94" w:rsidP="001633BF">
      <w:pPr>
        <w:pStyle w:val="Code"/>
      </w:pPr>
      <w:r>
        <w:t xml:space="preserve">    </w:t>
      </w:r>
      <w:proofErr w:type="gramStart"/>
      <w:r>
        <w:t>trpl::</w:t>
      </w:r>
      <w:proofErr w:type="gramEnd"/>
      <w:r>
        <w:t>run(async {</w:t>
      </w:r>
    </w:p>
    <w:p w14:paraId="1E116524" w14:textId="77777777" w:rsidR="007B0A94" w:rsidRDefault="007B0A94" w:rsidP="001633BF">
      <w:pPr>
        <w:pStyle w:val="Code"/>
      </w:pPr>
      <w:r>
        <w:t xml:space="preserve">        while let Some(message) = </w:t>
      </w:r>
      <w:proofErr w:type="gramStart"/>
      <w:r>
        <w:t>rx.recv</w:t>
      </w:r>
      <w:proofErr w:type="gramEnd"/>
      <w:r>
        <w:t>().await {</w:t>
      </w:r>
    </w:p>
    <w:p w14:paraId="1C61CD14" w14:textId="77777777" w:rsidR="007B0A94" w:rsidRDefault="007B0A94" w:rsidP="001633BF">
      <w:pPr>
        <w:pStyle w:val="Code"/>
      </w:pPr>
      <w:r>
        <w:t xml:space="preserve">            </w:t>
      </w:r>
      <w:proofErr w:type="gramStart"/>
      <w:r>
        <w:t>println!(</w:t>
      </w:r>
      <w:proofErr w:type="gramEnd"/>
      <w:r>
        <w:t>"{message}");</w:t>
      </w:r>
    </w:p>
    <w:p w14:paraId="6F05382D" w14:textId="77777777" w:rsidR="007B0A94" w:rsidRDefault="007B0A94" w:rsidP="001633BF">
      <w:pPr>
        <w:pStyle w:val="Code"/>
      </w:pPr>
      <w:r>
        <w:t xml:space="preserve">        }</w:t>
      </w:r>
    </w:p>
    <w:p w14:paraId="3649143A" w14:textId="77777777" w:rsidR="007B0A94" w:rsidRDefault="007B0A94" w:rsidP="001633BF">
      <w:pPr>
        <w:pStyle w:val="Code"/>
      </w:pPr>
      <w:r>
        <w:t xml:space="preserve">    });</w:t>
      </w:r>
    </w:p>
    <w:p w14:paraId="2C99D4E8" w14:textId="77777777" w:rsidR="007B0A94" w:rsidRDefault="007B0A94" w:rsidP="001633BF">
      <w:pPr>
        <w:pStyle w:val="Code"/>
      </w:pPr>
      <w:r>
        <w:t>}</w:t>
      </w:r>
    </w:p>
    <w:p w14:paraId="248987F9" w14:textId="77777777" w:rsidR="007B0A94" w:rsidRDefault="007B0A94" w:rsidP="007B0A94">
      <w:pPr>
        <w:pStyle w:val="CodeListingCaption"/>
      </w:pPr>
      <w:r>
        <w:t>Sending messages with blocking code in a thread and awaiting the</w:t>
      </w:r>
      <w:r w:rsidR="001633BF">
        <w:t xml:space="preserve"> </w:t>
      </w:r>
      <w:r>
        <w:t>messages in an async block</w:t>
      </w:r>
    </w:p>
    <w:p w14:paraId="4B321E11" w14:textId="3175A491" w:rsidR="007B0A94" w:rsidRDefault="007B0A94" w:rsidP="001633BF">
      <w:pPr>
        <w:pStyle w:val="Body"/>
      </w:pPr>
      <w:r>
        <w:t>We begin by creating an async channel</w:t>
      </w:r>
      <w:r w:rsidR="00D85DDC">
        <w:t>, then</w:t>
      </w:r>
      <w:r>
        <w:t xml:space="preserve"> spawn a thread </w:t>
      </w:r>
      <w:r w:rsidR="00D85DDC">
        <w:t xml:space="preserve">that </w:t>
      </w:r>
      <w:r>
        <w:t>takes</w:t>
      </w:r>
      <w:r w:rsidR="001633BF">
        <w:t xml:space="preserve"> </w:t>
      </w:r>
      <w:r>
        <w:t>ownership of the sender side of the channel. Within the thread, we send the</w:t>
      </w:r>
      <w:r w:rsidR="001633BF">
        <w:t xml:space="preserve"> </w:t>
      </w:r>
      <w:r>
        <w:t>numbers 1 through 10, sleep</w:t>
      </w:r>
      <w:r w:rsidR="00D85DDC">
        <w:t>ing</w:t>
      </w:r>
      <w:r>
        <w:t xml:space="preserve"> for a second between each. Finally, we run a</w:t>
      </w:r>
      <w:r w:rsidR="001633BF">
        <w:t xml:space="preserve"> </w:t>
      </w:r>
      <w:r>
        <w:t xml:space="preserve">future created with an async block passed to </w:t>
      </w:r>
      <w:proofErr w:type="gramStart"/>
      <w:r w:rsidRPr="00681883">
        <w:rPr>
          <w:rStyle w:val="Literal"/>
        </w:rPr>
        <w:t>trpl::</w:t>
      </w:r>
      <w:proofErr w:type="gramEnd"/>
      <w:r w:rsidRPr="00681883">
        <w:rPr>
          <w:rStyle w:val="Literal"/>
        </w:rPr>
        <w:t>run</w:t>
      </w:r>
      <w:r>
        <w:t xml:space="preserve"> just as we have</w:t>
      </w:r>
      <w:r w:rsidR="001633BF">
        <w:t xml:space="preserve"> </w:t>
      </w:r>
      <w:r>
        <w:t>throughout the chapter. In that future, we await those messages, just as in</w:t>
      </w:r>
      <w:r w:rsidR="001633BF">
        <w:t xml:space="preserve"> </w:t>
      </w:r>
      <w:r>
        <w:t>the other message-passing examples we have seen.</w:t>
      </w:r>
    </w:p>
    <w:p w14:paraId="5CB85E5F" w14:textId="5D75AE67" w:rsidR="007B0A94" w:rsidRDefault="007B0A94" w:rsidP="001633BF">
      <w:pPr>
        <w:pStyle w:val="Body"/>
      </w:pPr>
      <w:r>
        <w:t xml:space="preserve">To return to the </w:t>
      </w:r>
      <w:r w:rsidR="00D85DDC">
        <w:t xml:space="preserve">scenario </w:t>
      </w:r>
      <w:r>
        <w:t>we opened the chapter with</w:t>
      </w:r>
      <w:r w:rsidR="00D85DDC">
        <w:t xml:space="preserve">, </w:t>
      </w:r>
      <w:r>
        <w:t>imagine running</w:t>
      </w:r>
      <w:r w:rsidR="001633BF">
        <w:t xml:space="preserve"> </w:t>
      </w:r>
      <w:r>
        <w:t>a set of video encoding tasks using a dedicated thread</w:t>
      </w:r>
      <w:r w:rsidR="000678AA">
        <w:t xml:space="preserve"> (</w:t>
      </w:r>
      <w:r>
        <w:t>because video encoding</w:t>
      </w:r>
      <w:r w:rsidR="001633BF">
        <w:t xml:space="preserve"> </w:t>
      </w:r>
      <w:r>
        <w:t>is compute</w:t>
      </w:r>
      <w:r w:rsidR="00D85DDC">
        <w:t>-</w:t>
      </w:r>
      <w:r>
        <w:t>bound</w:t>
      </w:r>
      <w:r w:rsidR="000678AA">
        <w:t xml:space="preserve">) </w:t>
      </w:r>
      <w:r>
        <w:t xml:space="preserve">but notifying the UI </w:t>
      </w:r>
      <w:r>
        <w:lastRenderedPageBreak/>
        <w:t>that those operations are done with an</w:t>
      </w:r>
      <w:r w:rsidR="001633BF">
        <w:t xml:space="preserve"> </w:t>
      </w:r>
      <w:r>
        <w:t xml:space="preserve">async channel. </w:t>
      </w:r>
      <w:r w:rsidR="000678AA">
        <w:t>There are countless examples of these kinds of combinations in real-world use cases.</w:t>
      </w:r>
    </w:p>
    <w:p w14:paraId="28094771" w14:textId="77777777" w:rsidR="007B0A94" w:rsidRDefault="007B0A94" w:rsidP="001633BF">
      <w:pPr>
        <w:pStyle w:val="HeadA"/>
      </w:pPr>
      <w:bookmarkStart w:id="394" w:name="_Toc187998612"/>
      <w:r>
        <w:t>Summary</w:t>
      </w:r>
      <w:bookmarkEnd w:id="394"/>
    </w:p>
    <w:p w14:paraId="0706873B" w14:textId="512AC222" w:rsidR="007B0A94" w:rsidRDefault="007B0A94" w:rsidP="001633BF">
      <w:pPr>
        <w:pStyle w:val="Body"/>
      </w:pPr>
      <w:r>
        <w:t>This isn’t the last you’ll see of concurrency in this book</w:t>
      </w:r>
      <w:r w:rsidR="000678AA">
        <w:t>. T</w:t>
      </w:r>
      <w:r>
        <w:t>he project in</w:t>
      </w:r>
      <w:r w:rsidR="001633BF">
        <w:t xml:space="preserve"> </w:t>
      </w:r>
      <w:r w:rsidRPr="001633BF">
        <w:rPr>
          <w:rStyle w:val="Xref"/>
        </w:rPr>
        <w:t>Chapter 21</w:t>
      </w:r>
      <w:r>
        <w:t xml:space="preserve"> will </w:t>
      </w:r>
      <w:r w:rsidR="000678AA">
        <w:t xml:space="preserve">apply </w:t>
      </w:r>
      <w:commentRangeStart w:id="395"/>
      <w:del w:id="396" w:author="Chris Krycho" w:date="2025-01-16T16:45:00Z" w16du:dateUtc="2025-01-16T23:45:00Z">
        <w:r w:rsidDel="001863F1">
          <w:delText xml:space="preserve">the </w:delText>
        </w:r>
      </w:del>
      <w:ins w:id="397" w:author="Chris Krycho" w:date="2025-01-16T16:45:00Z" w16du:dateUtc="2025-01-16T23:45:00Z">
        <w:r w:rsidR="001863F1">
          <w:t xml:space="preserve">these </w:t>
        </w:r>
      </w:ins>
      <w:r>
        <w:t xml:space="preserve">concepts </w:t>
      </w:r>
      <w:del w:id="398" w:author="Chris Krycho" w:date="2025-01-16T16:45:00Z" w16du:dateUtc="2025-01-16T23:45:00Z">
        <w:r w:rsidDel="001863F1">
          <w:delText xml:space="preserve">in this chapter </w:delText>
        </w:r>
      </w:del>
      <w:commentRangeEnd w:id="395"/>
      <w:r w:rsidR="001863F1">
        <w:rPr>
          <w:rStyle w:val="CommentReference"/>
          <w:rFonts w:ascii="Times New Roman" w:hAnsi="Times New Roman" w:cs="Times New Roman"/>
          <w:color w:val="auto"/>
          <w:lang w:val="en-CA"/>
        </w:rPr>
        <w:commentReference w:id="395"/>
      </w:r>
      <w:r>
        <w:t>in a more realistic situation</w:t>
      </w:r>
      <w:r w:rsidR="001633BF">
        <w:t xml:space="preserve"> </w:t>
      </w:r>
      <w:r>
        <w:t xml:space="preserve">than the </w:t>
      </w:r>
      <w:r w:rsidR="000678AA">
        <w:t xml:space="preserve">simpler </w:t>
      </w:r>
      <w:r>
        <w:t>examples discussed here</w:t>
      </w:r>
      <w:r w:rsidR="000678AA">
        <w:t xml:space="preserve"> </w:t>
      </w:r>
      <w:r>
        <w:t>and compare</w:t>
      </w:r>
      <w:r w:rsidR="000678AA" w:rsidRPr="000678AA">
        <w:t xml:space="preserve"> </w:t>
      </w:r>
      <w:r w:rsidR="000678AA">
        <w:t>problem-solving with threading versus tasks and futures</w:t>
      </w:r>
      <w:r>
        <w:t xml:space="preserve"> more directly.</w:t>
      </w:r>
    </w:p>
    <w:p w14:paraId="207E995C" w14:textId="2203D05B" w:rsidR="007B0A94" w:rsidRDefault="000678AA" w:rsidP="001633BF">
      <w:pPr>
        <w:pStyle w:val="Body"/>
      </w:pPr>
      <w:r>
        <w:t>No matter which of these approaches you choose</w:t>
      </w:r>
      <w:r w:rsidR="007B0A94">
        <w:t>, Rust gives you the tools you need to write safe, fast, concurrent</w:t>
      </w:r>
      <w:r w:rsidR="001633BF">
        <w:t xml:space="preserve"> </w:t>
      </w:r>
      <w:r w:rsidR="007B0A94">
        <w:t>code—whether for a high-throughput web server or an embedded operating system.</w:t>
      </w:r>
    </w:p>
    <w:p w14:paraId="33CE175E" w14:textId="77777777" w:rsidR="00A146CF" w:rsidRDefault="007B0A94" w:rsidP="001633BF">
      <w:pPr>
        <w:pStyle w:val="Body"/>
      </w:pPr>
      <w:r>
        <w:t>Next, we’ll talk about idiomatic ways to model problems and structure solutions</w:t>
      </w:r>
      <w:r w:rsidR="001633BF">
        <w:t xml:space="preserve"> </w:t>
      </w:r>
      <w:r>
        <w:t>as your Rust programs get bigger. In addition, we’ll discuss how Rust’s idioms</w:t>
      </w:r>
      <w:r w:rsidR="001633BF">
        <w:t xml:space="preserve"> </w:t>
      </w:r>
      <w:r>
        <w:t>relate to those you might be familiar with from object-oriented programming.</w:t>
      </w:r>
    </w:p>
    <w:sectPr w:rsidR="00A146C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1" w:author="Rachel Monaghan" w:date="2025-01-08T12:44:00Z" w:initials="RM">
    <w:p w14:paraId="1BE9ABFF" w14:textId="77777777" w:rsidR="00771443" w:rsidRDefault="00FB1AA7" w:rsidP="00771443">
      <w:r>
        <w:rPr>
          <w:rStyle w:val="CommentReference"/>
        </w:rPr>
        <w:annotationRef/>
      </w:r>
      <w:r w:rsidR="00771443">
        <w:rPr>
          <w:sz w:val="20"/>
          <w:szCs w:val="20"/>
        </w:rPr>
        <w:t>Can you be more descriptive in the chapter title? You want to give the reader an idea of what they’ll learn or be able to do after reading this chapter; seeing this in the TOC won’t tell them much, nor does it really capture all of what you discuss here. Something like “A Crash Course in Asynchronous Programming” or “Fundamentals of Asynchronous Programming: Async, Await, Futures, and Streams”?</w:t>
      </w:r>
    </w:p>
  </w:comment>
  <w:comment w:id="112" w:author="Chris Krycho" w:date="2025-01-17T09:51:00Z" w:initials="CK">
    <w:p w14:paraId="04003416" w14:textId="77777777" w:rsidR="00A84EF2" w:rsidRDefault="00A84EF2" w:rsidP="00A84EF2">
      <w:r>
        <w:rPr>
          <w:rStyle w:val="CommentReference"/>
        </w:rPr>
        <w:annotationRef/>
      </w:r>
      <w:r>
        <w:rPr>
          <w:color w:val="000000"/>
          <w:sz w:val="20"/>
          <w:szCs w:val="20"/>
        </w:rPr>
        <w:t>That latter on is great. Thanks!</w:t>
      </w:r>
    </w:p>
  </w:comment>
  <w:comment w:id="119" w:author="Rachel Monaghan" w:date="2025-01-08T13:37:00Z" w:initials="RM">
    <w:p w14:paraId="2170B321" w14:textId="1640DD74" w:rsidR="007B0635" w:rsidRDefault="00C51D75" w:rsidP="007B0635">
      <w:r>
        <w:rPr>
          <w:rStyle w:val="CommentReference"/>
        </w:rPr>
        <w:annotationRef/>
      </w:r>
      <w:r w:rsidR="007B0635">
        <w:rPr>
          <w:sz w:val="20"/>
          <w:szCs w:val="20"/>
        </w:rPr>
        <w:t>Please briefly (re)introduce the major concepts—asynchrony, parallelism, and concurrency—right up front and then get into the example. These are just sample sentence stems to show you what I mean—feel free to amend as appropriate.</w:t>
      </w:r>
    </w:p>
  </w:comment>
  <w:comment w:id="120" w:author="Chris Krycho" w:date="2025-01-21T15:28:00Z" w:initials="CK">
    <w:p w14:paraId="2AC6410E" w14:textId="77777777" w:rsidR="00B90F7F" w:rsidRDefault="00B90F7F" w:rsidP="00B90F7F">
      <w:r>
        <w:rPr>
          <w:rStyle w:val="CommentReference"/>
        </w:rPr>
        <w:annotationRef/>
      </w:r>
      <w:r>
        <w:rPr>
          <w:color w:val="000000"/>
          <w:sz w:val="20"/>
          <w:szCs w:val="20"/>
        </w:rPr>
        <w:t>Let me know what you think about this!</w:t>
      </w:r>
    </w:p>
  </w:comment>
  <w:comment w:id="133" w:author="Rachel Monaghan" w:date="2025-01-08T13:32:00Z" w:initials="RM">
    <w:p w14:paraId="5A27B838" w14:textId="76BC5091" w:rsidR="006828EC" w:rsidRDefault="006828EC" w:rsidP="006828EC">
      <w:r>
        <w:rPr>
          <w:rStyle w:val="CommentReference"/>
        </w:rPr>
        <w:annotationRef/>
      </w:r>
      <w:r>
        <w:rPr>
          <w:sz w:val="20"/>
          <w:szCs w:val="20"/>
        </w:rPr>
        <w:t>This seems fine as body text. We don’t want to have too many notes in close proximity—one every couple pages or so is a good number to shoot for.</w:t>
      </w:r>
    </w:p>
  </w:comment>
  <w:comment w:id="134" w:author="Chris Krycho" w:date="2025-01-10T15:57:00Z" w:initials="CK">
    <w:p w14:paraId="282C83FB" w14:textId="77777777" w:rsidR="00A17E50" w:rsidRDefault="00A17E50" w:rsidP="00A17E50">
      <w:r>
        <w:rPr>
          <w:rStyle w:val="CommentReference"/>
        </w:rPr>
        <w:annotationRef/>
      </w:r>
      <w:r>
        <w:rPr>
          <w:color w:val="000000"/>
          <w:sz w:val="20"/>
          <w:szCs w:val="20"/>
        </w:rPr>
        <w:t>Very good!</w:t>
      </w:r>
    </w:p>
  </w:comment>
  <w:comment w:id="135" w:author="Rachel Monaghan" w:date="2025-01-09T10:07:00Z" w:initials="RM">
    <w:p w14:paraId="58BCDF62" w14:textId="67A90E57" w:rsidR="00771443" w:rsidRDefault="004403B6" w:rsidP="00771443">
      <w:r>
        <w:rPr>
          <w:rStyle w:val="CommentReference"/>
        </w:rPr>
        <w:annotationRef/>
      </w:r>
      <w:r w:rsidR="00771443">
        <w:rPr>
          <w:sz w:val="20"/>
          <w:szCs w:val="20"/>
        </w:rPr>
        <w:t>Please confirm that async (general, short for asynchronous and set in regular type) and async (keyword, set in code font) are treated consistently depending on context. Same for await; I see some inconsistency in how it’s styled.</w:t>
      </w:r>
    </w:p>
  </w:comment>
  <w:comment w:id="136" w:author="Chris Krycho" w:date="2025-01-10T16:18:00Z" w:initials="CK">
    <w:p w14:paraId="0229DF23" w14:textId="77777777" w:rsidR="00A50538" w:rsidRDefault="00A50538" w:rsidP="00A50538">
      <w:r>
        <w:rPr>
          <w:rStyle w:val="CommentReference"/>
        </w:rPr>
        <w:annotationRef/>
      </w:r>
      <w:r>
        <w:rPr>
          <w:color w:val="000000"/>
          <w:sz w:val="20"/>
          <w:szCs w:val="20"/>
        </w:rPr>
        <w:t>Thanks for flagging it up. I’ll do a detailed pass—I *intended* them to be consistent, but am quite willing to believe I missed some!</w:t>
      </w:r>
    </w:p>
  </w:comment>
  <w:comment w:id="137" w:author="Rachel Monaghan" w:date="2025-01-09T10:41:00Z" w:initials="RM">
    <w:p w14:paraId="6A5F6802" w14:textId="46AE1CBB" w:rsidR="00FD4910" w:rsidRDefault="00FD4910" w:rsidP="00FD4910">
      <w:r>
        <w:rPr>
          <w:rStyle w:val="CommentReference"/>
        </w:rPr>
        <w:annotationRef/>
      </w:r>
      <w:r>
        <w:rPr>
          <w:sz w:val="20"/>
          <w:szCs w:val="20"/>
        </w:rPr>
        <w:t>Moved this up and reformatted list slightly for consistency with other chapters</w:t>
      </w:r>
    </w:p>
  </w:comment>
  <w:comment w:id="140" w:author="Rachel Monaghan" w:date="2025-01-08T14:17:00Z" w:initials="RM">
    <w:p w14:paraId="50964F67" w14:textId="77777777" w:rsidR="0091649A" w:rsidRDefault="00860388" w:rsidP="0091649A">
      <w:r>
        <w:rPr>
          <w:rStyle w:val="CommentReference"/>
        </w:rPr>
        <w:annotationRef/>
      </w:r>
      <w:r w:rsidR="0091649A">
        <w:rPr>
          <w:sz w:val="20"/>
          <w:szCs w:val="20"/>
        </w:rPr>
        <w:t xml:space="preserve">Chapter cross-references just get chapter numbers, not titles or page numbers. I’ve used the number from the previous edition but please update as needed. </w:t>
      </w:r>
    </w:p>
    <w:p w14:paraId="31710819" w14:textId="77777777" w:rsidR="0091649A" w:rsidRDefault="0091649A" w:rsidP="0091649A"/>
    <w:p w14:paraId="780433EF" w14:textId="77777777" w:rsidR="0091649A" w:rsidRDefault="0091649A" w:rsidP="0091649A">
      <w:r>
        <w:rPr>
          <w:sz w:val="20"/>
          <w:szCs w:val="20"/>
        </w:rPr>
        <w:t>In general, we could reduce the number of xrefs in this chapter or make them less granular (i.e., point to a chapter vs. a specific section and page number). Too many can become frustrating when a simple recap will suffice instead.</w:t>
      </w:r>
    </w:p>
  </w:comment>
  <w:comment w:id="141" w:author="Chris Krycho" w:date="2025-01-10T16:15:00Z" w:initials="CK">
    <w:p w14:paraId="3A134CD4" w14:textId="77777777" w:rsidR="00DB3B67" w:rsidRDefault="00F32701" w:rsidP="00DB3B67">
      <w:r>
        <w:rPr>
          <w:rStyle w:val="CommentReference"/>
        </w:rPr>
        <w:annotationRef/>
      </w:r>
      <w:r w:rsidR="00DB3B67">
        <w:rPr>
          <w:sz w:val="20"/>
          <w:szCs w:val="20"/>
        </w:rPr>
        <w:t>Makes sense to me – I wanted to err on the side of too many, figuring you’d pull it back. Thank you!</w:t>
      </w:r>
    </w:p>
  </w:comment>
  <w:comment w:id="155" w:author="Rachel Monaghan" w:date="2025-01-08T15:27:00Z" w:initials="RM">
    <w:p w14:paraId="64899413" w14:textId="0B567BF0" w:rsidR="00047E39" w:rsidRDefault="00047E39" w:rsidP="00047E39">
      <w:r>
        <w:rPr>
          <w:rStyle w:val="CommentReference"/>
        </w:rPr>
        <w:annotationRef/>
      </w:r>
      <w:r>
        <w:rPr>
          <w:sz w:val="20"/>
          <w:szCs w:val="20"/>
        </w:rPr>
        <w:t>Make sure to call out every figure in the text somewhere.</w:t>
      </w:r>
    </w:p>
  </w:comment>
  <w:comment w:id="156" w:author="Rachel Monaghan" w:date="2025-01-08T12:48:00Z" w:initials="RM">
    <w:p w14:paraId="2599F55A" w14:textId="5273C3A0" w:rsidR="007D39C8" w:rsidRDefault="00912EC3" w:rsidP="007D39C8">
      <w:r>
        <w:rPr>
          <w:rStyle w:val="CommentReference"/>
        </w:rPr>
        <w:annotationRef/>
      </w:r>
      <w:r w:rsidR="007D39C8">
        <w:rPr>
          <w:sz w:val="20"/>
          <w:szCs w:val="20"/>
        </w:rPr>
        <w:t>If you’d like to include alt text (appreciated but not required), please describe what the image depicts (such as “A diagram with arrows pointing from a figure labeled Team Member to two boxes labeled Task A and Task B”) instead of repeating the caption or running text.</w:t>
      </w:r>
    </w:p>
  </w:comment>
  <w:comment w:id="169" w:author="Rachel Monaghan" w:date="2025-01-09T10:58:00Z" w:initials="RM">
    <w:p w14:paraId="737D4365" w14:textId="42B72596" w:rsidR="00181AA5" w:rsidRDefault="00181AA5" w:rsidP="00181AA5">
      <w:r>
        <w:rPr>
          <w:rStyle w:val="CommentReference"/>
        </w:rPr>
        <w:annotationRef/>
      </w:r>
      <w:r>
        <w:rPr>
          <w:sz w:val="20"/>
          <w:szCs w:val="20"/>
        </w:rPr>
        <w:t>Maybe give a couple of specific examples above? “Some other languages, such as x and y, also use…"</w:t>
      </w:r>
    </w:p>
  </w:comment>
  <w:comment w:id="170" w:author="Chris Krycho" w:date="2025-01-13T09:34:00Z" w:initials="CK">
    <w:p w14:paraId="01C71DEE" w14:textId="77777777" w:rsidR="007F2334" w:rsidRDefault="007F2334" w:rsidP="007F2334">
      <w:r>
        <w:rPr>
          <w:rStyle w:val="CommentReference"/>
        </w:rPr>
        <w:annotationRef/>
      </w:r>
      <w:r>
        <w:rPr>
          <w:sz w:val="20"/>
          <w:szCs w:val="20"/>
        </w:rPr>
        <w:t>I haven’t yet rolled this in because there are quite a few differences between Rust futures and, say, JavaScript promises which are not just about the syntax. The syntax is the most obvious, but I also wanted to prepare readers right up front that the differences are more than “skin-deep” as it were.</w:t>
      </w:r>
    </w:p>
  </w:comment>
  <w:comment w:id="173" w:author="Rachel Monaghan" w:date="2025-01-08T12:28:00Z" w:initials="RM">
    <w:p w14:paraId="433A01A1" w14:textId="6E22924C" w:rsidR="007B0635" w:rsidRDefault="00B2301E" w:rsidP="007B0635">
      <w:r>
        <w:rPr>
          <w:rStyle w:val="CommentReference"/>
        </w:rPr>
        <w:annotationRef/>
      </w:r>
      <w:r w:rsidR="007B0635">
        <w:rPr>
          <w:sz w:val="20"/>
          <w:szCs w:val="20"/>
        </w:rPr>
        <w:t>NSP prefers to avoid singleton subheads, so I’ve promoted this to a HeadA. This is also a pretty lengthy section, so I’ve made some suggestions for HeadBs to break it up a bit; feel free to to revise.</w:t>
      </w:r>
    </w:p>
  </w:comment>
  <w:comment w:id="176" w:author="Rachel Monaghan" w:date="2025-01-09T11:15:00Z" w:initials="RM">
    <w:p w14:paraId="2FB3E142" w14:textId="3AD2DF9B" w:rsidR="00103933" w:rsidRDefault="00103933" w:rsidP="00103933">
      <w:r>
        <w:rPr>
          <w:rStyle w:val="CommentReference"/>
        </w:rPr>
        <w:annotationRef/>
      </w:r>
      <w:r>
        <w:rPr>
          <w:sz w:val="20"/>
          <w:szCs w:val="20"/>
        </w:rPr>
        <w:t>Please set user input in the shell in LiteralBold.</w:t>
      </w:r>
    </w:p>
  </w:comment>
  <w:comment w:id="178" w:author="Rachel Monaghan" w:date="2025-01-09T11:19:00Z" w:initials="RM">
    <w:p w14:paraId="421E3CD0" w14:textId="77777777" w:rsidR="00510FF3" w:rsidRDefault="00510FF3" w:rsidP="00510FF3">
      <w:r>
        <w:rPr>
          <w:rStyle w:val="CommentReference"/>
        </w:rPr>
        <w:annotationRef/>
      </w:r>
      <w:r>
        <w:rPr>
          <w:color w:val="000000"/>
          <w:sz w:val="20"/>
          <w:szCs w:val="20"/>
        </w:rPr>
        <w:t>As with figures and tables, please make sure to call out listing numbers in the text before the listing.</w:t>
      </w:r>
    </w:p>
  </w:comment>
  <w:comment w:id="179" w:author="Rachel Monaghan" w:date="2025-01-08T12:50:00Z" w:initials="RM">
    <w:p w14:paraId="3DF316A2" w14:textId="71EEEA8F" w:rsidR="00912EC3" w:rsidRDefault="00912EC3" w:rsidP="00912EC3">
      <w:r>
        <w:rPr>
          <w:rStyle w:val="CommentReference"/>
        </w:rPr>
        <w:annotationRef/>
      </w:r>
      <w:r>
        <w:rPr>
          <w:sz w:val="20"/>
          <w:szCs w:val="20"/>
        </w:rPr>
        <w:t>No need to include the text “Filename:" in the code label</w:t>
      </w:r>
    </w:p>
  </w:comment>
  <w:comment w:id="180" w:author="Chris Krycho" w:date="2025-01-13T12:28:00Z" w:initials="CK">
    <w:p w14:paraId="685E43CC" w14:textId="77777777" w:rsidR="00AA46B8" w:rsidRDefault="00AA46B8" w:rsidP="00AA46B8">
      <w:r>
        <w:rPr>
          <w:rStyle w:val="CommentReference"/>
        </w:rPr>
        <w:annotationRef/>
      </w:r>
      <w:r>
        <w:rPr>
          <w:color w:val="000000"/>
          <w:sz w:val="20"/>
          <w:szCs w:val="20"/>
        </w:rPr>
        <w:t>I wrote the wrong thing here originally (request instead of response).</w:t>
      </w:r>
    </w:p>
  </w:comment>
  <w:comment w:id="185" w:author="Chris Krycho" w:date="2025-01-13T13:00:00Z" w:initials="CK">
    <w:p w14:paraId="2320BAA8" w14:textId="77777777" w:rsidR="009A2D4E" w:rsidRDefault="009A2D4E" w:rsidP="009A2D4E">
      <w:r>
        <w:rPr>
          <w:rStyle w:val="CommentReference"/>
        </w:rPr>
        <w:annotationRef/>
      </w:r>
      <w:r>
        <w:rPr>
          <w:color w:val="000000"/>
          <w:sz w:val="20"/>
          <w:szCs w:val="20"/>
        </w:rPr>
        <w:t>A typo from an older version of the text before I renamed this to be shorter.</w:t>
      </w:r>
    </w:p>
  </w:comment>
  <w:comment w:id="196" w:author="Chris Krycho" w:date="2025-01-16T16:58:00Z" w:initials="CK">
    <w:p w14:paraId="2A6B81E8" w14:textId="77777777" w:rsidR="002C3932" w:rsidRDefault="002C3932" w:rsidP="002C3932">
      <w:r>
        <w:rPr>
          <w:rStyle w:val="CommentReference"/>
        </w:rPr>
        <w:annotationRef/>
      </w:r>
      <w:r>
        <w:rPr>
          <w:color w:val="000000"/>
          <w:sz w:val="20"/>
          <w:szCs w:val="20"/>
        </w:rPr>
        <w:t>I’m happy to keep iterating on this, but I didn’t like “calling” because we really are fetching-and-parsing-and-scraping or something.</w:t>
      </w:r>
    </w:p>
  </w:comment>
  <w:comment w:id="202" w:author="Rachel Monaghan" w:date="2025-01-09T15:13:00Z" w:initials="RM">
    <w:p w14:paraId="5B7B4606" w14:textId="755189DA" w:rsidR="004C1B99" w:rsidRDefault="004C1B99" w:rsidP="004C1B99">
      <w:r>
        <w:rPr>
          <w:rStyle w:val="CommentReference"/>
        </w:rPr>
        <w:annotationRef/>
      </w:r>
      <w:r>
        <w:rPr>
          <w:sz w:val="20"/>
          <w:szCs w:val="20"/>
        </w:rPr>
        <w:t xml:space="preserve">Please make sure this term is styled consistently throughout. </w:t>
      </w:r>
    </w:p>
  </w:comment>
  <w:comment w:id="203" w:author="Chris Krycho" w:date="2025-01-13T17:20:00Z" w:initials="CK">
    <w:p w14:paraId="7AAE5E17" w14:textId="77777777" w:rsidR="00C21AB4" w:rsidRDefault="00C21AB4" w:rsidP="00C21AB4">
      <w:r>
        <w:rPr>
          <w:rStyle w:val="CommentReference"/>
        </w:rPr>
        <w:annotationRef/>
      </w:r>
      <w:r>
        <w:rPr>
          <w:color w:val="000000"/>
          <w:sz w:val="20"/>
          <w:szCs w:val="20"/>
        </w:rPr>
        <w:t>Thank you for flagging this—just updated this and the one other place I had it confused.</w:t>
      </w:r>
    </w:p>
  </w:comment>
  <w:comment w:id="206" w:author="Chris Krycho" w:date="2025-01-13T17:23:00Z" w:initials="CK">
    <w:p w14:paraId="58319264" w14:textId="77777777" w:rsidR="00E43D02" w:rsidRDefault="00E43D02" w:rsidP="00E43D02">
      <w:r>
        <w:rPr>
          <w:rStyle w:val="CommentReference"/>
        </w:rPr>
        <w:annotationRef/>
      </w:r>
      <w:r>
        <w:rPr>
          <w:color w:val="000000"/>
          <w:sz w:val="20"/>
          <w:szCs w:val="20"/>
        </w:rPr>
        <w:t>I was intentionally framing this whole sentence as a positive (we want Rust users to feel that the borrow checker is an ally, rather than something to “fight”), so I am suggesting going with “and” here, as I think that helps convey that feeling more.</w:t>
      </w:r>
    </w:p>
  </w:comment>
  <w:comment w:id="215" w:author="Rachel Monaghan" w:date="2025-01-08T12:33:00Z" w:initials="RM">
    <w:p w14:paraId="5DE64205" w14:textId="4E91A08A" w:rsidR="008C5F09" w:rsidRDefault="00167064" w:rsidP="008C5F09">
      <w:r>
        <w:rPr>
          <w:rStyle w:val="CommentReference"/>
        </w:rPr>
        <w:annotationRef/>
      </w:r>
      <w:r w:rsidR="008C5F09">
        <w:rPr>
          <w:sz w:val="20"/>
          <w:szCs w:val="20"/>
        </w:rPr>
        <w:t>Is there a more specific or descriptive heading you can use, such as the one from Chapter 16 you reference below? “Spawning a New Task with async”? “Counting Up on Two Tasks”?</w:t>
      </w:r>
    </w:p>
  </w:comment>
  <w:comment w:id="224" w:author="Rachel Monaghan" w:date="2025-01-08T12:32:00Z" w:initials="RM">
    <w:p w14:paraId="7B35CF59" w14:textId="5C5B703A" w:rsidR="008C5F09" w:rsidRDefault="00167064" w:rsidP="008C5F09">
      <w:r>
        <w:rPr>
          <w:rStyle w:val="CommentReference"/>
        </w:rPr>
        <w:annotationRef/>
      </w:r>
      <w:r w:rsidR="008C5F09">
        <w:rPr>
          <w:sz w:val="20"/>
          <w:szCs w:val="20"/>
        </w:rPr>
        <w:t>with two what? tasks? loops?</w:t>
      </w:r>
    </w:p>
  </w:comment>
  <w:comment w:id="229" w:author="Rachel Monaghan" w:date="2025-01-08T12:36:00Z" w:initials="RM">
    <w:p w14:paraId="0CCC35C1" w14:textId="77777777" w:rsidR="007B0635" w:rsidRDefault="005F13B4" w:rsidP="007B0635">
      <w:r>
        <w:rPr>
          <w:rStyle w:val="CommentReference"/>
        </w:rPr>
        <w:annotationRef/>
      </w:r>
      <w:r w:rsidR="007B0635">
        <w:rPr>
          <w:sz w:val="20"/>
          <w:szCs w:val="20"/>
        </w:rPr>
        <w:t>Same comment as earlier; can you use a more descriptive heading like the one referenced below: “Using Message Passing to Share Data Between Futures”?</w:t>
      </w:r>
    </w:p>
  </w:comment>
  <w:comment w:id="230" w:author="Chris Krycho" w:date="2025-01-14T09:53:00Z" w:initials="CK">
    <w:p w14:paraId="5DC00BDC" w14:textId="77777777" w:rsidR="00EE6D32" w:rsidRDefault="00EE6D32" w:rsidP="00EE6D32">
      <w:r>
        <w:rPr>
          <w:rStyle w:val="CommentReference"/>
        </w:rPr>
        <w:annotationRef/>
      </w:r>
      <w:r>
        <w:rPr>
          <w:color w:val="000000"/>
          <w:sz w:val="20"/>
          <w:szCs w:val="20"/>
        </w:rPr>
        <w:t>This is being updated as part of the revision, so I’m using the updated title here. (You’ll have the updates to the rest of the book shortly after I finish the edits on this chapter!)</w:t>
      </w:r>
    </w:p>
  </w:comment>
  <w:comment w:id="233" w:author="Rachel Monaghan" w:date="2025-01-09T19:21:00Z" w:initials="RM">
    <w:p w14:paraId="7482455C" w14:textId="724FBB18" w:rsidR="004369DC" w:rsidRDefault="004369DC" w:rsidP="004369DC">
      <w:r>
        <w:rPr>
          <w:rStyle w:val="CommentReference"/>
        </w:rPr>
        <w:annotationRef/>
      </w:r>
      <w:r>
        <w:rPr>
          <w:color w:val="000000"/>
          <w:sz w:val="20"/>
          <w:szCs w:val="20"/>
        </w:rPr>
        <w:t>Future/future is treated inconsistently throughout.</w:t>
      </w:r>
    </w:p>
  </w:comment>
  <w:comment w:id="234" w:author="Chris Krycho" w:date="2025-01-14T10:04:00Z" w:initials="CK">
    <w:p w14:paraId="609305AF" w14:textId="77777777" w:rsidR="00223BA0" w:rsidRDefault="00223BA0" w:rsidP="00223BA0">
      <w:r>
        <w:rPr>
          <w:rStyle w:val="CommentReference"/>
        </w:rPr>
        <w:annotationRef/>
      </w:r>
      <w:r>
        <w:rPr>
          <w:color w:val="000000"/>
          <w:sz w:val="20"/>
          <w:szCs w:val="20"/>
        </w:rPr>
        <w:t>Thank you! I’ll check it throughout the rest of the text as well.</w:t>
      </w:r>
    </w:p>
  </w:comment>
  <w:comment w:id="239" w:author="Chris Krycho" w:date="2025-01-14T10:10:00Z" w:initials="CK">
    <w:p w14:paraId="2290FF5B" w14:textId="77777777" w:rsidR="00223BA0" w:rsidRDefault="00223BA0" w:rsidP="00223BA0">
      <w:r>
        <w:rPr>
          <w:rStyle w:val="CommentReference"/>
        </w:rPr>
        <w:annotationRef/>
      </w:r>
      <w:r>
        <w:rPr>
          <w:color w:val="000000"/>
          <w:sz w:val="20"/>
          <w:szCs w:val="20"/>
        </w:rPr>
        <w:t>I expect there’s a style to use for keyboard input—should this be LiteralBold? (I checked the style guide and that’s the closest match I saw.)</w:t>
      </w:r>
    </w:p>
  </w:comment>
  <w:comment w:id="243" w:author="Rachel Monaghan" w:date="2025-01-09T17:10:00Z" w:initials="RM">
    <w:p w14:paraId="27C83650" w14:textId="5B1FE92D" w:rsidR="0091649A" w:rsidRDefault="002D75B0" w:rsidP="0091649A">
      <w:r>
        <w:rPr>
          <w:rStyle w:val="CommentReference"/>
        </w:rPr>
        <w:annotationRef/>
      </w:r>
      <w:r w:rsidR="0091649A">
        <w:rPr>
          <w:sz w:val="20"/>
          <w:szCs w:val="20"/>
        </w:rPr>
        <w:t xml:space="preserve">Xref necessary?  </w:t>
      </w:r>
    </w:p>
  </w:comment>
  <w:comment w:id="244" w:author="Chris Krycho" w:date="2025-01-14T10:32:00Z" w:initials="CK">
    <w:p w14:paraId="3FE60BE8" w14:textId="77777777" w:rsidR="00025E0B" w:rsidRDefault="00025E0B" w:rsidP="00025E0B">
      <w:r>
        <w:rPr>
          <w:rStyle w:val="CommentReference"/>
        </w:rPr>
        <w:annotationRef/>
      </w:r>
      <w:r>
        <w:rPr>
          <w:color w:val="000000"/>
          <w:sz w:val="20"/>
          <w:szCs w:val="20"/>
        </w:rPr>
        <w:t>I would mildly lean toward yes, given folks really may want to jump back to look at it.</w:t>
      </w:r>
    </w:p>
  </w:comment>
  <w:comment w:id="249" w:author="Rachel Monaghan" w:date="2025-01-09T15:21:00Z" w:initials="RM">
    <w:p w14:paraId="37486130" w14:textId="6BF9E521" w:rsidR="007B0635" w:rsidRDefault="00F556E5" w:rsidP="007B0635">
      <w:r>
        <w:rPr>
          <w:rStyle w:val="CommentReference"/>
        </w:rPr>
        <w:annotationRef/>
      </w:r>
      <w:r w:rsidR="007B0635">
        <w:rPr>
          <w:sz w:val="20"/>
          <w:szCs w:val="20"/>
        </w:rPr>
        <w:t>See same term just above; which is the proper style convention?</w:t>
      </w:r>
    </w:p>
  </w:comment>
  <w:comment w:id="250" w:author="Chris Krycho" w:date="2025-01-14T10:33:00Z" w:initials="CK">
    <w:p w14:paraId="54C5AB8A" w14:textId="77777777" w:rsidR="00025E0B" w:rsidRDefault="00025E0B" w:rsidP="00025E0B">
      <w:r>
        <w:rPr>
          <w:rStyle w:val="CommentReference"/>
        </w:rPr>
        <w:annotationRef/>
      </w:r>
      <w:r>
        <w:rPr>
          <w:sz w:val="20"/>
          <w:szCs w:val="20"/>
        </w:rPr>
        <w:t>This is a tricky one, input welcome: I think of “async block” as a general concept we use throughout, but in this case am trying to distinguish specifically between the `async { }` and `async move { }` syntaxes, so chose to distinguish it here specifically where I normally do not. I tried rephrasing the sentence so that they are right next to each other and do not use the word “block” with them for consistency, but am very much open to other approaches as well. What do you think?</w:t>
      </w:r>
    </w:p>
  </w:comment>
  <w:comment w:id="256" w:author="Rachel Monaghan" w:date="2025-01-09T15:26:00Z" w:initials="RM">
    <w:p w14:paraId="6FC4D1D3" w14:textId="5244DC8C" w:rsidR="007B0635" w:rsidRDefault="007B0635" w:rsidP="007B0635">
      <w:r>
        <w:rPr>
          <w:rStyle w:val="CommentReference"/>
        </w:rPr>
        <w:annotationRef/>
      </w:r>
      <w:r>
        <w:rPr>
          <w:sz w:val="20"/>
          <w:szCs w:val="20"/>
        </w:rPr>
        <w:t>Moved code explanation after the listing per NSP style.</w:t>
      </w:r>
    </w:p>
  </w:comment>
  <w:comment w:id="258" w:author="Rachel Monaghan" w:date="2025-01-09T15:59:00Z" w:initials="RM">
    <w:p w14:paraId="24168F38" w14:textId="77777777" w:rsidR="00BA1C4A" w:rsidRDefault="00BA1C4A" w:rsidP="00BA1C4A">
      <w:r>
        <w:rPr>
          <w:rStyle w:val="CommentReference"/>
        </w:rPr>
        <w:annotationRef/>
      </w:r>
      <w:r>
        <w:rPr>
          <w:color w:val="000000"/>
          <w:sz w:val="20"/>
          <w:szCs w:val="20"/>
        </w:rPr>
        <w:t>Is this correct as a new section or is it part of the “Combining Concurrency with Async” one?</w:t>
      </w:r>
    </w:p>
  </w:comment>
  <w:comment w:id="259" w:author="Chris Krycho" w:date="2025-01-14T10:52:00Z" w:initials="CK">
    <w:p w14:paraId="4FAF817A" w14:textId="77777777" w:rsidR="001137D4" w:rsidRDefault="00A26B15" w:rsidP="001137D4">
      <w:r>
        <w:rPr>
          <w:rStyle w:val="CommentReference"/>
        </w:rPr>
        <w:annotationRef/>
      </w:r>
      <w:r w:rsidR="001137D4">
        <w:rPr>
          <w:sz w:val="20"/>
          <w:szCs w:val="20"/>
        </w:rPr>
        <w:t>I had originally drafted it as a genuinely new section, but I could see it going either way! It does kind of feel like a continuation of the previous section, now that I’m rereading it. The two reasons I had it as a separate major section previously:</w:t>
      </w:r>
      <w:r w:rsidR="001137D4">
        <w:rPr>
          <w:sz w:val="20"/>
          <w:szCs w:val="20"/>
        </w:rPr>
        <w:cr/>
      </w:r>
      <w:r w:rsidR="001137D4">
        <w:rPr>
          <w:sz w:val="20"/>
          <w:szCs w:val="20"/>
        </w:rPr>
        <w:cr/>
        <w:t xml:space="preserve">1. Combined, these two sections would be the single longest section in the book. That was particularly noticeable on </w:t>
      </w:r>
      <w:r w:rsidR="001137D4">
        <w:rPr>
          <w:sz w:val="20"/>
          <w:szCs w:val="20"/>
        </w:rPr>
        <w:cr/>
        <w:t>2. There is a shift in depth, from “just getting the hang of the basics” to “dealing with more complicated stuff by way of combinations of futures”.</w:t>
      </w:r>
      <w:r w:rsidR="001137D4">
        <w:rPr>
          <w:sz w:val="20"/>
          <w:szCs w:val="20"/>
        </w:rPr>
        <w:cr/>
      </w:r>
      <w:r w:rsidR="001137D4">
        <w:rPr>
          <w:sz w:val="20"/>
          <w:szCs w:val="20"/>
        </w:rPr>
        <w:cr/>
        <w:t>I think at a minimum, it needs a better title, and I don’t have any strong objection to treating them as one long section (I’ll need to make some tweaks to the online version bundled with Rust itself, but that’s fine!). Let me know what you think!</w:t>
      </w:r>
    </w:p>
  </w:comment>
  <w:comment w:id="261" w:author="Rachel Monaghan" w:date="2025-01-09T15:32:00Z" w:initials="RM">
    <w:p w14:paraId="256DDCB3" w14:textId="4857E7EA" w:rsidR="002D75B0" w:rsidRDefault="008544DB" w:rsidP="002D75B0">
      <w:r>
        <w:rPr>
          <w:rStyle w:val="CommentReference"/>
        </w:rPr>
        <w:annotationRef/>
      </w:r>
      <w:r w:rsidR="002D75B0">
        <w:rPr>
          <w:sz w:val="20"/>
          <w:szCs w:val="20"/>
        </w:rPr>
        <w:t>We’re limited to 78 character for regular code and 95 for CodeWide, so please insert breaks where appropriate for all long code lines throughout the chapter.</w:t>
      </w:r>
    </w:p>
  </w:comment>
  <w:comment w:id="262" w:author="Chris Krycho" w:date="2025-01-14T16:17:00Z" w:initials="CK">
    <w:p w14:paraId="0AF8CCEC" w14:textId="77777777" w:rsidR="001137D4" w:rsidRDefault="001137D4" w:rsidP="001137D4">
      <w:r>
        <w:rPr>
          <w:rStyle w:val="CommentReference"/>
        </w:rPr>
        <w:annotationRef/>
      </w:r>
      <w:r>
        <w:rPr>
          <w:color w:val="000000"/>
          <w:sz w:val="20"/>
          <w:szCs w:val="20"/>
        </w:rPr>
        <w:t>Very good. In cases where this is duplicating output from the Rust compiler, should we format it to simply “hard wrap” the way it might in a too-narrow terminal, or in a way that will “look nice”? Here, I have gone with the former, but I can adjust as appropriate.</w:t>
      </w:r>
    </w:p>
  </w:comment>
  <w:comment w:id="264" w:author="Rachel Monaghan" w:date="2025-01-09T15:33:00Z" w:initials="RM">
    <w:p w14:paraId="366B9262" w14:textId="6989CFE9" w:rsidR="008544DB" w:rsidRDefault="008544DB" w:rsidP="008544DB">
      <w:r>
        <w:rPr>
          <w:rStyle w:val="CommentReference"/>
        </w:rPr>
        <w:annotationRef/>
      </w:r>
      <w:r>
        <w:rPr>
          <w:color w:val="000000"/>
          <w:sz w:val="20"/>
          <w:szCs w:val="20"/>
        </w:rPr>
        <w:t>the futures?</w:t>
      </w:r>
    </w:p>
  </w:comment>
  <w:comment w:id="265" w:author="Chris Krycho" w:date="2025-01-14T16:19:00Z" w:initials="CK">
    <w:p w14:paraId="03831EA2" w14:textId="77777777" w:rsidR="003E502A" w:rsidRDefault="003E502A" w:rsidP="003E502A">
      <w:r>
        <w:rPr>
          <w:rStyle w:val="CommentReference"/>
        </w:rPr>
        <w:annotationRef/>
      </w:r>
      <w:r>
        <w:rPr>
          <w:color w:val="000000"/>
          <w:sz w:val="20"/>
          <w:szCs w:val="20"/>
        </w:rPr>
        <w:t>Ah, thank you—“the futures” would work but I went with “the async blocks” because those are what produce the futures.</w:t>
      </w:r>
    </w:p>
  </w:comment>
  <w:comment w:id="271" w:author="Chris Krycho" w:date="2025-01-14T16:35:00Z" w:initials="CK">
    <w:p w14:paraId="10C6ACFF" w14:textId="77777777" w:rsidR="0021513F" w:rsidRDefault="0021513F" w:rsidP="0021513F">
      <w:r>
        <w:rPr>
          <w:rStyle w:val="CommentReference"/>
        </w:rPr>
        <w:annotationRef/>
      </w:r>
      <w:r>
        <w:rPr>
          <w:color w:val="000000"/>
          <w:sz w:val="20"/>
          <w:szCs w:val="20"/>
        </w:rPr>
        <w:t>This conveys the gist, but I am at present not particularly happy with the wording!</w:t>
      </w:r>
    </w:p>
  </w:comment>
  <w:comment w:id="284" w:author="Rachel Monaghan" w:date="2025-01-09T17:10:00Z" w:initials="RM">
    <w:p w14:paraId="245BC406" w14:textId="2D0B82CE" w:rsidR="002D75B0" w:rsidRDefault="002D75B0" w:rsidP="002D75B0">
      <w:r>
        <w:rPr>
          <w:rStyle w:val="CommentReference"/>
        </w:rPr>
        <w:annotationRef/>
      </w:r>
      <w:r>
        <w:rPr>
          <w:sz w:val="20"/>
          <w:szCs w:val="20"/>
        </w:rPr>
        <w:t>Xref needed?</w:t>
      </w:r>
    </w:p>
  </w:comment>
  <w:comment w:id="285" w:author="Chris Krycho" w:date="2025-01-17T08:41:00Z" w:initials="CK">
    <w:p w14:paraId="4FEB4BE8" w14:textId="77777777" w:rsidR="00DB3B67" w:rsidRDefault="00DB3B67" w:rsidP="00DB3B67">
      <w:r>
        <w:rPr>
          <w:rStyle w:val="CommentReference"/>
        </w:rPr>
        <w:annotationRef/>
      </w:r>
      <w:r>
        <w:rPr>
          <w:color w:val="000000"/>
          <w:sz w:val="20"/>
          <w:szCs w:val="20"/>
        </w:rPr>
        <w:t>Probably—this was a *long* time ago in the span of the whole book.</w:t>
      </w:r>
    </w:p>
  </w:comment>
  <w:comment w:id="286" w:author="Rachel Monaghan" w:date="2025-01-09T15:37:00Z" w:initials="RM">
    <w:p w14:paraId="53B88178" w14:textId="2FEA7BD5" w:rsidR="0091649A" w:rsidRDefault="000761E7" w:rsidP="0091649A">
      <w:r>
        <w:rPr>
          <w:rStyle w:val="CommentReference"/>
        </w:rPr>
        <w:annotationRef/>
      </w:r>
      <w:r w:rsidR="0091649A">
        <w:rPr>
          <w:sz w:val="20"/>
          <w:szCs w:val="20"/>
        </w:rPr>
        <w:t>Perhaps “that will remain anonymous”?</w:t>
      </w:r>
    </w:p>
  </w:comment>
  <w:comment w:id="287" w:author="Chris Krycho" w:date="2025-01-15T08:09:00Z" w:initials="CK">
    <w:p w14:paraId="025832CA" w14:textId="77777777" w:rsidR="00D56051" w:rsidRDefault="00D56051" w:rsidP="00D56051">
      <w:r>
        <w:rPr>
          <w:rStyle w:val="CommentReference"/>
        </w:rPr>
        <w:annotationRef/>
      </w:r>
      <w:r>
        <w:rPr>
          <w:color w:val="000000"/>
          <w:sz w:val="20"/>
          <w:szCs w:val="20"/>
        </w:rPr>
        <w:t>Hmm, good question. It’s not *quite* their anonymity that I have in mind—more that the *only* thing we know about them is that they implement `Future` with the same `Output` type. 🤔 I’m offering a suggested revision here, but not strongly committed to this!</w:t>
      </w:r>
    </w:p>
  </w:comment>
  <w:comment w:id="296" w:author="Rachel Monaghan" w:date="2025-01-09T16:04:00Z" w:initials="RM">
    <w:p w14:paraId="3A947D37" w14:textId="366B63F9" w:rsidR="004F6E2F" w:rsidRDefault="004F6E2F" w:rsidP="004F6E2F">
      <w:r>
        <w:rPr>
          <w:rStyle w:val="CommentReference"/>
        </w:rPr>
        <w:annotationRef/>
      </w:r>
      <w:r>
        <w:rPr>
          <w:color w:val="000000"/>
          <w:sz w:val="20"/>
          <w:szCs w:val="20"/>
        </w:rPr>
        <w:t>What does “them” refer to here?</w:t>
      </w:r>
    </w:p>
  </w:comment>
  <w:comment w:id="297" w:author="Chris Krycho" w:date="2025-01-15T11:25:00Z" w:initials="CK">
    <w:p w14:paraId="7002A891" w14:textId="77777777" w:rsidR="005938B0" w:rsidRDefault="005938B0" w:rsidP="005938B0">
      <w:r>
        <w:rPr>
          <w:rStyle w:val="CommentReference"/>
        </w:rPr>
        <w:annotationRef/>
      </w:r>
      <w:r>
        <w:rPr>
          <w:color w:val="000000"/>
          <w:sz w:val="20"/>
          <w:szCs w:val="20"/>
        </w:rPr>
        <w:t>Corrected it – let me know if that still seems unclear to you!</w:t>
      </w:r>
    </w:p>
  </w:comment>
  <w:comment w:id="302" w:author="Rachel Monaghan" w:date="2025-01-09T21:07:00Z" w:initials="RM">
    <w:p w14:paraId="17CFC044" w14:textId="7B7C7738" w:rsidR="0091649A" w:rsidRDefault="007B736E" w:rsidP="0091649A">
      <w:r>
        <w:rPr>
          <w:rStyle w:val="CommentReference"/>
        </w:rPr>
        <w:annotationRef/>
      </w:r>
      <w:r w:rsidR="0091649A">
        <w:rPr>
          <w:sz w:val="20"/>
          <w:szCs w:val="20"/>
        </w:rPr>
        <w:t>Just a suggestion for a more descriptive head; feel free to change</w:t>
      </w:r>
    </w:p>
  </w:comment>
  <w:comment w:id="303" w:author="Chris Krycho" w:date="2025-01-15T12:12:00Z" w:initials="CK">
    <w:p w14:paraId="7140CDB9" w14:textId="77777777" w:rsidR="00DB3B67" w:rsidRDefault="001648BF" w:rsidP="00DB3B67">
      <w:r>
        <w:rPr>
          <w:rStyle w:val="CommentReference"/>
        </w:rPr>
        <w:annotationRef/>
      </w:r>
      <w:r w:rsidR="00DB3B67">
        <w:rPr>
          <w:sz w:val="20"/>
          <w:szCs w:val="20"/>
        </w:rPr>
        <w:t>Oh, I like this *way* better. 👍🏼 I inverted and dropped “Introducing” because this ends up being the header for the whole section on streams, so calling it “Introducing” felt a little weird—especially because *all* of these sections are “introducing”.</w:t>
      </w:r>
    </w:p>
  </w:comment>
  <w:comment w:id="305" w:author="Chris Krycho" w:date="2025-01-15T13:32:00Z" w:initials="CK">
    <w:p w14:paraId="340C4D08" w14:textId="0C8B1264" w:rsidR="002540E8" w:rsidRDefault="002540E8" w:rsidP="002540E8">
      <w:r>
        <w:rPr>
          <w:rStyle w:val="CommentReference"/>
        </w:rPr>
        <w:annotationRef/>
      </w:r>
      <w:r>
        <w:rPr>
          <w:color w:val="000000"/>
          <w:sz w:val="20"/>
          <w:szCs w:val="20"/>
        </w:rPr>
        <w:t>The reason for the original “in the Rust ecosystem” verbiage is that `Stream` is _not_ part of the standard library. I am trying to tackle that in a slightly different way here; let me know what you think. (I think this is definitely an improvement on what came before, at a minimum.)</w:t>
      </w:r>
    </w:p>
  </w:comment>
  <w:comment w:id="325" w:author="Chris Krycho" w:date="2025-01-16T07:25:00Z" w:initials="CK">
    <w:p w14:paraId="2F6ABB51" w14:textId="77777777" w:rsidR="00545E91" w:rsidRDefault="00545E91" w:rsidP="00545E91">
      <w:r>
        <w:rPr>
          <w:rStyle w:val="CommentReference"/>
        </w:rPr>
        <w:annotationRef/>
      </w:r>
      <w:r>
        <w:rPr>
          <w:color w:val="000000"/>
          <w:sz w:val="20"/>
          <w:szCs w:val="20"/>
        </w:rPr>
        <w:t>I like this tweak overall, but it’s important that we not use the phrase “Async Traits”, because that is a term with some history in Rust as a shorthand for a set of features around using async within traits, and also has some overlap with traits which include “Async” in their names. We do not cover any of that in this chapter, but I want to avoid muddying the waters. I’m very happy to iterate further on this phrasing, though!</w:t>
      </w:r>
    </w:p>
  </w:comment>
  <w:comment w:id="331" w:author="Rachel Monaghan" w:date="2025-01-09T18:03:00Z" w:initials="RM">
    <w:p w14:paraId="50F0B637" w14:textId="044AF98A" w:rsidR="0091649A" w:rsidRDefault="00536D65" w:rsidP="0091649A">
      <w:r>
        <w:rPr>
          <w:rStyle w:val="CommentReference"/>
        </w:rPr>
        <w:annotationRef/>
      </w:r>
      <w:r w:rsidR="0091649A">
        <w:rPr>
          <w:sz w:val="20"/>
          <w:szCs w:val="20"/>
        </w:rPr>
        <w:t>Clarify “It”—Poll means something quite different from Option? Or should this read “</w:t>
      </w:r>
      <w:r w:rsidR="0091649A">
        <w:rPr>
          <w:i/>
          <w:iCs/>
          <w:sz w:val="20"/>
          <w:szCs w:val="20"/>
        </w:rPr>
        <w:t>They</w:t>
      </w:r>
      <w:r w:rsidR="0091649A">
        <w:rPr>
          <w:sz w:val="20"/>
          <w:szCs w:val="20"/>
        </w:rPr>
        <w:t xml:space="preserve"> mean something…” referring to Ready&lt;T&gt; and Pending?</w:t>
      </w:r>
    </w:p>
  </w:comment>
  <w:comment w:id="338" w:author="Rachel Monaghan" w:date="2025-01-08T13:02:00Z" w:initials="RM">
    <w:p w14:paraId="34700B90" w14:textId="34DB8F72" w:rsidR="000511F6" w:rsidRDefault="000511F6" w:rsidP="000511F6">
      <w:r>
        <w:rPr>
          <w:rStyle w:val="CommentReference"/>
        </w:rPr>
        <w:annotationRef/>
      </w:r>
      <w:r>
        <w:rPr>
          <w:color w:val="000000"/>
          <w:sz w:val="20"/>
          <w:szCs w:val="20"/>
        </w:rPr>
        <w:t>Edited for parallelism. All subheads within a section should align grammatically (e.g., all starting with verbs or all nouns).</w:t>
      </w:r>
    </w:p>
  </w:comment>
  <w:comment w:id="339" w:author="Rachel Monaghan" w:date="2025-01-09T19:28:00Z" w:initials="RM">
    <w:p w14:paraId="6453818E" w14:textId="77777777" w:rsidR="0091649A" w:rsidRDefault="00A6762E" w:rsidP="0091649A">
      <w:r>
        <w:rPr>
          <w:rStyle w:val="CommentReference"/>
        </w:rPr>
        <w:annotationRef/>
      </w:r>
      <w:r w:rsidR="0091649A">
        <w:rPr>
          <w:sz w:val="20"/>
          <w:szCs w:val="20"/>
        </w:rPr>
        <w:t>Subj/verb agreement issue here: Should it be “requires that the types [plural] of the items in the collection all implement” or “that the items in the collection all implement”?</w:t>
      </w:r>
    </w:p>
  </w:comment>
  <w:comment w:id="340" w:author="Chris Krycho" w:date="2025-01-16T08:48:00Z" w:initials="CK">
    <w:p w14:paraId="5EB779E8" w14:textId="77777777" w:rsidR="007902CC" w:rsidRDefault="007902CC" w:rsidP="007902CC">
      <w:r>
        <w:rPr>
          <w:rStyle w:val="CommentReference"/>
        </w:rPr>
        <w:annotationRef/>
      </w:r>
      <w:r>
        <w:rPr>
          <w:color w:val="000000"/>
          <w:sz w:val="20"/>
          <w:szCs w:val="20"/>
        </w:rPr>
        <w:t>“types”—thanks!</w:t>
      </w:r>
    </w:p>
  </w:comment>
  <w:comment w:id="344" w:author="Rachel Monaghan" w:date="2025-01-09T20:06:00Z" w:initials="RM">
    <w:p w14:paraId="5262D8B5" w14:textId="4D8260E9" w:rsidR="003343B7" w:rsidRDefault="003343B7" w:rsidP="003343B7">
      <w:r>
        <w:rPr>
          <w:rStyle w:val="CommentReference"/>
        </w:rPr>
        <w:annotationRef/>
      </w:r>
      <w:r>
        <w:rPr>
          <w:sz w:val="20"/>
          <w:szCs w:val="20"/>
        </w:rPr>
        <w:t>Check edits here for meaning; original was hard to parse and I’ve tried to make this more concise.</w:t>
      </w:r>
    </w:p>
  </w:comment>
  <w:comment w:id="345" w:author="Chris Krycho" w:date="2025-01-16T10:00:00Z" w:initials="CK">
    <w:p w14:paraId="122C873A" w14:textId="77777777" w:rsidR="00933DE6" w:rsidRDefault="00933DE6" w:rsidP="00933DE6">
      <w:r>
        <w:rPr>
          <w:rStyle w:val="CommentReference"/>
        </w:rPr>
        <w:annotationRef/>
      </w:r>
      <w:r>
        <w:rPr>
          <w:color w:val="000000"/>
          <w:sz w:val="20"/>
          <w:szCs w:val="20"/>
        </w:rPr>
        <w:t>This is a heck of an impressive edit. I struggled for ages to compress it even as far as I had, and this goes way further and way beyond what I managed. 👏🏼</w:t>
      </w:r>
    </w:p>
  </w:comment>
  <w:comment w:id="355" w:author="Chris Krycho" w:date="2025-01-16T13:09:00Z" w:initials="CK">
    <w:p w14:paraId="13F86E1C" w14:textId="77777777" w:rsidR="00F6509C" w:rsidRDefault="00F6509C" w:rsidP="00F6509C">
      <w:r>
        <w:rPr>
          <w:rStyle w:val="CommentReference"/>
        </w:rPr>
        <w:annotationRef/>
      </w:r>
      <w:r>
        <w:rPr>
          <w:color w:val="000000"/>
          <w:sz w:val="20"/>
          <w:szCs w:val="20"/>
        </w:rPr>
        <w:t>Without this, it was ambiguous whether the *reference* being in safe code was at issue or whether the safe code applied to the whole phrase.</w:t>
      </w:r>
    </w:p>
  </w:comment>
  <w:comment w:id="372" w:author="Chris Krycho" w:date="2025-01-16T14:43:00Z" w:initials="CK">
    <w:p w14:paraId="622C2969" w14:textId="77777777" w:rsidR="00E82E35" w:rsidRDefault="00E82E35" w:rsidP="00E82E35">
      <w:r>
        <w:rPr>
          <w:rStyle w:val="CommentReference"/>
        </w:rPr>
        <w:annotationRef/>
      </w:r>
      <w:r>
        <w:rPr>
          <w:color w:val="000000"/>
          <w:sz w:val="20"/>
          <w:szCs w:val="20"/>
        </w:rPr>
        <w:t>I’d be happy to rephrase, but looking at the rest of the paragraph after edits, I think we need something to qualify this. Otherwise, it ends up reading as a statement of how things *do* work, rather than how they *would* work without Unpin. Thoughts?</w:t>
      </w:r>
    </w:p>
  </w:comment>
  <w:comment w:id="379" w:author="Rachel Monaghan" w:date="2025-01-09T20:55:00Z" w:initials="RM">
    <w:p w14:paraId="031805B4" w14:textId="10C71771" w:rsidR="005D2131" w:rsidRDefault="005D2131" w:rsidP="005D2131">
      <w:r>
        <w:rPr>
          <w:rStyle w:val="CommentReference"/>
        </w:rPr>
        <w:annotationRef/>
      </w:r>
      <w:r>
        <w:rPr>
          <w:color w:val="000000"/>
          <w:sz w:val="20"/>
          <w:szCs w:val="20"/>
        </w:rPr>
        <w:t>items?</w:t>
      </w:r>
    </w:p>
  </w:comment>
  <w:comment w:id="380" w:author="Chris Krycho" w:date="2025-01-16T16:19:00Z" w:initials="CK">
    <w:p w14:paraId="0FC347DF" w14:textId="77777777" w:rsidR="00EC414A" w:rsidRDefault="00EC414A" w:rsidP="00EC414A">
      <w:r>
        <w:rPr>
          <w:rStyle w:val="CommentReference"/>
        </w:rPr>
        <w:annotationRef/>
      </w:r>
      <w:r>
        <w:rPr>
          <w:color w:val="000000"/>
          <w:sz w:val="20"/>
          <w:szCs w:val="20"/>
        </w:rPr>
        <w:t>items!</w:t>
      </w:r>
    </w:p>
  </w:comment>
  <w:comment w:id="384" w:author="Rachel Monaghan" w:date="2025-01-09T21:03:00Z" w:initials="RM">
    <w:p w14:paraId="5D43AA1A" w14:textId="13C0E7A4" w:rsidR="00FD5F65" w:rsidRDefault="00FD5F65" w:rsidP="00FD5F65">
      <w:r>
        <w:rPr>
          <w:rStyle w:val="CommentReference"/>
        </w:rPr>
        <w:annotationRef/>
      </w:r>
      <w:r>
        <w:rPr>
          <w:color w:val="000000"/>
          <w:sz w:val="20"/>
          <w:szCs w:val="20"/>
        </w:rPr>
        <w:t>Pls check for meaning</w:t>
      </w:r>
    </w:p>
  </w:comment>
  <w:comment w:id="385" w:author="Chris Krycho" w:date="2025-01-16T16:26:00Z" w:initials="CK">
    <w:p w14:paraId="0989BE19" w14:textId="77777777" w:rsidR="000221E1" w:rsidRDefault="000221E1" w:rsidP="000221E1">
      <w:r>
        <w:rPr>
          <w:rStyle w:val="CommentReference"/>
        </w:rPr>
        <w:annotationRef/>
      </w:r>
      <w:r>
        <w:rPr>
          <w:color w:val="000000"/>
          <w:sz w:val="20"/>
          <w:szCs w:val="20"/>
        </w:rPr>
        <w:t>Was mostly right, and I tweaked it slightly to get it the rest of the way there.</w:t>
      </w:r>
    </w:p>
  </w:comment>
  <w:comment w:id="389" w:author="Chris Krycho" w:date="2025-01-16T16:28:00Z" w:initials="CK">
    <w:p w14:paraId="58BBA06D" w14:textId="77777777" w:rsidR="000221E1" w:rsidRDefault="000221E1" w:rsidP="000221E1">
      <w:r>
        <w:rPr>
          <w:rStyle w:val="CommentReference"/>
        </w:rPr>
        <w:annotationRef/>
      </w:r>
      <w:r>
        <w:rPr>
          <w:color w:val="000000"/>
          <w:sz w:val="20"/>
          <w:szCs w:val="20"/>
        </w:rPr>
        <w:t>I realized on seeing this that we need to be clearer about it being a “default implementation.” The book covers how default implementations work back in Chapter 10. No need for a cross-reference here.</w:t>
      </w:r>
    </w:p>
  </w:comment>
  <w:comment w:id="395" w:author="Chris Krycho" w:date="2025-01-16T16:46:00Z" w:initials="CK">
    <w:p w14:paraId="100D0541" w14:textId="77777777" w:rsidR="001863F1" w:rsidRDefault="001863F1" w:rsidP="001863F1">
      <w:r>
        <w:rPr>
          <w:rStyle w:val="CommentReference"/>
        </w:rPr>
        <w:annotationRef/>
      </w:r>
      <w:r>
        <w:rPr>
          <w:color w:val="000000"/>
          <w:sz w:val="20"/>
          <w:szCs w:val="20"/>
        </w:rPr>
        <w:t>The final chapter doesn’t use async and await, but it does use the concepts covered in both Ch. 16 and this new Ch. 17, so I tweaked the phrasing not to be misleading.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E9ABFF" w15:done="1"/>
  <w15:commentEx w15:paraId="04003416" w15:paraIdParent="1BE9ABFF" w15:done="1"/>
  <w15:commentEx w15:paraId="2170B321" w15:done="0"/>
  <w15:commentEx w15:paraId="2AC6410E" w15:paraIdParent="2170B321" w15:done="0"/>
  <w15:commentEx w15:paraId="5A27B838" w15:done="1"/>
  <w15:commentEx w15:paraId="282C83FB" w15:paraIdParent="5A27B838" w15:done="1"/>
  <w15:commentEx w15:paraId="58BCDF62" w15:done="0"/>
  <w15:commentEx w15:paraId="0229DF23" w15:paraIdParent="58BCDF62" w15:done="0"/>
  <w15:commentEx w15:paraId="6A5F6802" w15:done="1"/>
  <w15:commentEx w15:paraId="780433EF" w15:done="0"/>
  <w15:commentEx w15:paraId="3A134CD4" w15:paraIdParent="780433EF" w15:done="0"/>
  <w15:commentEx w15:paraId="64899413" w15:done="1"/>
  <w15:commentEx w15:paraId="2599F55A" w15:done="0"/>
  <w15:commentEx w15:paraId="737D4365" w15:done="1"/>
  <w15:commentEx w15:paraId="01C71DEE" w15:done="0"/>
  <w15:commentEx w15:paraId="433A01A1" w15:done="0"/>
  <w15:commentEx w15:paraId="2FB3E142" w15:done="1"/>
  <w15:commentEx w15:paraId="421E3CD0" w15:done="1"/>
  <w15:commentEx w15:paraId="3DF316A2" w15:done="1"/>
  <w15:commentEx w15:paraId="685E43CC" w15:done="0"/>
  <w15:commentEx w15:paraId="2320BAA8" w15:done="0"/>
  <w15:commentEx w15:paraId="2A6B81E8" w15:done="0"/>
  <w15:commentEx w15:paraId="5B7B4606" w15:done="0"/>
  <w15:commentEx w15:paraId="7AAE5E17" w15:paraIdParent="5B7B4606" w15:done="0"/>
  <w15:commentEx w15:paraId="58319264" w15:done="0"/>
  <w15:commentEx w15:paraId="5DE64205" w15:done="1"/>
  <w15:commentEx w15:paraId="7B35CF59" w15:done="1"/>
  <w15:commentEx w15:paraId="0CCC35C1" w15:done="1"/>
  <w15:commentEx w15:paraId="5DC00BDC" w15:done="0"/>
  <w15:commentEx w15:paraId="7482455C" w15:done="0"/>
  <w15:commentEx w15:paraId="609305AF" w15:paraIdParent="7482455C" w15:done="0"/>
  <w15:commentEx w15:paraId="2290FF5B" w15:done="0"/>
  <w15:commentEx w15:paraId="27C83650" w15:done="0"/>
  <w15:commentEx w15:paraId="3FE60BE8" w15:paraIdParent="27C83650" w15:done="0"/>
  <w15:commentEx w15:paraId="37486130" w15:done="0"/>
  <w15:commentEx w15:paraId="54C5AB8A" w15:paraIdParent="37486130" w15:done="0"/>
  <w15:commentEx w15:paraId="6FC4D1D3" w15:done="1"/>
  <w15:commentEx w15:paraId="24168F38" w15:done="0"/>
  <w15:commentEx w15:paraId="4FAF817A" w15:paraIdParent="24168F38" w15:done="0"/>
  <w15:commentEx w15:paraId="256DDCB3" w15:done="0"/>
  <w15:commentEx w15:paraId="0AF8CCEC" w15:paraIdParent="256DDCB3" w15:done="0"/>
  <w15:commentEx w15:paraId="366B9262" w15:done="0"/>
  <w15:commentEx w15:paraId="03831EA2" w15:paraIdParent="366B9262" w15:done="0"/>
  <w15:commentEx w15:paraId="10C6ACFF" w15:done="0"/>
  <w15:commentEx w15:paraId="245BC406" w15:done="0"/>
  <w15:commentEx w15:paraId="4FEB4BE8" w15:paraIdParent="245BC406" w15:done="0"/>
  <w15:commentEx w15:paraId="53B88178" w15:done="0"/>
  <w15:commentEx w15:paraId="025832CA" w15:paraIdParent="53B88178" w15:done="0"/>
  <w15:commentEx w15:paraId="3A947D37" w15:done="0"/>
  <w15:commentEx w15:paraId="7002A891" w15:paraIdParent="3A947D37" w15:done="0"/>
  <w15:commentEx w15:paraId="17CFC044" w15:done="0"/>
  <w15:commentEx w15:paraId="7140CDB9" w15:paraIdParent="17CFC044" w15:done="0"/>
  <w15:commentEx w15:paraId="340C4D08" w15:done="0"/>
  <w15:commentEx w15:paraId="2F6ABB51" w15:done="0"/>
  <w15:commentEx w15:paraId="50F0B637" w15:done="1"/>
  <w15:commentEx w15:paraId="34700B90" w15:done="1"/>
  <w15:commentEx w15:paraId="6453818E" w15:done="0"/>
  <w15:commentEx w15:paraId="5EB779E8" w15:paraIdParent="6453818E" w15:done="0"/>
  <w15:commentEx w15:paraId="5262D8B5" w15:done="0"/>
  <w15:commentEx w15:paraId="122C873A" w15:paraIdParent="5262D8B5" w15:done="0"/>
  <w15:commentEx w15:paraId="13F86E1C" w15:done="0"/>
  <w15:commentEx w15:paraId="622C2969" w15:done="0"/>
  <w15:commentEx w15:paraId="031805B4" w15:done="1"/>
  <w15:commentEx w15:paraId="0FC347DF" w15:paraIdParent="031805B4" w15:done="1"/>
  <w15:commentEx w15:paraId="5D43AA1A" w15:done="0"/>
  <w15:commentEx w15:paraId="0989BE19" w15:paraIdParent="5D43AA1A" w15:done="0"/>
  <w15:commentEx w15:paraId="58BBA06D" w15:done="0"/>
  <w15:commentEx w15:paraId="100D05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CAB554" w16cex:dateUtc="2025-01-08T18:44:00Z"/>
  <w16cex:commentExtensible w16cex:durableId="2BDC261B" w16cex:dateUtc="2025-01-17T16:51:00Z"/>
  <w16cex:commentExtensible w16cex:durableId="7606103E" w16cex:dateUtc="2025-01-08T19:37:00Z"/>
  <w16cex:commentExtensible w16cex:durableId="1341376B" w16cex:dateUtc="2025-01-21T22:28:00Z"/>
  <w16cex:commentExtensible w16cex:durableId="56737C41" w16cex:dateUtc="2025-01-08T19:32:00Z">
    <w16cex:extLst>
      <w16:ext w16:uri="{CE6994B0-6A32-4C9F-8C6B-6E91EDA988CE}">
        <cr:reactions xmlns:cr="http://schemas.microsoft.com/office/comments/2020/reactions">
          <cr:reaction reactionType="1">
            <cr:reactionInfo dateUtc="2025-01-10T22:57:30Z">
              <cr:user userId="5c12a0c3f03a3a81" userProvider="Windows Live" userName="Chris Krycho"/>
            </cr:reactionInfo>
          </cr:reaction>
        </cr:reactions>
      </w16:ext>
    </w16cex:extLst>
  </w16cex:commentExtensible>
  <w16cex:commentExtensible w16cex:durableId="229A7D59" w16cex:dateUtc="2025-01-10T22:57:00Z"/>
  <w16cex:commentExtensible w16cex:durableId="611A39BF" w16cex:dateUtc="2025-01-09T16:07:00Z"/>
  <w16cex:commentExtensible w16cex:durableId="10564813" w16cex:dateUtc="2025-01-10T23:18:00Z"/>
  <w16cex:commentExtensible w16cex:durableId="60D9D791" w16cex:dateUtc="2025-01-09T16:41:00Z">
    <w16cex:extLst>
      <w16:ext w16:uri="{CE6994B0-6A32-4C9F-8C6B-6E91EDA988CE}">
        <cr:reactions xmlns:cr="http://schemas.microsoft.com/office/comments/2020/reactions">
          <cr:reaction reactionType="1">
            <cr:reactionInfo dateUtc="2025-01-10T23:19:16Z">
              <cr:user userId="5c12a0c3f03a3a81" userProvider="Windows Live" userName="Chris Krycho"/>
            </cr:reactionInfo>
          </cr:reaction>
        </cr:reactions>
      </w16:ext>
    </w16cex:extLst>
  </w16cex:commentExtensible>
  <w16cex:commentExtensible w16cex:durableId="0A2581A6" w16cex:dateUtc="2025-01-08T20:17:00Z"/>
  <w16cex:commentExtensible w16cex:durableId="1E6FC1CB" w16cex:dateUtc="2025-01-10T23:15:00Z"/>
  <w16cex:commentExtensible w16cex:durableId="4074FEE7" w16cex:dateUtc="2025-01-08T21:27:00Z">
    <w16cex:extLst>
      <w16:ext w16:uri="{CE6994B0-6A32-4C9F-8C6B-6E91EDA988CE}">
        <cr:reactions xmlns:cr="http://schemas.microsoft.com/office/comments/2020/reactions">
          <cr:reaction reactionType="1">
            <cr:reactionInfo dateUtc="2025-01-10T23:41:38Z">
              <cr:user userId="5c12a0c3f03a3a81" userProvider="Windows Live" userName="Chris Krycho"/>
            </cr:reactionInfo>
          </cr:reaction>
        </cr:reactions>
      </w16:ext>
    </w16cex:extLst>
  </w16cex:commentExtensible>
  <w16cex:commentExtensible w16cex:durableId="1516339F" w16cex:dateUtc="2025-01-08T18:48:00Z">
    <w16cex:extLst>
      <w16:ext w16:uri="{CE6994B0-6A32-4C9F-8C6B-6E91EDA988CE}">
        <cr:reactions xmlns:cr="http://schemas.microsoft.com/office/comments/2020/reactions">
          <cr:reaction reactionType="1">
            <cr:reactionInfo dateUtc="2025-01-10T23:41:46Z">
              <cr:user userId="5c12a0c3f03a3a81" userProvider="Windows Live" userName="Chris Krycho"/>
            </cr:reactionInfo>
          </cr:reaction>
        </cr:reactions>
      </w16:ext>
    </w16cex:extLst>
  </w16cex:commentExtensible>
  <w16cex:commentExtensible w16cex:durableId="50B9714A" w16cex:dateUtc="2025-01-09T16:58:00Z">
    <w16cex:extLst>
      <w16:ext w16:uri="{CE6994B0-6A32-4C9F-8C6B-6E91EDA988CE}">
        <cr:reactions xmlns:cr="http://schemas.microsoft.com/office/comments/2020/reactions">
          <cr:reaction reactionType="1">
            <cr:reactionInfo dateUtc="2025-01-13T16:35:12Z">
              <cr:user userId="5c12a0c3f03a3a81" userProvider="Windows Live" userName="Chris Krycho"/>
            </cr:reactionInfo>
          </cr:reaction>
        </cr:reactions>
      </w16:ext>
    </w16cex:extLst>
  </w16cex:commentExtensible>
  <w16cex:commentExtensible w16cex:durableId="2F050607" w16cex:dateUtc="2025-01-13T16:34:00Z"/>
  <w16cex:commentExtensible w16cex:durableId="1764EDF5" w16cex:dateUtc="2025-01-08T18:28:00Z">
    <w16cex:extLst>
      <w16:ext w16:uri="{CE6994B0-6A32-4C9F-8C6B-6E91EDA988CE}">
        <cr:reactions xmlns:cr="http://schemas.microsoft.com/office/comments/2020/reactions">
          <cr:reaction reactionType="1">
            <cr:reactionInfo dateUtc="2025-01-13T16:40:18Z">
              <cr:user userId="5c12a0c3f03a3a81" userProvider="Windows Live" userName="Chris Krycho"/>
            </cr:reactionInfo>
          </cr:reaction>
        </cr:reactions>
      </w16:ext>
    </w16cex:extLst>
  </w16cex:commentExtensible>
  <w16cex:commentExtensible w16cex:durableId="75B4CF55" w16cex:dateUtc="2025-01-09T17:15:00Z">
    <w16cex:extLst>
      <w16:ext w16:uri="{CE6994B0-6A32-4C9F-8C6B-6E91EDA988CE}">
        <cr:reactions xmlns:cr="http://schemas.microsoft.com/office/comments/2020/reactions">
          <cr:reaction reactionType="1">
            <cr:reactionInfo dateUtc="2025-01-13T17:17:04Z">
              <cr:user userId="5c12a0c3f03a3a81" userProvider="Windows Live" userName="Chris Krycho"/>
            </cr:reactionInfo>
          </cr:reaction>
        </cr:reactions>
      </w16:ext>
    </w16cex:extLst>
  </w16cex:commentExtensible>
  <w16cex:commentExtensible w16cex:durableId="44EC8784" w16cex:dateUtc="2025-01-09T17:19:00Z">
    <w16cex:extLst>
      <w16:ext w16:uri="{CE6994B0-6A32-4C9F-8C6B-6E91EDA988CE}">
        <cr:reactions xmlns:cr="http://schemas.microsoft.com/office/comments/2020/reactions">
          <cr:reaction reactionType="1">
            <cr:reactionInfo dateUtc="2025-01-13T19:21:05Z">
              <cr:user userId="5c12a0c3f03a3a81" userProvider="Windows Live" userName="Chris Krycho"/>
            </cr:reactionInfo>
          </cr:reaction>
        </cr:reactions>
      </w16:ext>
    </w16cex:extLst>
  </w16cex:commentExtensible>
  <w16cex:commentExtensible w16cex:durableId="4994A318" w16cex:dateUtc="2025-01-08T18:50:00Z">
    <w16cex:extLst>
      <w16:ext w16:uri="{CE6994B0-6A32-4C9F-8C6B-6E91EDA988CE}">
        <cr:reactions xmlns:cr="http://schemas.microsoft.com/office/comments/2020/reactions">
          <cr:reaction reactionType="1">
            <cr:reactionInfo dateUtc="2025-01-13T17:15:49Z">
              <cr:user userId="5c12a0c3f03a3a81" userProvider="Windows Live" userName="Chris Krycho"/>
            </cr:reactionInfo>
          </cr:reaction>
        </cr:reactions>
      </w16:ext>
    </w16cex:extLst>
  </w16cex:commentExtensible>
  <w16cex:commentExtensible w16cex:durableId="2E6A5A15" w16cex:dateUtc="2025-01-13T19:28:00Z"/>
  <w16cex:commentExtensible w16cex:durableId="08B76DDB" w16cex:dateUtc="2025-01-13T20:00:00Z"/>
  <w16cex:commentExtensible w16cex:durableId="52AD2178" w16cex:dateUtc="2025-01-16T23:58:00Z"/>
  <w16cex:commentExtensible w16cex:durableId="70D709DF" w16cex:dateUtc="2025-01-09T21:13:00Z"/>
  <w16cex:commentExtensible w16cex:durableId="2AFA76BA" w16cex:dateUtc="2025-01-14T00:20:00Z"/>
  <w16cex:commentExtensible w16cex:durableId="427A89E4" w16cex:dateUtc="2025-01-14T00:23:00Z"/>
  <w16cex:commentExtensible w16cex:durableId="663EDB22" w16cex:dateUtc="2025-01-08T18:33:00Z">
    <w16cex:extLst>
      <w16:ext w16:uri="{CE6994B0-6A32-4C9F-8C6B-6E91EDA988CE}">
        <cr:reactions xmlns:cr="http://schemas.microsoft.com/office/comments/2020/reactions">
          <cr:reaction reactionType="1">
            <cr:reactionInfo dateUtc="2025-01-14T16:33:26Z">
              <cr:user userId="5c12a0c3f03a3a81" userProvider="Windows Live" userName="Chris Krycho"/>
            </cr:reactionInfo>
          </cr:reaction>
        </cr:reactions>
      </w16:ext>
    </w16cex:extLst>
  </w16cex:commentExtensible>
  <w16cex:commentExtensible w16cex:durableId="2AE329FE" w16cex:dateUtc="2025-01-08T18:32:00Z">
    <w16cex:extLst>
      <w16:ext w16:uri="{CE6994B0-6A32-4C9F-8C6B-6E91EDA988CE}">
        <cr:reactions xmlns:cr="http://schemas.microsoft.com/office/comments/2020/reactions">
          <cr:reaction reactionType="1">
            <cr:reactionInfo dateUtc="2025-01-14T16:39:52Z">
              <cr:user userId="5c12a0c3f03a3a81" userProvider="Windows Live" userName="Chris Krycho"/>
            </cr:reactionInfo>
          </cr:reaction>
        </cr:reactions>
      </w16:ext>
    </w16cex:extLst>
  </w16cex:commentExtensible>
  <w16cex:commentExtensible w16cex:durableId="3522F6D0" w16cex:dateUtc="2025-01-08T18:36:00Z">
    <w16cex:extLst>
      <w16:ext w16:uri="{CE6994B0-6A32-4C9F-8C6B-6E91EDA988CE}">
        <cr:reactions xmlns:cr="http://schemas.microsoft.com/office/comments/2020/reactions">
          <cr:reaction reactionType="1">
            <cr:reactionInfo dateUtc="2025-01-14T16:39:57Z">
              <cr:user userId="5c12a0c3f03a3a81" userProvider="Windows Live" userName="Chris Krycho"/>
            </cr:reactionInfo>
          </cr:reaction>
        </cr:reactions>
      </w16:ext>
    </w16cex:extLst>
  </w16cex:commentExtensible>
  <w16cex:commentExtensible w16cex:durableId="47569AFD" w16cex:dateUtc="2025-01-14T16:53:00Z"/>
  <w16cex:commentExtensible w16cex:durableId="0E24A3C7" w16cex:dateUtc="2025-01-10T01:21:00Z"/>
  <w16cex:commentExtensible w16cex:durableId="17A41155" w16cex:dateUtc="2025-01-14T17:04:00Z"/>
  <w16cex:commentExtensible w16cex:durableId="1033A4D8" w16cex:dateUtc="2025-01-14T17:10:00Z"/>
  <w16cex:commentExtensible w16cex:durableId="7CEC1F34" w16cex:dateUtc="2025-01-09T23:10:00Z"/>
  <w16cex:commentExtensible w16cex:durableId="7C10B335" w16cex:dateUtc="2025-01-14T17:32:00Z"/>
  <w16cex:commentExtensible w16cex:durableId="6C06F305" w16cex:dateUtc="2025-01-09T21:21:00Z"/>
  <w16cex:commentExtensible w16cex:durableId="6706A2A3" w16cex:dateUtc="2025-01-14T17:33:00Z"/>
  <w16cex:commentExtensible w16cex:durableId="146BC2B8" w16cex:dateUtc="2025-01-09T21:26:00Z">
    <w16cex:extLst>
      <w16:ext w16:uri="{CE6994B0-6A32-4C9F-8C6B-6E91EDA988CE}">
        <cr:reactions xmlns:cr="http://schemas.microsoft.com/office/comments/2020/reactions">
          <cr:reaction reactionType="1">
            <cr:reactionInfo dateUtc="2025-01-14T17:48:51Z">
              <cr:user userId="5c12a0c3f03a3a81" userProvider="Windows Live" userName="Chris Krycho"/>
            </cr:reactionInfo>
          </cr:reaction>
        </cr:reactions>
      </w16:ext>
    </w16cex:extLst>
  </w16cex:commentExtensible>
  <w16cex:commentExtensible w16cex:durableId="5A0DAE5F" w16cex:dateUtc="2025-01-09T21:59:00Z"/>
  <w16cex:commentExtensible w16cex:durableId="7A2DE6AF" w16cex:dateUtc="2025-01-14T17:52:00Z"/>
  <w16cex:commentExtensible w16cex:durableId="4CB3C01B" w16cex:dateUtc="2025-01-09T21:32:00Z"/>
  <w16cex:commentExtensible w16cex:durableId="648E852D" w16cex:dateUtc="2025-01-14T23:17:00Z"/>
  <w16cex:commentExtensible w16cex:durableId="0824AB9E" w16cex:dateUtc="2025-01-09T21:33:00Z"/>
  <w16cex:commentExtensible w16cex:durableId="1FE9A4BA" w16cex:dateUtc="2025-01-14T23:19:00Z"/>
  <w16cex:commentExtensible w16cex:durableId="44980F17" w16cex:dateUtc="2025-01-14T23:35:00Z"/>
  <w16cex:commentExtensible w16cex:durableId="7DCD5BD4" w16cex:dateUtc="2025-01-09T23:10:00Z"/>
  <w16cex:commentExtensible w16cex:durableId="66AFCD44" w16cex:dateUtc="2025-01-17T15:41:00Z"/>
  <w16cex:commentExtensible w16cex:durableId="2AFB6227" w16cex:dateUtc="2025-01-09T21:37:00Z"/>
  <w16cex:commentExtensible w16cex:durableId="39FDEA33" w16cex:dateUtc="2025-01-15T15:09:00Z"/>
  <w16cex:commentExtensible w16cex:durableId="5D0A2251" w16cex:dateUtc="2025-01-09T22:04:00Z"/>
  <w16cex:commentExtensible w16cex:durableId="381E90F5" w16cex:dateUtc="2025-01-15T18:25:00Z"/>
  <w16cex:commentExtensible w16cex:durableId="45CCDCD6" w16cex:dateUtc="2025-01-10T03:07:00Z"/>
  <w16cex:commentExtensible w16cex:durableId="2BC91543" w16cex:dateUtc="2025-01-15T19:12:00Z"/>
  <w16cex:commentExtensible w16cex:durableId="7EAAD50A" w16cex:dateUtc="2025-01-15T20:32:00Z"/>
  <w16cex:commentExtensible w16cex:durableId="0DEABF76" w16cex:dateUtc="2025-01-16T14:25:00Z"/>
  <w16cex:commentExtensible w16cex:durableId="192525FA" w16cex:dateUtc="2025-01-10T00:03:00Z">
    <w16cex:extLst>
      <w16:ext w16:uri="{CE6994B0-6A32-4C9F-8C6B-6E91EDA988CE}">
        <cr:reactions xmlns:cr="http://schemas.microsoft.com/office/comments/2020/reactions">
          <cr:reaction reactionType="1">
            <cr:reactionInfo dateUtc="2025-01-16T23:49:21Z">
              <cr:user userId="5c12a0c3f03a3a81" userProvider="Windows Live" userName="Chris Krycho"/>
            </cr:reactionInfo>
          </cr:reaction>
        </cr:reactions>
      </w16:ext>
    </w16cex:extLst>
  </w16cex:commentExtensible>
  <w16cex:commentExtensible w16cex:durableId="5EF073DD" w16cex:dateUtc="2025-01-08T19:02:00Z">
    <w16cex:extLst>
      <w16:ext w16:uri="{CE6994B0-6A32-4C9F-8C6B-6E91EDA988CE}">
        <cr:reactions xmlns:cr="http://schemas.microsoft.com/office/comments/2020/reactions">
          <cr:reaction reactionType="1">
            <cr:reactionInfo dateUtc="2025-01-16T15:33:15Z">
              <cr:user userId="5c12a0c3f03a3a81" userProvider="Windows Live" userName="Chris Krycho"/>
            </cr:reactionInfo>
          </cr:reaction>
        </cr:reactions>
      </w16:ext>
    </w16cex:extLst>
  </w16cex:commentExtensible>
  <w16cex:commentExtensible w16cex:durableId="35B87BC4" w16cex:dateUtc="2025-01-10T01:28:00Z"/>
  <w16cex:commentExtensible w16cex:durableId="1378A642" w16cex:dateUtc="2025-01-16T15:48:00Z"/>
  <w16cex:commentExtensible w16cex:durableId="440C6730" w16cex:dateUtc="2025-01-10T02:06:00Z"/>
  <w16cex:commentExtensible w16cex:durableId="73AAB85B" w16cex:dateUtc="2025-01-16T17:00:00Z"/>
  <w16cex:commentExtensible w16cex:durableId="00B52431" w16cex:dateUtc="2025-01-16T20:09:00Z"/>
  <w16cex:commentExtensible w16cex:durableId="05D37739" w16cex:dateUtc="2025-01-16T21:43:00Z"/>
  <w16cex:commentExtensible w16cex:durableId="26FF1358" w16cex:dateUtc="2025-01-10T02:55:00Z"/>
  <w16cex:commentExtensible w16cex:durableId="6A3D89BB" w16cex:dateUtc="2025-01-16T23:19:00Z"/>
  <w16cex:commentExtensible w16cex:durableId="028A19BC" w16cex:dateUtc="2025-01-10T03:03:00Z"/>
  <w16cex:commentExtensible w16cex:durableId="049F3316" w16cex:dateUtc="2025-01-16T23:26:00Z"/>
  <w16cex:commentExtensible w16cex:durableId="6B7EDCE3" w16cex:dateUtc="2025-01-16T23:28:00Z"/>
  <w16cex:commentExtensible w16cex:durableId="562CA3C4" w16cex:dateUtc="2025-01-16T23: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E9ABFF" w16cid:durableId="4ECAB554"/>
  <w16cid:commentId w16cid:paraId="04003416" w16cid:durableId="2BDC261B"/>
  <w16cid:commentId w16cid:paraId="2170B321" w16cid:durableId="7606103E"/>
  <w16cid:commentId w16cid:paraId="2AC6410E" w16cid:durableId="1341376B"/>
  <w16cid:commentId w16cid:paraId="5A27B838" w16cid:durableId="56737C41"/>
  <w16cid:commentId w16cid:paraId="282C83FB" w16cid:durableId="229A7D59"/>
  <w16cid:commentId w16cid:paraId="58BCDF62" w16cid:durableId="611A39BF"/>
  <w16cid:commentId w16cid:paraId="0229DF23" w16cid:durableId="10564813"/>
  <w16cid:commentId w16cid:paraId="6A5F6802" w16cid:durableId="60D9D791"/>
  <w16cid:commentId w16cid:paraId="780433EF" w16cid:durableId="0A2581A6"/>
  <w16cid:commentId w16cid:paraId="3A134CD4" w16cid:durableId="1E6FC1CB"/>
  <w16cid:commentId w16cid:paraId="64899413" w16cid:durableId="4074FEE7"/>
  <w16cid:commentId w16cid:paraId="2599F55A" w16cid:durableId="1516339F"/>
  <w16cid:commentId w16cid:paraId="737D4365" w16cid:durableId="50B9714A"/>
  <w16cid:commentId w16cid:paraId="01C71DEE" w16cid:durableId="2F050607"/>
  <w16cid:commentId w16cid:paraId="433A01A1" w16cid:durableId="1764EDF5"/>
  <w16cid:commentId w16cid:paraId="2FB3E142" w16cid:durableId="75B4CF55"/>
  <w16cid:commentId w16cid:paraId="421E3CD0" w16cid:durableId="44EC8784"/>
  <w16cid:commentId w16cid:paraId="3DF316A2" w16cid:durableId="4994A318"/>
  <w16cid:commentId w16cid:paraId="685E43CC" w16cid:durableId="2E6A5A15"/>
  <w16cid:commentId w16cid:paraId="2320BAA8" w16cid:durableId="08B76DDB"/>
  <w16cid:commentId w16cid:paraId="2A6B81E8" w16cid:durableId="52AD2178"/>
  <w16cid:commentId w16cid:paraId="5B7B4606" w16cid:durableId="70D709DF"/>
  <w16cid:commentId w16cid:paraId="7AAE5E17" w16cid:durableId="2AFA76BA"/>
  <w16cid:commentId w16cid:paraId="58319264" w16cid:durableId="427A89E4"/>
  <w16cid:commentId w16cid:paraId="5DE64205" w16cid:durableId="663EDB22"/>
  <w16cid:commentId w16cid:paraId="7B35CF59" w16cid:durableId="2AE329FE"/>
  <w16cid:commentId w16cid:paraId="0CCC35C1" w16cid:durableId="3522F6D0"/>
  <w16cid:commentId w16cid:paraId="5DC00BDC" w16cid:durableId="47569AFD"/>
  <w16cid:commentId w16cid:paraId="7482455C" w16cid:durableId="0E24A3C7"/>
  <w16cid:commentId w16cid:paraId="609305AF" w16cid:durableId="17A41155"/>
  <w16cid:commentId w16cid:paraId="2290FF5B" w16cid:durableId="1033A4D8"/>
  <w16cid:commentId w16cid:paraId="27C83650" w16cid:durableId="7CEC1F34"/>
  <w16cid:commentId w16cid:paraId="3FE60BE8" w16cid:durableId="7C10B335"/>
  <w16cid:commentId w16cid:paraId="37486130" w16cid:durableId="6C06F305"/>
  <w16cid:commentId w16cid:paraId="54C5AB8A" w16cid:durableId="6706A2A3"/>
  <w16cid:commentId w16cid:paraId="6FC4D1D3" w16cid:durableId="146BC2B8"/>
  <w16cid:commentId w16cid:paraId="24168F38" w16cid:durableId="5A0DAE5F"/>
  <w16cid:commentId w16cid:paraId="4FAF817A" w16cid:durableId="7A2DE6AF"/>
  <w16cid:commentId w16cid:paraId="256DDCB3" w16cid:durableId="4CB3C01B"/>
  <w16cid:commentId w16cid:paraId="0AF8CCEC" w16cid:durableId="648E852D"/>
  <w16cid:commentId w16cid:paraId="366B9262" w16cid:durableId="0824AB9E"/>
  <w16cid:commentId w16cid:paraId="03831EA2" w16cid:durableId="1FE9A4BA"/>
  <w16cid:commentId w16cid:paraId="10C6ACFF" w16cid:durableId="44980F17"/>
  <w16cid:commentId w16cid:paraId="245BC406" w16cid:durableId="7DCD5BD4"/>
  <w16cid:commentId w16cid:paraId="4FEB4BE8" w16cid:durableId="66AFCD44"/>
  <w16cid:commentId w16cid:paraId="53B88178" w16cid:durableId="2AFB6227"/>
  <w16cid:commentId w16cid:paraId="025832CA" w16cid:durableId="39FDEA33"/>
  <w16cid:commentId w16cid:paraId="3A947D37" w16cid:durableId="5D0A2251"/>
  <w16cid:commentId w16cid:paraId="7002A891" w16cid:durableId="381E90F5"/>
  <w16cid:commentId w16cid:paraId="17CFC044" w16cid:durableId="45CCDCD6"/>
  <w16cid:commentId w16cid:paraId="7140CDB9" w16cid:durableId="2BC91543"/>
  <w16cid:commentId w16cid:paraId="340C4D08" w16cid:durableId="7EAAD50A"/>
  <w16cid:commentId w16cid:paraId="2F6ABB51" w16cid:durableId="0DEABF76"/>
  <w16cid:commentId w16cid:paraId="50F0B637" w16cid:durableId="192525FA"/>
  <w16cid:commentId w16cid:paraId="34700B90" w16cid:durableId="5EF073DD"/>
  <w16cid:commentId w16cid:paraId="6453818E" w16cid:durableId="35B87BC4"/>
  <w16cid:commentId w16cid:paraId="5EB779E8" w16cid:durableId="1378A642"/>
  <w16cid:commentId w16cid:paraId="5262D8B5" w16cid:durableId="440C6730"/>
  <w16cid:commentId w16cid:paraId="122C873A" w16cid:durableId="73AAB85B"/>
  <w16cid:commentId w16cid:paraId="13F86E1C" w16cid:durableId="00B52431"/>
  <w16cid:commentId w16cid:paraId="622C2969" w16cid:durableId="05D37739"/>
  <w16cid:commentId w16cid:paraId="031805B4" w16cid:durableId="26FF1358"/>
  <w16cid:commentId w16cid:paraId="0FC347DF" w16cid:durableId="6A3D89BB"/>
  <w16cid:commentId w16cid:paraId="5D43AA1A" w16cid:durableId="028A19BC"/>
  <w16cid:commentId w16cid:paraId="0989BE19" w16cid:durableId="049F3316"/>
  <w16cid:commentId w16cid:paraId="58BBA06D" w16cid:durableId="6B7EDCE3"/>
  <w16cid:commentId w16cid:paraId="100D0541" w16cid:durableId="562CA3C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NewRomanPSMT">
    <w:altName w:val="Times New Roman"/>
    <w:panose1 w:val="020B0604020202020204"/>
    <w:charset w:val="4D"/>
    <w:family w:val="auto"/>
    <w:notTrueType/>
    <w:pitch w:val="default"/>
    <w:sig w:usb0="00000003" w:usb1="00000000" w:usb2="00000000" w:usb3="00000000" w:csb0="00000001" w:csb1="00000000"/>
  </w:font>
  <w:font w:name="Times Roman">
    <w:altName w:val="Times New Roman"/>
    <w:panose1 w:val="020B0604020202020204"/>
    <w:charset w:val="01"/>
    <w:family w:val="roman"/>
    <w:pitch w:val="variable"/>
  </w:font>
  <w:font w:name="NewBaskervilleStd-Roman">
    <w:altName w:val="Cambria"/>
    <w:panose1 w:val="020B0604020202020204"/>
    <w:charset w:val="01"/>
    <w:family w:val="roman"/>
    <w:pitch w:val="variable"/>
  </w:font>
  <w:font w:name="NewBaskervilleEF-Bold">
    <w:altName w:val="Calibri"/>
    <w:panose1 w:val="020B0604020202020204"/>
    <w:charset w:val="00"/>
    <w:family w:val="auto"/>
    <w:pitch w:val="variable"/>
    <w:sig w:usb0="8000002F" w:usb1="4000204A" w:usb2="00000000" w:usb3="00000000" w:csb0="00000001" w:csb1="00000000"/>
  </w:font>
  <w:font w:name="FuturaPT-BookObl">
    <w:altName w:val="Century Gothic"/>
    <w:panose1 w:val="020B0604020202020204"/>
    <w:charset w:val="01"/>
    <w:family w:val="roman"/>
    <w:pitch w:val="variable"/>
  </w:font>
  <w:font w:name="Courier">
    <w:altName w:val="Courier New"/>
    <w:panose1 w:val="02070309020205020404"/>
    <w:charset w:val="01"/>
    <w:family w:val="roman"/>
    <w:pitch w:val="variable"/>
  </w:font>
  <w:font w:name="TheSansMonoCondensed-Plain">
    <w:altName w:val="Arial"/>
    <w:panose1 w:val="020B0604020202020204"/>
    <w:charset w:val="4D"/>
    <w:family w:val="auto"/>
    <w:pitch w:val="default"/>
    <w:sig w:usb0="00000003" w:usb1="00000000" w:usb2="00000000" w:usb3="00000000" w:csb0="00000001" w:csb1="00000000"/>
  </w:font>
  <w:font w:name="NewBaskervilleStd-Italic">
    <w:altName w:val="Cambria"/>
    <w:panose1 w:val="020B0604020202020204"/>
    <w:charset w:val="4D"/>
    <w:family w:val="auto"/>
    <w:notTrueType/>
    <w:pitch w:val="default"/>
    <w:sig w:usb0="00000003" w:usb1="00000000" w:usb2="00000000" w:usb3="00000000" w:csb0="00000001" w:csb1="00000000"/>
  </w:font>
  <w:font w:name="TheSansMonoCondensed-Bold">
    <w:altName w:val="Arial"/>
    <w:panose1 w:val="020B0604020202020204"/>
    <w:charset w:val="00"/>
    <w:family w:val="swiss"/>
    <w:notTrueType/>
    <w:pitch w:val="variable"/>
    <w:sig w:usb0="00000003" w:usb1="00000000" w:usb2="00000000" w:usb3="00000000" w:csb0="00000009" w:csb1="00000000"/>
  </w:font>
  <w:font w:name="TheSansMonoCondensed-Italic">
    <w:altName w:val="Calibri"/>
    <w:panose1 w:val="020B0604020202020204"/>
    <w:charset w:val="4D"/>
    <w:family w:val="auto"/>
    <w:notTrueType/>
    <w:pitch w:val="default"/>
    <w:sig w:usb0="00000003" w:usb1="00000000" w:usb2="00000000" w:usb3="00000000" w:csb0="00000001" w:csb1="00000000"/>
  </w:font>
  <w:font w:name="FuturaPT-Bold">
    <w:altName w:val="Century Gothic"/>
    <w:panose1 w:val="020B0604020202020204"/>
    <w:charset w:val="4D"/>
    <w:family w:val="auto"/>
    <w:notTrueType/>
    <w:pitch w:val="default"/>
    <w:sig w:usb0="00000003" w:usb1="00000000" w:usb2="00000000" w:usb3="00000000" w:csb0="00000001" w:csb1="00000000"/>
  </w:font>
  <w:font w:name="FuturaPT-Book">
    <w:altName w:val="Century Gothic"/>
    <w:panose1 w:val="020B0604020202020204"/>
    <w:charset w:val="01"/>
    <w:family w:val="roman"/>
    <w:pitch w:val="variable"/>
  </w:font>
  <w:font w:name="DogmaOT-Bold">
    <w:altName w:val="Cambria"/>
    <w:panose1 w:val="020B0604020202020204"/>
    <w:charset w:val="01"/>
    <w:family w:val="roman"/>
    <w:pitch w:val="variable"/>
  </w:font>
  <w:font w:name="FuturaPT-Heavy">
    <w:altName w:val="Century Gothic"/>
    <w:panose1 w:val="020B0604020202020204"/>
    <w:charset w:val="4D"/>
    <w:family w:val="auto"/>
    <w:notTrueType/>
    <w:pitch w:val="default"/>
    <w:sig w:usb0="00000003" w:usb1="00000000" w:usb2="00000000" w:usb3="00000000" w:csb0="00000001" w:csb1="00000000"/>
  </w:font>
  <w:font w:name="Wingdings2">
    <w:altName w:val="Wingdings 2"/>
    <w:panose1 w:val="020B0604020202020204"/>
    <w:charset w:val="01"/>
    <w:family w:val="roman"/>
    <w:pitch w:val="variable"/>
  </w:font>
  <w:font w:name="NewBaskervilleStd-Bold">
    <w:altName w:val="Calibri"/>
    <w:panose1 w:val="020B0604020202020204"/>
    <w:charset w:val="4D"/>
    <w:family w:val="auto"/>
    <w:notTrueType/>
    <w:pitch w:val="default"/>
    <w:sig w:usb0="00000003" w:usb1="00000000" w:usb2="00000000" w:usb3="00000000" w:csb0="00000001" w:csb1="00000000"/>
  </w:font>
  <w:font w:name="FuturaPTCond-Bold">
    <w:altName w:val="Century Gothic"/>
    <w:panose1 w:val="020B0604020202020204"/>
    <w:charset w:val="4D"/>
    <w:family w:val="auto"/>
    <w:notTrueType/>
    <w:pitch w:val="default"/>
    <w:sig w:usb0="00000003" w:usb1="00000000" w:usb2="00000000" w:usb3="00000000" w:csb0="00000001" w:csb1="00000000"/>
  </w:font>
  <w:font w:name="FuturaPTCond-BoldObl">
    <w:altName w:val="Century Gothic"/>
    <w:panose1 w:val="020B0604020202020204"/>
    <w:charset w:val="4D"/>
    <w:family w:val="auto"/>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NewBaskerville">
    <w:altName w:val="Times New Roman"/>
    <w:panose1 w:val="020B0604020202020204"/>
    <w:charset w:val="01"/>
    <w:family w:val="roman"/>
    <w:pitch w:val="variable"/>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E7300"/>
    <w:multiLevelType w:val="hybridMultilevel"/>
    <w:tmpl w:val="3D682A3C"/>
    <w:lvl w:ilvl="0" w:tplc="A9D2681C">
      <w:start w:val="1"/>
      <w:numFmt w:val="upperLetter"/>
      <w:pStyle w:val="List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139D1E0A"/>
    <w:multiLevelType w:val="hybridMultilevel"/>
    <w:tmpl w:val="03E6C73A"/>
    <w:lvl w:ilvl="0" w:tplc="83B06A88">
      <w:start w:val="1"/>
      <w:numFmt w:val="decimal"/>
      <w:pStyle w:val="ListNumber"/>
      <w:lvlText w:val="%1."/>
      <w:lvlJc w:val="left"/>
      <w:pPr>
        <w:ind w:left="2160" w:hanging="360"/>
      </w:pPr>
    </w:lvl>
    <w:lvl w:ilvl="1" w:tplc="10090019" w:tentative="1">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2" w15:restartNumberingAfterBreak="0">
    <w:nsid w:val="13EE51F7"/>
    <w:multiLevelType w:val="multilevel"/>
    <w:tmpl w:val="6FB4B7DA"/>
    <w:styleLink w:val="CurrentList4"/>
    <w:lvl w:ilvl="0">
      <w:start w:val="1"/>
      <w:numFmt w:val="lowerLetter"/>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3" w15:restartNumberingAfterBreak="0">
    <w:nsid w:val="160A2733"/>
    <w:multiLevelType w:val="multilevel"/>
    <w:tmpl w:val="13B43456"/>
    <w:styleLink w:val="CurrentList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81043A8"/>
    <w:multiLevelType w:val="multilevel"/>
    <w:tmpl w:val="63E6DBF8"/>
    <w:styleLink w:val="CurrentList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CFB6E03"/>
    <w:multiLevelType w:val="multilevel"/>
    <w:tmpl w:val="706E9F88"/>
    <w:styleLink w:val="ChapterNumbering"/>
    <w:lvl w:ilvl="0">
      <w:start w:val="17"/>
      <w:numFmt w:val="decimal"/>
      <w:pStyle w:val="ChapterNumber"/>
      <w:suff w:val="nothing"/>
      <w:lvlText w:val="%1"/>
      <w:lvlJc w:val="left"/>
      <w:pPr>
        <w:ind w:left="432" w:hanging="432"/>
      </w:pPr>
      <w:rPr>
        <w:rFonts w:hint="default"/>
      </w:rPr>
    </w:lvl>
    <w:lvl w:ilvl="1">
      <w:start w:val="1"/>
      <w:numFmt w:val="decimal"/>
      <w:lvlRestart w:val="0"/>
      <w:pStyle w:val="HeadANumber"/>
      <w:lvlText w:val="%1.%2"/>
      <w:lvlJc w:val="left"/>
      <w:pPr>
        <w:ind w:left="576" w:hanging="576"/>
      </w:pPr>
      <w:rPr>
        <w:rFonts w:hint="default"/>
      </w:rPr>
    </w:lvl>
    <w:lvl w:ilvl="2">
      <w:start w:val="1"/>
      <w:numFmt w:val="decimal"/>
      <w:pStyle w:val="HeadBNumber"/>
      <w:lvlText w:val="%1.%2.%3"/>
      <w:lvlJc w:val="left"/>
      <w:pPr>
        <w:ind w:left="720" w:hanging="720"/>
      </w:pPr>
      <w:rPr>
        <w:rFonts w:hint="default"/>
      </w:rPr>
    </w:lvl>
    <w:lvl w:ilvl="3">
      <w:start w:val="1"/>
      <w:numFmt w:val="decimal"/>
      <w:pStyle w:val="HeadCNumber"/>
      <w:lvlText w:val="%1.%2.%3.%4"/>
      <w:lvlJc w:val="left"/>
      <w:pPr>
        <w:tabs>
          <w:tab w:val="num" w:pos="864"/>
        </w:tabs>
        <w:ind w:left="864" w:hanging="864"/>
      </w:pPr>
      <w:rPr>
        <w:rFonts w:hint="default"/>
      </w:rPr>
    </w:lvl>
    <w:lvl w:ilvl="4">
      <w:start w:val="1"/>
      <w:numFmt w:val="decimal"/>
      <w:lvlRestart w:val="1"/>
      <w:pStyle w:val="CaptionLine"/>
      <w:lvlText w:val="Figure %1-%5"/>
      <w:lvlJc w:val="left"/>
      <w:pPr>
        <w:tabs>
          <w:tab w:val="num" w:pos="1440"/>
        </w:tabs>
        <w:ind w:left="1440" w:hanging="1440"/>
      </w:pPr>
      <w:rPr>
        <w:rFonts w:hint="default"/>
      </w:rPr>
    </w:lvl>
    <w:lvl w:ilvl="5">
      <w:start w:val="1"/>
      <w:numFmt w:val="decimal"/>
      <w:lvlRestart w:val="1"/>
      <w:pStyle w:val="TableTitle"/>
      <w:lvlText w:val="Table %1-%6"/>
      <w:lvlJc w:val="left"/>
      <w:pPr>
        <w:tabs>
          <w:tab w:val="num" w:pos="1440"/>
        </w:tabs>
        <w:ind w:left="1440" w:hanging="1440"/>
      </w:pPr>
      <w:rPr>
        <w:rFonts w:hint="default"/>
      </w:rPr>
    </w:lvl>
    <w:lvl w:ilvl="6">
      <w:start w:val="1"/>
      <w:numFmt w:val="decimal"/>
      <w:lvlRestart w:val="1"/>
      <w:pStyle w:val="CodeListingCaption"/>
      <w:lvlText w:val="Listing %1-%7"/>
      <w:lvlJc w:val="left"/>
      <w:pPr>
        <w:ind w:left="1440" w:hanging="1440"/>
      </w:pPr>
      <w:rPr>
        <w:rFonts w:hint="default"/>
      </w:rPr>
    </w:lvl>
    <w:lvl w:ilvl="7">
      <w:start w:val="1"/>
      <w:numFmt w:val="decimal"/>
      <w:lvlRestart w:val="0"/>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229322A2"/>
    <w:multiLevelType w:val="multilevel"/>
    <w:tmpl w:val="4AB0B80C"/>
    <w:styleLink w:val="CurrentList9"/>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7" w15:restartNumberingAfterBreak="0">
    <w:nsid w:val="24881BA5"/>
    <w:multiLevelType w:val="hybridMultilevel"/>
    <w:tmpl w:val="5C8E251A"/>
    <w:lvl w:ilvl="0" w:tplc="FE00C8B4">
      <w:start w:val="1"/>
      <w:numFmt w:val="lowerLetter"/>
      <w:pStyle w:val="ListLetterSub"/>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25F72A2B"/>
    <w:multiLevelType w:val="multilevel"/>
    <w:tmpl w:val="73064086"/>
    <w:styleLink w:val="CurrentList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67E6518"/>
    <w:multiLevelType w:val="hybridMultilevel"/>
    <w:tmpl w:val="13B43456"/>
    <w:lvl w:ilvl="0" w:tplc="22E40EA2">
      <w:start w:val="1"/>
      <w:numFmt w:val="decimal"/>
      <w:pStyle w:val="BoxListNumb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2A2A3DFF"/>
    <w:multiLevelType w:val="multilevel"/>
    <w:tmpl w:val="24F89ACE"/>
    <w:lvl w:ilvl="0">
      <w:start w:val="1"/>
      <w:numFmt w:val="upperRoman"/>
      <w:lvlText w:val="%1."/>
      <w:lvlJc w:val="left"/>
      <w:pPr>
        <w:ind w:left="1440" w:firstLine="0"/>
      </w:pPr>
      <w:rPr>
        <w:rFonts w:hint="default"/>
      </w:rPr>
    </w:lvl>
    <w:lvl w:ilvl="1">
      <w:start w:val="1"/>
      <w:numFmt w:val="upperLetter"/>
      <w:pStyle w:val="Heading2"/>
      <w:lvlText w:val="%2."/>
      <w:lvlJc w:val="left"/>
      <w:pPr>
        <w:ind w:left="2160" w:firstLine="0"/>
      </w:pPr>
    </w:lvl>
    <w:lvl w:ilvl="2">
      <w:start w:val="1"/>
      <w:numFmt w:val="decimal"/>
      <w:pStyle w:val="Heading3"/>
      <w:lvlText w:val="%3."/>
      <w:lvlJc w:val="left"/>
      <w:pPr>
        <w:ind w:left="2880" w:firstLine="0"/>
      </w:pPr>
    </w:lvl>
    <w:lvl w:ilvl="3">
      <w:start w:val="1"/>
      <w:numFmt w:val="lowerLetter"/>
      <w:pStyle w:val="Heading4"/>
      <w:lvlText w:val="%4)"/>
      <w:lvlJc w:val="left"/>
      <w:pPr>
        <w:ind w:left="3600" w:firstLine="0"/>
      </w:pPr>
    </w:lvl>
    <w:lvl w:ilvl="4">
      <w:start w:val="1"/>
      <w:numFmt w:val="decimal"/>
      <w:pStyle w:val="Heading5"/>
      <w:lvlText w:val="(%5)"/>
      <w:lvlJc w:val="left"/>
      <w:pPr>
        <w:ind w:left="4320" w:firstLine="0"/>
      </w:pPr>
    </w:lvl>
    <w:lvl w:ilvl="5">
      <w:start w:val="1"/>
      <w:numFmt w:val="lowerLetter"/>
      <w:pStyle w:val="Heading6"/>
      <w:lvlText w:val="(%6)"/>
      <w:lvlJc w:val="left"/>
      <w:pPr>
        <w:ind w:left="5040" w:firstLine="0"/>
      </w:pPr>
    </w:lvl>
    <w:lvl w:ilvl="6">
      <w:start w:val="1"/>
      <w:numFmt w:val="lowerRoman"/>
      <w:pStyle w:val="Heading7"/>
      <w:lvlText w:val="(%7)"/>
      <w:lvlJc w:val="left"/>
      <w:pPr>
        <w:ind w:left="5760" w:firstLine="0"/>
      </w:pPr>
    </w:lvl>
    <w:lvl w:ilvl="7">
      <w:start w:val="1"/>
      <w:numFmt w:val="lowerLetter"/>
      <w:pStyle w:val="Heading8"/>
      <w:lvlText w:val="(%8)"/>
      <w:lvlJc w:val="left"/>
      <w:pPr>
        <w:ind w:left="6480" w:firstLine="0"/>
      </w:pPr>
    </w:lvl>
    <w:lvl w:ilvl="8">
      <w:start w:val="1"/>
      <w:numFmt w:val="lowerRoman"/>
      <w:pStyle w:val="Heading9"/>
      <w:lvlText w:val="(%9)"/>
      <w:lvlJc w:val="left"/>
      <w:pPr>
        <w:ind w:left="7200" w:firstLine="0"/>
      </w:pPr>
    </w:lvl>
  </w:abstractNum>
  <w:abstractNum w:abstractNumId="11" w15:restartNumberingAfterBreak="0">
    <w:nsid w:val="2B9C43D2"/>
    <w:multiLevelType w:val="multilevel"/>
    <w:tmpl w:val="73064086"/>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78A70D9"/>
    <w:multiLevelType w:val="multilevel"/>
    <w:tmpl w:val="6FB4B7DA"/>
    <w:styleLink w:val="CurrentList5"/>
    <w:lvl w:ilvl="0">
      <w:start w:val="1"/>
      <w:numFmt w:val="lowerLetter"/>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3" w15:restartNumberingAfterBreak="0">
    <w:nsid w:val="38FC65C2"/>
    <w:multiLevelType w:val="hybridMultilevel"/>
    <w:tmpl w:val="25B63F14"/>
    <w:lvl w:ilvl="0" w:tplc="4F9ECC12">
      <w:start w:val="1"/>
      <w:numFmt w:val="bullet"/>
      <w:pStyle w:val="ListBulletSub"/>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439E55FD"/>
    <w:multiLevelType w:val="multilevel"/>
    <w:tmpl w:val="58A4F510"/>
    <w:styleLink w:val="CurrentList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3AD05AE"/>
    <w:multiLevelType w:val="hybridMultilevel"/>
    <w:tmpl w:val="FB407340"/>
    <w:lvl w:ilvl="0" w:tplc="A7305A98">
      <w:start w:val="1"/>
      <w:numFmt w:val="bullet"/>
      <w:pStyle w:val="TableListBulleted"/>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BF3E52"/>
    <w:multiLevelType w:val="hybridMultilevel"/>
    <w:tmpl w:val="023AE9A4"/>
    <w:lvl w:ilvl="0" w:tplc="FB9E8D22">
      <w:start w:val="1"/>
      <w:numFmt w:val="bullet"/>
      <w:pStyle w:val="BoxListBulletSub"/>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56E2F1D"/>
    <w:multiLevelType w:val="hybridMultilevel"/>
    <w:tmpl w:val="2E4EB778"/>
    <w:lvl w:ilvl="0" w:tplc="5DA27E48">
      <w:start w:val="1"/>
      <w:numFmt w:val="decimal"/>
      <w:pStyle w:val="ListNumberSub"/>
      <w:lvlText w:val="%1."/>
      <w:lvlJc w:val="left"/>
      <w:pPr>
        <w:ind w:left="2160" w:hanging="360"/>
      </w:pPr>
    </w:lvl>
    <w:lvl w:ilvl="1" w:tplc="10090019" w:tentative="1">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18" w15:restartNumberingAfterBreak="0">
    <w:nsid w:val="56DA21C4"/>
    <w:multiLevelType w:val="multilevel"/>
    <w:tmpl w:val="6FB4B7DA"/>
    <w:styleLink w:val="CurrentList3"/>
    <w:lvl w:ilvl="0">
      <w:start w:val="1"/>
      <w:numFmt w:val="lowerLetter"/>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9" w15:restartNumberingAfterBreak="0">
    <w:nsid w:val="5BA46494"/>
    <w:multiLevelType w:val="hybridMultilevel"/>
    <w:tmpl w:val="63E6DBF8"/>
    <w:lvl w:ilvl="0" w:tplc="6A4E925E">
      <w:start w:val="1"/>
      <w:numFmt w:val="bullet"/>
      <w:pStyle w:val="BoxList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663972C3"/>
    <w:multiLevelType w:val="hybridMultilevel"/>
    <w:tmpl w:val="FE2C7226"/>
    <w:lvl w:ilvl="0" w:tplc="DF5A1F4A">
      <w:start w:val="1"/>
      <w:numFmt w:val="lowerLetter"/>
      <w:pStyle w:val="BoxListLetterSub"/>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7F44A6"/>
    <w:multiLevelType w:val="hybridMultilevel"/>
    <w:tmpl w:val="CA7A4176"/>
    <w:lvl w:ilvl="0" w:tplc="10CA84BC">
      <w:start w:val="1"/>
      <w:numFmt w:val="decimal"/>
      <w:pStyle w:val="BoxListNumberSub"/>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71017330"/>
    <w:multiLevelType w:val="hybridMultilevel"/>
    <w:tmpl w:val="4AB0B80C"/>
    <w:lvl w:ilvl="0" w:tplc="4618622C">
      <w:start w:val="1"/>
      <w:numFmt w:val="bullet"/>
      <w:pStyle w:val="List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23" w15:restartNumberingAfterBreak="0">
    <w:nsid w:val="725203AD"/>
    <w:multiLevelType w:val="hybridMultilevel"/>
    <w:tmpl w:val="88C8E6E2"/>
    <w:lvl w:ilvl="0" w:tplc="79CC0074">
      <w:start w:val="1"/>
      <w:numFmt w:val="decimal"/>
      <w:pStyle w:val="TableListNumbered"/>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68474E0"/>
    <w:multiLevelType w:val="hybridMultilevel"/>
    <w:tmpl w:val="F17A6FBC"/>
    <w:lvl w:ilvl="0" w:tplc="8664166A">
      <w:start w:val="1"/>
      <w:numFmt w:val="upperLetter"/>
      <w:pStyle w:val="BoxList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9B7009"/>
    <w:multiLevelType w:val="multilevel"/>
    <w:tmpl w:val="706E9F88"/>
    <w:numStyleLink w:val="ChapterNumbering"/>
  </w:abstractNum>
  <w:num w:numId="1" w16cid:durableId="237326311">
    <w:abstractNumId w:val="1"/>
  </w:num>
  <w:num w:numId="2" w16cid:durableId="355278422">
    <w:abstractNumId w:val="22"/>
  </w:num>
  <w:num w:numId="3" w16cid:durableId="76639945">
    <w:abstractNumId w:val="10"/>
  </w:num>
  <w:num w:numId="4" w16cid:durableId="1962413152">
    <w:abstractNumId w:val="19"/>
  </w:num>
  <w:num w:numId="5" w16cid:durableId="1508133617">
    <w:abstractNumId w:val="9"/>
  </w:num>
  <w:num w:numId="6" w16cid:durableId="68772388">
    <w:abstractNumId w:val="15"/>
  </w:num>
  <w:num w:numId="7" w16cid:durableId="40903723">
    <w:abstractNumId w:val="5"/>
  </w:num>
  <w:num w:numId="8" w16cid:durableId="1090463860">
    <w:abstractNumId w:val="11"/>
  </w:num>
  <w:num w:numId="9" w16cid:durableId="2099212974">
    <w:abstractNumId w:val="8"/>
  </w:num>
  <w:num w:numId="10" w16cid:durableId="1500317368">
    <w:abstractNumId w:val="0"/>
  </w:num>
  <w:num w:numId="11" w16cid:durableId="1531453613">
    <w:abstractNumId w:val="18"/>
  </w:num>
  <w:num w:numId="12" w16cid:durableId="1724215571">
    <w:abstractNumId w:val="2"/>
  </w:num>
  <w:num w:numId="13" w16cid:durableId="1698966195">
    <w:abstractNumId w:val="12"/>
  </w:num>
  <w:num w:numId="14" w16cid:durableId="526724370">
    <w:abstractNumId w:val="14"/>
  </w:num>
  <w:num w:numId="15" w16cid:durableId="1807819219">
    <w:abstractNumId w:val="24"/>
  </w:num>
  <w:num w:numId="16" w16cid:durableId="525294231">
    <w:abstractNumId w:val="3"/>
  </w:num>
  <w:num w:numId="17" w16cid:durableId="532421880">
    <w:abstractNumId w:val="4"/>
  </w:num>
  <w:num w:numId="18" w16cid:durableId="518156499">
    <w:abstractNumId w:val="16"/>
  </w:num>
  <w:num w:numId="19" w16cid:durableId="1429959995">
    <w:abstractNumId w:val="6"/>
  </w:num>
  <w:num w:numId="20" w16cid:durableId="1563560825">
    <w:abstractNumId w:val="13"/>
  </w:num>
  <w:num w:numId="21" w16cid:durableId="1001083846">
    <w:abstractNumId w:val="20"/>
    <w:lvlOverride w:ilvl="0">
      <w:startOverride w:val="1"/>
    </w:lvlOverride>
  </w:num>
  <w:num w:numId="22" w16cid:durableId="1588153497">
    <w:abstractNumId w:val="21"/>
    <w:lvlOverride w:ilvl="0">
      <w:startOverride w:val="1"/>
    </w:lvlOverride>
  </w:num>
  <w:num w:numId="23" w16cid:durableId="1353803052">
    <w:abstractNumId w:val="17"/>
    <w:lvlOverride w:ilvl="0">
      <w:startOverride w:val="1"/>
    </w:lvlOverride>
  </w:num>
  <w:num w:numId="24" w16cid:durableId="17629608">
    <w:abstractNumId w:val="7"/>
    <w:lvlOverride w:ilvl="0">
      <w:startOverride w:val="1"/>
    </w:lvlOverride>
  </w:num>
  <w:num w:numId="25" w16cid:durableId="1453481956">
    <w:abstractNumId w:val="23"/>
    <w:lvlOverride w:ilvl="0">
      <w:startOverride w:val="1"/>
    </w:lvlOverride>
  </w:num>
  <w:num w:numId="26" w16cid:durableId="994408184">
    <w:abstractNumId w:val="25"/>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 Krycho">
    <w15:presenceInfo w15:providerId="Windows Live" w15:userId="5c12a0c3f03a3a81"/>
  </w15:person>
  <w15:person w15:author="Rachel Monaghan">
    <w15:presenceInfo w15:providerId="Windows Live" w15:userId="b9bf719561a853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n-US" w:vendorID="64" w:dllVersion="0" w:nlCheck="1" w:checkStyle="0"/>
  <w:activeWritingStyle w:appName="MSWord" w:lang="en-CA" w:vendorID="64" w:dllVersion="0" w:nlCheck="1" w:checkStyle="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A94"/>
    <w:rsid w:val="000019A9"/>
    <w:rsid w:val="0000733B"/>
    <w:rsid w:val="000221E1"/>
    <w:rsid w:val="00025E0B"/>
    <w:rsid w:val="00047E39"/>
    <w:rsid w:val="000511F6"/>
    <w:rsid w:val="000657C2"/>
    <w:rsid w:val="000678AA"/>
    <w:rsid w:val="000761E7"/>
    <w:rsid w:val="00082753"/>
    <w:rsid w:val="000834A6"/>
    <w:rsid w:val="00087F62"/>
    <w:rsid w:val="00093326"/>
    <w:rsid w:val="00093A17"/>
    <w:rsid w:val="00096C5C"/>
    <w:rsid w:val="000D0C31"/>
    <w:rsid w:val="000D5E35"/>
    <w:rsid w:val="000E08AE"/>
    <w:rsid w:val="0010007C"/>
    <w:rsid w:val="00103933"/>
    <w:rsid w:val="001129CA"/>
    <w:rsid w:val="001137D4"/>
    <w:rsid w:val="00120251"/>
    <w:rsid w:val="001514CC"/>
    <w:rsid w:val="00163197"/>
    <w:rsid w:val="001633BF"/>
    <w:rsid w:val="00163AF8"/>
    <w:rsid w:val="001642D7"/>
    <w:rsid w:val="001648BF"/>
    <w:rsid w:val="00167064"/>
    <w:rsid w:val="00167C59"/>
    <w:rsid w:val="00181AA5"/>
    <w:rsid w:val="001863F1"/>
    <w:rsid w:val="001B7D64"/>
    <w:rsid w:val="001D4FCC"/>
    <w:rsid w:val="001E4D6C"/>
    <w:rsid w:val="001E69EF"/>
    <w:rsid w:val="001F38DD"/>
    <w:rsid w:val="002021E4"/>
    <w:rsid w:val="002066F0"/>
    <w:rsid w:val="0021513F"/>
    <w:rsid w:val="00223BA0"/>
    <w:rsid w:val="00232535"/>
    <w:rsid w:val="002412D7"/>
    <w:rsid w:val="00244986"/>
    <w:rsid w:val="0024720E"/>
    <w:rsid w:val="00251AF8"/>
    <w:rsid w:val="002540E8"/>
    <w:rsid w:val="002608A3"/>
    <w:rsid w:val="002635C0"/>
    <w:rsid w:val="00264A8B"/>
    <w:rsid w:val="00271E5F"/>
    <w:rsid w:val="0027554A"/>
    <w:rsid w:val="002A0108"/>
    <w:rsid w:val="002A4121"/>
    <w:rsid w:val="002A721A"/>
    <w:rsid w:val="002C3932"/>
    <w:rsid w:val="002D75B0"/>
    <w:rsid w:val="002F13DF"/>
    <w:rsid w:val="00301CA4"/>
    <w:rsid w:val="0032047B"/>
    <w:rsid w:val="00321DEA"/>
    <w:rsid w:val="0033026F"/>
    <w:rsid w:val="00330D05"/>
    <w:rsid w:val="003343B7"/>
    <w:rsid w:val="00335386"/>
    <w:rsid w:val="00351950"/>
    <w:rsid w:val="00356152"/>
    <w:rsid w:val="003607B1"/>
    <w:rsid w:val="0036350D"/>
    <w:rsid w:val="00367545"/>
    <w:rsid w:val="0039476D"/>
    <w:rsid w:val="003A5D14"/>
    <w:rsid w:val="003D2130"/>
    <w:rsid w:val="003E502A"/>
    <w:rsid w:val="003E6647"/>
    <w:rsid w:val="003F251A"/>
    <w:rsid w:val="003F2C67"/>
    <w:rsid w:val="003F5985"/>
    <w:rsid w:val="003F7815"/>
    <w:rsid w:val="00407426"/>
    <w:rsid w:val="00426508"/>
    <w:rsid w:val="004369DC"/>
    <w:rsid w:val="00436F8F"/>
    <w:rsid w:val="004376AB"/>
    <w:rsid w:val="004403B6"/>
    <w:rsid w:val="004445E5"/>
    <w:rsid w:val="00447971"/>
    <w:rsid w:val="004516EC"/>
    <w:rsid w:val="00471343"/>
    <w:rsid w:val="0048656F"/>
    <w:rsid w:val="00486CCD"/>
    <w:rsid w:val="004A612A"/>
    <w:rsid w:val="004C1B99"/>
    <w:rsid w:val="004C26E0"/>
    <w:rsid w:val="004C48BB"/>
    <w:rsid w:val="004C79D9"/>
    <w:rsid w:val="004D0812"/>
    <w:rsid w:val="004D18EA"/>
    <w:rsid w:val="004D4488"/>
    <w:rsid w:val="004F2D48"/>
    <w:rsid w:val="004F6E2F"/>
    <w:rsid w:val="00510FF3"/>
    <w:rsid w:val="00514C13"/>
    <w:rsid w:val="00521951"/>
    <w:rsid w:val="0052424C"/>
    <w:rsid w:val="005247A2"/>
    <w:rsid w:val="00530B13"/>
    <w:rsid w:val="00531CC6"/>
    <w:rsid w:val="00533577"/>
    <w:rsid w:val="00534522"/>
    <w:rsid w:val="00536D65"/>
    <w:rsid w:val="00545E91"/>
    <w:rsid w:val="00555437"/>
    <w:rsid w:val="005608D6"/>
    <w:rsid w:val="005734C1"/>
    <w:rsid w:val="00580C82"/>
    <w:rsid w:val="005938B0"/>
    <w:rsid w:val="00593B81"/>
    <w:rsid w:val="005A246F"/>
    <w:rsid w:val="005B0C2F"/>
    <w:rsid w:val="005B0FD1"/>
    <w:rsid w:val="005C298F"/>
    <w:rsid w:val="005C2F30"/>
    <w:rsid w:val="005C3C00"/>
    <w:rsid w:val="005C59FA"/>
    <w:rsid w:val="005D2131"/>
    <w:rsid w:val="005D5558"/>
    <w:rsid w:val="005E2D42"/>
    <w:rsid w:val="005E3630"/>
    <w:rsid w:val="005F13B4"/>
    <w:rsid w:val="00625E7D"/>
    <w:rsid w:val="00634BF3"/>
    <w:rsid w:val="0064111B"/>
    <w:rsid w:val="006418EF"/>
    <w:rsid w:val="00647AAF"/>
    <w:rsid w:val="00663531"/>
    <w:rsid w:val="00664761"/>
    <w:rsid w:val="006761E4"/>
    <w:rsid w:val="00681883"/>
    <w:rsid w:val="00681951"/>
    <w:rsid w:val="006828EC"/>
    <w:rsid w:val="0069598F"/>
    <w:rsid w:val="006A07C5"/>
    <w:rsid w:val="006A5038"/>
    <w:rsid w:val="006C094A"/>
    <w:rsid w:val="006C396D"/>
    <w:rsid w:val="006D2925"/>
    <w:rsid w:val="006D4DB1"/>
    <w:rsid w:val="006E533F"/>
    <w:rsid w:val="006F6D9A"/>
    <w:rsid w:val="006F7111"/>
    <w:rsid w:val="00704900"/>
    <w:rsid w:val="00717181"/>
    <w:rsid w:val="00731980"/>
    <w:rsid w:val="007643CA"/>
    <w:rsid w:val="00771443"/>
    <w:rsid w:val="0077200E"/>
    <w:rsid w:val="00775AC9"/>
    <w:rsid w:val="00784D52"/>
    <w:rsid w:val="007902CC"/>
    <w:rsid w:val="007903FC"/>
    <w:rsid w:val="0079687D"/>
    <w:rsid w:val="007A0D76"/>
    <w:rsid w:val="007A2A32"/>
    <w:rsid w:val="007B0635"/>
    <w:rsid w:val="007B0A94"/>
    <w:rsid w:val="007B542E"/>
    <w:rsid w:val="007B736E"/>
    <w:rsid w:val="007D39C8"/>
    <w:rsid w:val="007D466C"/>
    <w:rsid w:val="007F2334"/>
    <w:rsid w:val="007F4007"/>
    <w:rsid w:val="007F7849"/>
    <w:rsid w:val="00801498"/>
    <w:rsid w:val="00802268"/>
    <w:rsid w:val="0080480A"/>
    <w:rsid w:val="00815FF2"/>
    <w:rsid w:val="008162BC"/>
    <w:rsid w:val="00817C0B"/>
    <w:rsid w:val="008507C3"/>
    <w:rsid w:val="008544DB"/>
    <w:rsid w:val="00860388"/>
    <w:rsid w:val="00884924"/>
    <w:rsid w:val="008854F4"/>
    <w:rsid w:val="008A2574"/>
    <w:rsid w:val="008A3838"/>
    <w:rsid w:val="008B59C0"/>
    <w:rsid w:val="008C5F09"/>
    <w:rsid w:val="008C5F52"/>
    <w:rsid w:val="008D23DE"/>
    <w:rsid w:val="008D25C6"/>
    <w:rsid w:val="008D497E"/>
    <w:rsid w:val="008D4A51"/>
    <w:rsid w:val="008F069C"/>
    <w:rsid w:val="00912EC3"/>
    <w:rsid w:val="00914396"/>
    <w:rsid w:val="0091649A"/>
    <w:rsid w:val="009166B4"/>
    <w:rsid w:val="00933DE6"/>
    <w:rsid w:val="009436E2"/>
    <w:rsid w:val="009560E9"/>
    <w:rsid w:val="00956312"/>
    <w:rsid w:val="00960E41"/>
    <w:rsid w:val="00962710"/>
    <w:rsid w:val="00971A3E"/>
    <w:rsid w:val="009720E7"/>
    <w:rsid w:val="00974D01"/>
    <w:rsid w:val="00986FAE"/>
    <w:rsid w:val="009A2D4E"/>
    <w:rsid w:val="009E025B"/>
    <w:rsid w:val="009E1E42"/>
    <w:rsid w:val="009F436B"/>
    <w:rsid w:val="00A143C4"/>
    <w:rsid w:val="00A146CF"/>
    <w:rsid w:val="00A17E50"/>
    <w:rsid w:val="00A26B15"/>
    <w:rsid w:val="00A50538"/>
    <w:rsid w:val="00A568CB"/>
    <w:rsid w:val="00A62441"/>
    <w:rsid w:val="00A66364"/>
    <w:rsid w:val="00A674A7"/>
    <w:rsid w:val="00A6762E"/>
    <w:rsid w:val="00A84EF2"/>
    <w:rsid w:val="00A8540F"/>
    <w:rsid w:val="00A9465A"/>
    <w:rsid w:val="00AA10B7"/>
    <w:rsid w:val="00AA2608"/>
    <w:rsid w:val="00AA40F6"/>
    <w:rsid w:val="00AA46B8"/>
    <w:rsid w:val="00AB0B38"/>
    <w:rsid w:val="00AC068C"/>
    <w:rsid w:val="00AC07C3"/>
    <w:rsid w:val="00AD0640"/>
    <w:rsid w:val="00AD1A7C"/>
    <w:rsid w:val="00AD405F"/>
    <w:rsid w:val="00AE67C8"/>
    <w:rsid w:val="00AE7512"/>
    <w:rsid w:val="00B05B44"/>
    <w:rsid w:val="00B2301E"/>
    <w:rsid w:val="00B250DA"/>
    <w:rsid w:val="00B36806"/>
    <w:rsid w:val="00B3765F"/>
    <w:rsid w:val="00B40BB6"/>
    <w:rsid w:val="00B469AF"/>
    <w:rsid w:val="00B47FA2"/>
    <w:rsid w:val="00B509E0"/>
    <w:rsid w:val="00B54FB5"/>
    <w:rsid w:val="00B758B9"/>
    <w:rsid w:val="00B810CA"/>
    <w:rsid w:val="00B85B2E"/>
    <w:rsid w:val="00B90F7F"/>
    <w:rsid w:val="00B93D43"/>
    <w:rsid w:val="00BA1C4A"/>
    <w:rsid w:val="00BA5499"/>
    <w:rsid w:val="00BB146D"/>
    <w:rsid w:val="00BB21F4"/>
    <w:rsid w:val="00BB3E2C"/>
    <w:rsid w:val="00BB4D6E"/>
    <w:rsid w:val="00BE436F"/>
    <w:rsid w:val="00BE767D"/>
    <w:rsid w:val="00C009B6"/>
    <w:rsid w:val="00C00F91"/>
    <w:rsid w:val="00C1607B"/>
    <w:rsid w:val="00C21AB4"/>
    <w:rsid w:val="00C220DF"/>
    <w:rsid w:val="00C51D75"/>
    <w:rsid w:val="00C53D6E"/>
    <w:rsid w:val="00C5600F"/>
    <w:rsid w:val="00C82737"/>
    <w:rsid w:val="00C93324"/>
    <w:rsid w:val="00C93F7A"/>
    <w:rsid w:val="00CB646C"/>
    <w:rsid w:val="00CD2DA8"/>
    <w:rsid w:val="00CF1BB5"/>
    <w:rsid w:val="00CF6A00"/>
    <w:rsid w:val="00CF73CD"/>
    <w:rsid w:val="00D25DDA"/>
    <w:rsid w:val="00D32095"/>
    <w:rsid w:val="00D341E0"/>
    <w:rsid w:val="00D35B7B"/>
    <w:rsid w:val="00D43428"/>
    <w:rsid w:val="00D514AE"/>
    <w:rsid w:val="00D56051"/>
    <w:rsid w:val="00D61406"/>
    <w:rsid w:val="00D70AE7"/>
    <w:rsid w:val="00D74875"/>
    <w:rsid w:val="00D85DDC"/>
    <w:rsid w:val="00D97D3D"/>
    <w:rsid w:val="00DA34B4"/>
    <w:rsid w:val="00DA4E14"/>
    <w:rsid w:val="00DA754F"/>
    <w:rsid w:val="00DB3B67"/>
    <w:rsid w:val="00DB58A9"/>
    <w:rsid w:val="00DB6C91"/>
    <w:rsid w:val="00DC70CD"/>
    <w:rsid w:val="00DD59CE"/>
    <w:rsid w:val="00DE123A"/>
    <w:rsid w:val="00DE3899"/>
    <w:rsid w:val="00DF0C19"/>
    <w:rsid w:val="00E112E6"/>
    <w:rsid w:val="00E150EA"/>
    <w:rsid w:val="00E23F8D"/>
    <w:rsid w:val="00E43D02"/>
    <w:rsid w:val="00E4587F"/>
    <w:rsid w:val="00E46CF9"/>
    <w:rsid w:val="00E556EA"/>
    <w:rsid w:val="00E570AE"/>
    <w:rsid w:val="00E6296A"/>
    <w:rsid w:val="00E80ECB"/>
    <w:rsid w:val="00E81C6B"/>
    <w:rsid w:val="00E82E35"/>
    <w:rsid w:val="00E83F70"/>
    <w:rsid w:val="00E8532B"/>
    <w:rsid w:val="00E94FD1"/>
    <w:rsid w:val="00E97E32"/>
    <w:rsid w:val="00EB07F6"/>
    <w:rsid w:val="00EC2D84"/>
    <w:rsid w:val="00EC414A"/>
    <w:rsid w:val="00EC4618"/>
    <w:rsid w:val="00ED0BDB"/>
    <w:rsid w:val="00ED32EF"/>
    <w:rsid w:val="00ED56B4"/>
    <w:rsid w:val="00ED748E"/>
    <w:rsid w:val="00EE3A91"/>
    <w:rsid w:val="00EE6D32"/>
    <w:rsid w:val="00EF4C27"/>
    <w:rsid w:val="00F016D0"/>
    <w:rsid w:val="00F1770A"/>
    <w:rsid w:val="00F30649"/>
    <w:rsid w:val="00F32701"/>
    <w:rsid w:val="00F556E5"/>
    <w:rsid w:val="00F62A28"/>
    <w:rsid w:val="00F6509C"/>
    <w:rsid w:val="00F7311E"/>
    <w:rsid w:val="00F73787"/>
    <w:rsid w:val="00F8575B"/>
    <w:rsid w:val="00F91EC7"/>
    <w:rsid w:val="00FA3511"/>
    <w:rsid w:val="00FA65FD"/>
    <w:rsid w:val="00FB0E83"/>
    <w:rsid w:val="00FB1AA7"/>
    <w:rsid w:val="00FB202A"/>
    <w:rsid w:val="00FB51E9"/>
    <w:rsid w:val="00FB52E1"/>
    <w:rsid w:val="00FD4910"/>
    <w:rsid w:val="00FD5F65"/>
    <w:rsid w:val="00FE6C3B"/>
    <w:rsid w:val="00FF1D80"/>
    <w:rsid w:val="00FF6244"/>
    <w:rsid w:val="00FF6C1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423E5"/>
  <w15:chartTrackingRefBased/>
  <w15:docId w15:val="{2F09CCD9-997E-E84A-91A1-2F1977437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522"/>
    <w:pPr>
      <w:spacing w:after="200" w:line="276" w:lineRule="auto"/>
    </w:pPr>
    <w:rPr>
      <w:rFonts w:ascii="Times New Roman" w:eastAsia="Times New Roman" w:hAnsi="Times New Roman" w:cs="Times New Roman"/>
      <w:kern w:val="0"/>
      <w:sz w:val="22"/>
      <w:szCs w:val="22"/>
      <w:lang w:val="en-CA" w:eastAsia="en-CA"/>
      <w14:ligatures w14:val="none"/>
    </w:rPr>
  </w:style>
  <w:style w:type="paragraph" w:styleId="Heading1">
    <w:name w:val="heading 1"/>
    <w:basedOn w:val="Normal"/>
    <w:next w:val="Normal"/>
    <w:link w:val="Heading1Char"/>
    <w:uiPriority w:val="9"/>
    <w:qFormat/>
    <w:rsid w:val="00EC2D8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534522"/>
    <w:pPr>
      <w:keepNext/>
      <w:keepLines/>
      <w:numPr>
        <w:ilvl w:val="1"/>
        <w:numId w:val="3"/>
      </w:numPr>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534522"/>
    <w:pPr>
      <w:keepNext/>
      <w:keepLines/>
      <w:numPr>
        <w:ilvl w:val="2"/>
        <w:numId w:val="3"/>
      </w:numPr>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534522"/>
    <w:pPr>
      <w:keepNext/>
      <w:keepLines/>
      <w:numPr>
        <w:ilvl w:val="3"/>
        <w:numId w:val="3"/>
      </w:numPr>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534522"/>
    <w:pPr>
      <w:keepNext/>
      <w:keepLines/>
      <w:numPr>
        <w:ilvl w:val="4"/>
        <w:numId w:val="3"/>
      </w:numPr>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534522"/>
    <w:pPr>
      <w:keepNext/>
      <w:keepLines/>
      <w:numPr>
        <w:ilvl w:val="5"/>
        <w:numId w:val="3"/>
      </w:numPr>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534522"/>
    <w:pPr>
      <w:keepNext/>
      <w:keepLines/>
      <w:numPr>
        <w:ilvl w:val="6"/>
        <w:numId w:val="3"/>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34522"/>
    <w:pPr>
      <w:keepNext/>
      <w:keepLines/>
      <w:numPr>
        <w:ilvl w:val="7"/>
        <w:numId w:val="3"/>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34522"/>
    <w:pPr>
      <w:keepNext/>
      <w:keepLines/>
      <w:numPr>
        <w:ilvl w:val="8"/>
        <w:numId w:val="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Xref">
    <w:name w:val="Xref"/>
    <w:uiPriority w:val="1"/>
    <w:rsid w:val="00534522"/>
    <w:rPr>
      <w:color w:val="FF0000"/>
      <w:lang w:val="en-US"/>
    </w:rPr>
  </w:style>
  <w:style w:type="character" w:customStyle="1" w:styleId="Heading2Char">
    <w:name w:val="Heading 2 Char"/>
    <w:basedOn w:val="DefaultParagraphFont"/>
    <w:link w:val="Heading2"/>
    <w:uiPriority w:val="9"/>
    <w:semiHidden/>
    <w:rsid w:val="00534522"/>
    <w:rPr>
      <w:rFonts w:asciiTheme="majorHAnsi" w:eastAsiaTheme="majorEastAsia" w:hAnsiTheme="majorHAnsi" w:cstheme="majorBidi"/>
      <w:b/>
      <w:bCs/>
      <w:color w:val="4472C4" w:themeColor="accent1"/>
      <w:kern w:val="0"/>
      <w:sz w:val="26"/>
      <w:szCs w:val="26"/>
      <w:lang w:val="en-CA" w:eastAsia="en-CA"/>
      <w14:ligatures w14:val="none"/>
    </w:rPr>
  </w:style>
  <w:style w:type="character" w:customStyle="1" w:styleId="Heading3Char">
    <w:name w:val="Heading 3 Char"/>
    <w:basedOn w:val="DefaultParagraphFont"/>
    <w:link w:val="Heading3"/>
    <w:uiPriority w:val="9"/>
    <w:semiHidden/>
    <w:rsid w:val="00534522"/>
    <w:rPr>
      <w:rFonts w:asciiTheme="majorHAnsi" w:eastAsiaTheme="majorEastAsia" w:hAnsiTheme="majorHAnsi" w:cstheme="majorBidi"/>
      <w:b/>
      <w:bCs/>
      <w:color w:val="4472C4" w:themeColor="accent1"/>
      <w:kern w:val="0"/>
      <w:sz w:val="22"/>
      <w:szCs w:val="22"/>
      <w:lang w:val="en-CA" w:eastAsia="en-CA"/>
      <w14:ligatures w14:val="none"/>
    </w:rPr>
  </w:style>
  <w:style w:type="character" w:customStyle="1" w:styleId="Heading4Char">
    <w:name w:val="Heading 4 Char"/>
    <w:basedOn w:val="DefaultParagraphFont"/>
    <w:link w:val="Heading4"/>
    <w:uiPriority w:val="9"/>
    <w:semiHidden/>
    <w:rsid w:val="00534522"/>
    <w:rPr>
      <w:rFonts w:asciiTheme="majorHAnsi" w:eastAsiaTheme="majorEastAsia" w:hAnsiTheme="majorHAnsi" w:cstheme="majorBidi"/>
      <w:b/>
      <w:bCs/>
      <w:i/>
      <w:iCs/>
      <w:color w:val="4472C4" w:themeColor="accent1"/>
      <w:kern w:val="0"/>
      <w:sz w:val="22"/>
      <w:szCs w:val="22"/>
      <w:lang w:val="en-CA" w:eastAsia="en-CA"/>
      <w14:ligatures w14:val="none"/>
    </w:rPr>
  </w:style>
  <w:style w:type="character" w:customStyle="1" w:styleId="Heading5Char">
    <w:name w:val="Heading 5 Char"/>
    <w:basedOn w:val="DefaultParagraphFont"/>
    <w:link w:val="Heading5"/>
    <w:uiPriority w:val="9"/>
    <w:semiHidden/>
    <w:rsid w:val="00534522"/>
    <w:rPr>
      <w:rFonts w:asciiTheme="majorHAnsi" w:eastAsiaTheme="majorEastAsia" w:hAnsiTheme="majorHAnsi" w:cstheme="majorBidi"/>
      <w:color w:val="1F3763" w:themeColor="accent1" w:themeShade="7F"/>
      <w:kern w:val="0"/>
      <w:sz w:val="22"/>
      <w:szCs w:val="22"/>
      <w:lang w:val="en-CA" w:eastAsia="en-CA"/>
      <w14:ligatures w14:val="none"/>
    </w:rPr>
  </w:style>
  <w:style w:type="character" w:customStyle="1" w:styleId="Heading6Char">
    <w:name w:val="Heading 6 Char"/>
    <w:basedOn w:val="DefaultParagraphFont"/>
    <w:link w:val="Heading6"/>
    <w:uiPriority w:val="9"/>
    <w:semiHidden/>
    <w:rsid w:val="00534522"/>
    <w:rPr>
      <w:rFonts w:asciiTheme="majorHAnsi" w:eastAsiaTheme="majorEastAsia" w:hAnsiTheme="majorHAnsi" w:cstheme="majorBidi"/>
      <w:i/>
      <w:iCs/>
      <w:color w:val="1F3763" w:themeColor="accent1" w:themeShade="7F"/>
      <w:kern w:val="0"/>
      <w:sz w:val="22"/>
      <w:szCs w:val="22"/>
      <w:lang w:val="en-CA" w:eastAsia="en-CA"/>
      <w14:ligatures w14:val="none"/>
    </w:rPr>
  </w:style>
  <w:style w:type="character" w:customStyle="1" w:styleId="Heading7Char">
    <w:name w:val="Heading 7 Char"/>
    <w:basedOn w:val="DefaultParagraphFont"/>
    <w:link w:val="Heading7"/>
    <w:uiPriority w:val="9"/>
    <w:semiHidden/>
    <w:rsid w:val="00534522"/>
    <w:rPr>
      <w:rFonts w:asciiTheme="majorHAnsi" w:eastAsiaTheme="majorEastAsia" w:hAnsiTheme="majorHAnsi" w:cstheme="majorBidi"/>
      <w:i/>
      <w:iCs/>
      <w:color w:val="404040" w:themeColor="text1" w:themeTint="BF"/>
      <w:kern w:val="0"/>
      <w:sz w:val="22"/>
      <w:szCs w:val="22"/>
      <w:lang w:val="en-CA" w:eastAsia="en-CA"/>
      <w14:ligatures w14:val="none"/>
    </w:rPr>
  </w:style>
  <w:style w:type="character" w:customStyle="1" w:styleId="Heading8Char">
    <w:name w:val="Heading 8 Char"/>
    <w:basedOn w:val="DefaultParagraphFont"/>
    <w:link w:val="Heading8"/>
    <w:uiPriority w:val="9"/>
    <w:semiHidden/>
    <w:rsid w:val="00534522"/>
    <w:rPr>
      <w:rFonts w:asciiTheme="majorHAnsi" w:eastAsiaTheme="majorEastAsia" w:hAnsiTheme="majorHAnsi" w:cstheme="majorBidi"/>
      <w:color w:val="404040" w:themeColor="text1" w:themeTint="BF"/>
      <w:kern w:val="0"/>
      <w:sz w:val="20"/>
      <w:szCs w:val="20"/>
      <w:lang w:val="en-CA" w:eastAsia="en-CA"/>
      <w14:ligatures w14:val="none"/>
    </w:rPr>
  </w:style>
  <w:style w:type="character" w:customStyle="1" w:styleId="Heading9Char">
    <w:name w:val="Heading 9 Char"/>
    <w:basedOn w:val="DefaultParagraphFont"/>
    <w:link w:val="Heading9"/>
    <w:uiPriority w:val="9"/>
    <w:semiHidden/>
    <w:rsid w:val="00534522"/>
    <w:rPr>
      <w:rFonts w:asciiTheme="majorHAnsi" w:eastAsiaTheme="majorEastAsia" w:hAnsiTheme="majorHAnsi" w:cstheme="majorBidi"/>
      <w:i/>
      <w:iCs/>
      <w:color w:val="404040" w:themeColor="text1" w:themeTint="BF"/>
      <w:kern w:val="0"/>
      <w:sz w:val="20"/>
      <w:szCs w:val="20"/>
      <w:lang w:val="en-CA" w:eastAsia="en-CA"/>
      <w14:ligatures w14:val="none"/>
    </w:rPr>
  </w:style>
  <w:style w:type="paragraph" w:customStyle="1" w:styleId="NoParagraphStyle">
    <w:name w:val="[No Paragraph Style]"/>
    <w:rsid w:val="00534522"/>
    <w:pPr>
      <w:widowControl w:val="0"/>
      <w:autoSpaceDE w:val="0"/>
      <w:autoSpaceDN w:val="0"/>
      <w:adjustRightInd w:val="0"/>
      <w:spacing w:line="288" w:lineRule="auto"/>
      <w:textAlignment w:val="center"/>
    </w:pPr>
    <w:rPr>
      <w:rFonts w:ascii="Times New Roman" w:eastAsia="Times New Roman" w:hAnsi="Times New Roman" w:cs="TimesNewRomanPSMT"/>
      <w:color w:val="000000"/>
      <w:kern w:val="0"/>
      <w:lang w:eastAsia="en-CA"/>
      <w14:ligatures w14:val="none"/>
    </w:rPr>
  </w:style>
  <w:style w:type="paragraph" w:customStyle="1" w:styleId="IndexBody">
    <w:name w:val="IndexBody"/>
    <w:qFormat/>
    <w:rsid w:val="00534522"/>
    <w:pPr>
      <w:spacing w:line="220" w:lineRule="atLeast"/>
    </w:pPr>
    <w:rPr>
      <w:rFonts w:ascii="Times Roman" w:eastAsia="Times New Roman" w:hAnsi="Times Roman" w:cs="NewBaskervilleStd-Roman"/>
      <w:color w:val="000000"/>
      <w:kern w:val="0"/>
      <w:sz w:val="18"/>
      <w:szCs w:val="18"/>
      <w:lang w:eastAsia="en-CA"/>
      <w14:ligatures w14:val="none"/>
    </w:rPr>
  </w:style>
  <w:style w:type="character" w:customStyle="1" w:styleId="BoldItalic">
    <w:name w:val="BoldItalic"/>
    <w:uiPriority w:val="1"/>
    <w:qFormat/>
    <w:rsid w:val="00534522"/>
    <w:rPr>
      <w:rFonts w:cs="NewBaskervilleEF-Bold"/>
      <w:b/>
      <w:bCs/>
      <w:i/>
      <w:iCs/>
      <w:color w:val="3366FF"/>
      <w:w w:val="100"/>
      <w:position w:val="0"/>
      <w:u w:val="none"/>
      <w:vertAlign w:val="baseline"/>
      <w:lang w:val="en-US"/>
    </w:rPr>
  </w:style>
  <w:style w:type="paragraph" w:customStyle="1" w:styleId="BodyCustom">
    <w:name w:val="BodyCustom"/>
    <w:qFormat/>
    <w:rsid w:val="00534522"/>
    <w:pPr>
      <w:widowControl w:val="0"/>
      <w:suppressAutoHyphens/>
      <w:autoSpaceDE w:val="0"/>
      <w:autoSpaceDN w:val="0"/>
      <w:adjustRightInd w:val="0"/>
      <w:spacing w:before="120" w:after="120" w:line="240" w:lineRule="atLeast"/>
      <w:ind w:left="1440"/>
      <w:textAlignment w:val="baseline"/>
    </w:pPr>
    <w:rPr>
      <w:rFonts w:ascii="Times Roman" w:eastAsia="Times New Roman" w:hAnsi="Times Roman" w:cs="NewBaskervilleStd-Roman"/>
      <w:color w:val="008000"/>
      <w:kern w:val="0"/>
      <w:sz w:val="20"/>
      <w:szCs w:val="20"/>
      <w:lang w:eastAsia="en-CA"/>
      <w14:ligatures w14:val="none"/>
    </w:rPr>
  </w:style>
  <w:style w:type="paragraph" w:customStyle="1" w:styleId="IndexHead">
    <w:name w:val="IndexHead"/>
    <w:qFormat/>
    <w:rsid w:val="00534522"/>
    <w:pPr>
      <w:spacing w:before="320" w:after="80"/>
    </w:pPr>
    <w:rPr>
      <w:rFonts w:ascii="Arial" w:eastAsia="Times New Roman" w:hAnsi="Arial" w:cs="NewBaskervilleStd-Roman"/>
      <w:color w:val="000000"/>
      <w:kern w:val="0"/>
      <w:sz w:val="22"/>
      <w:szCs w:val="22"/>
      <w:lang w:eastAsia="en-CA"/>
      <w14:ligatures w14:val="none"/>
    </w:rPr>
  </w:style>
  <w:style w:type="paragraph" w:customStyle="1" w:styleId="IndexLevel1">
    <w:name w:val="IndexLevel1"/>
    <w:qFormat/>
    <w:rsid w:val="00534522"/>
    <w:pPr>
      <w:spacing w:line="220" w:lineRule="atLeast"/>
    </w:pPr>
    <w:rPr>
      <w:rFonts w:ascii="Times Roman" w:eastAsia="Times New Roman" w:hAnsi="Times Roman" w:cs="NewBaskervilleStd-Roman"/>
      <w:color w:val="000000"/>
      <w:kern w:val="0"/>
      <w:sz w:val="18"/>
      <w:szCs w:val="18"/>
      <w:lang w:eastAsia="en-CA"/>
      <w14:ligatures w14:val="none"/>
    </w:rPr>
  </w:style>
  <w:style w:type="paragraph" w:customStyle="1" w:styleId="CodeListingCaption">
    <w:name w:val="CodeListingCaption"/>
    <w:next w:val="Code"/>
    <w:qFormat/>
    <w:rsid w:val="00534522"/>
    <w:pPr>
      <w:numPr>
        <w:ilvl w:val="6"/>
        <w:numId w:val="26"/>
      </w:numPr>
      <w:spacing w:before="240" w:after="120"/>
    </w:pPr>
    <w:rPr>
      <w:rFonts w:ascii="Times Roman" w:eastAsia="Times New Roman" w:hAnsi="Times Roman" w:cs="FuturaPT-BookObl"/>
      <w:color w:val="000000"/>
      <w:kern w:val="0"/>
      <w:sz w:val="17"/>
      <w:szCs w:val="17"/>
      <w:lang w:eastAsia="en-CA"/>
      <w14:ligatures w14:val="none"/>
    </w:rPr>
  </w:style>
  <w:style w:type="paragraph" w:customStyle="1" w:styleId="Code">
    <w:name w:val="Code"/>
    <w:qFormat/>
    <w:rsid w:val="00534522"/>
    <w:pPr>
      <w:pBdr>
        <w:left w:val="single" w:sz="4" w:space="14" w:color="auto"/>
      </w:pBdr>
      <w:suppressAutoHyphens/>
      <w:spacing w:line="210" w:lineRule="atLeast"/>
      <w:ind w:left="720"/>
      <w:contextualSpacing/>
      <w:textAlignment w:val="top"/>
    </w:pPr>
    <w:rPr>
      <w:rFonts w:ascii="Courier" w:eastAsia="Times New Roman" w:hAnsi="Courier" w:cs="TheSansMonoCondensed-Plain"/>
      <w:color w:val="000000"/>
      <w:kern w:val="0"/>
      <w:sz w:val="15"/>
      <w:szCs w:val="17"/>
      <w:lang w:eastAsia="en-CA"/>
      <w14:ligatures w14:val="none"/>
    </w:rPr>
  </w:style>
  <w:style w:type="paragraph" w:customStyle="1" w:styleId="Epigraph">
    <w:name w:val="Epigraph"/>
    <w:qFormat/>
    <w:rsid w:val="00534522"/>
    <w:pPr>
      <w:keepLines/>
      <w:widowControl w:val="0"/>
      <w:suppressAutoHyphens/>
      <w:autoSpaceDE w:val="0"/>
      <w:autoSpaceDN w:val="0"/>
      <w:adjustRightInd w:val="0"/>
      <w:spacing w:after="120" w:line="240" w:lineRule="atLeast"/>
      <w:ind w:left="1440"/>
      <w:jc w:val="center"/>
      <w:textAlignment w:val="baseline"/>
    </w:pPr>
    <w:rPr>
      <w:rFonts w:ascii="Times Roman" w:eastAsia="Times New Roman" w:hAnsi="Times Roman" w:cs="NewBaskervilleStd-Italic"/>
      <w:i/>
      <w:iCs/>
      <w:color w:val="000000"/>
      <w:kern w:val="0"/>
      <w:sz w:val="18"/>
      <w:szCs w:val="18"/>
      <w:lang w:eastAsia="en-CA"/>
      <w14:ligatures w14:val="none"/>
    </w:rPr>
  </w:style>
  <w:style w:type="character" w:customStyle="1" w:styleId="Literal">
    <w:name w:val="Literal"/>
    <w:uiPriority w:val="1"/>
    <w:qFormat/>
    <w:rsid w:val="00534522"/>
    <w:rPr>
      <w:rFonts w:ascii="Courier" w:hAnsi="Courier" w:cs="TheSansMonoCondensed-Plain"/>
      <w:color w:val="3366FF"/>
      <w:spacing w:val="0"/>
      <w:w w:val="100"/>
      <w:position w:val="0"/>
      <w:u w:val="none"/>
      <w:vertAlign w:val="baseline"/>
      <w:lang w:val="en-US"/>
    </w:rPr>
  </w:style>
  <w:style w:type="paragraph" w:customStyle="1" w:styleId="ProductionDirective">
    <w:name w:val="ProductionDirective"/>
    <w:qFormat/>
    <w:rsid w:val="00534522"/>
    <w:pPr>
      <w:keepLines/>
      <w:widowControl w:val="0"/>
      <w:suppressAutoHyphens/>
      <w:autoSpaceDE w:val="0"/>
      <w:autoSpaceDN w:val="0"/>
      <w:adjustRightInd w:val="0"/>
      <w:spacing w:before="120" w:line="240" w:lineRule="atLeast"/>
      <w:ind w:left="1440"/>
      <w:textAlignment w:val="baseline"/>
    </w:pPr>
    <w:rPr>
      <w:rFonts w:ascii="Arial" w:eastAsia="Times New Roman" w:hAnsi="Arial" w:cs="TimesNewRomanPSMT"/>
      <w:smallCaps/>
      <w:color w:val="FF0000"/>
      <w:kern w:val="0"/>
      <w:sz w:val="18"/>
      <w:szCs w:val="18"/>
      <w:lang w:eastAsia="en-CA"/>
      <w14:ligatures w14:val="none"/>
    </w:rPr>
  </w:style>
  <w:style w:type="character" w:customStyle="1" w:styleId="LiteralBold">
    <w:name w:val="LiteralBold"/>
    <w:uiPriority w:val="1"/>
    <w:qFormat/>
    <w:rsid w:val="00534522"/>
    <w:rPr>
      <w:rFonts w:ascii="Courier" w:hAnsi="Courier" w:cs="TheSansMonoCondensed-Bold"/>
      <w:b/>
      <w:bCs/>
      <w:i w:val="0"/>
      <w:iCs w:val="0"/>
      <w:color w:val="3366FF"/>
      <w:spacing w:val="0"/>
      <w:w w:val="100"/>
      <w:position w:val="0"/>
      <w:u w:val="none"/>
      <w:vertAlign w:val="baseline"/>
      <w:lang w:val="en-US"/>
    </w:rPr>
  </w:style>
  <w:style w:type="character" w:customStyle="1" w:styleId="LiteralItalic">
    <w:name w:val="LiteralItalic"/>
    <w:uiPriority w:val="1"/>
    <w:qFormat/>
    <w:rsid w:val="00534522"/>
    <w:rPr>
      <w:rFonts w:ascii="Courier" w:hAnsi="Courier" w:cs="TheSansMonoCondensed-Italic"/>
      <w:b w:val="0"/>
      <w:i/>
      <w:iCs/>
      <w:color w:val="3366FF"/>
      <w:spacing w:val="0"/>
      <w:w w:val="100"/>
      <w:position w:val="0"/>
      <w:szCs w:val="17"/>
      <w:u w:val="none"/>
      <w:vertAlign w:val="baseline"/>
      <w:lang w:val="en-US"/>
    </w:rPr>
  </w:style>
  <w:style w:type="character" w:customStyle="1" w:styleId="LiteralBoldItalic">
    <w:name w:val="LiteralBoldItalic"/>
    <w:uiPriority w:val="1"/>
    <w:qFormat/>
    <w:rsid w:val="00534522"/>
    <w:rPr>
      <w:rFonts w:ascii="Courier" w:hAnsi="Courier" w:cs="TheSansMonoCondensed-Bold"/>
      <w:b w:val="0"/>
      <w:bCs w:val="0"/>
      <w:i/>
      <w:iCs/>
      <w:color w:val="3366FF"/>
      <w:spacing w:val="0"/>
      <w:w w:val="100"/>
      <w:position w:val="0"/>
      <w:u w:val="none"/>
      <w:vertAlign w:val="baseline"/>
      <w:lang w:val="en-US"/>
    </w:rPr>
  </w:style>
  <w:style w:type="paragraph" w:customStyle="1" w:styleId="CodeLabel">
    <w:name w:val="CodeLabel"/>
    <w:next w:val="Code"/>
    <w:qFormat/>
    <w:rsid w:val="00534522"/>
    <w:pPr>
      <w:widowControl w:val="0"/>
      <w:suppressAutoHyphens/>
      <w:autoSpaceDE w:val="0"/>
      <w:autoSpaceDN w:val="0"/>
      <w:adjustRightInd w:val="0"/>
      <w:spacing w:before="240" w:line="210" w:lineRule="atLeast"/>
      <w:ind w:left="1800" w:hanging="1800"/>
      <w:contextualSpacing/>
      <w:textAlignment w:val="top"/>
    </w:pPr>
    <w:rPr>
      <w:rFonts w:ascii="Arial" w:eastAsia="Times New Roman" w:hAnsi="Arial" w:cs="TheSansMonoCondensed-Plain"/>
      <w:i/>
      <w:color w:val="000000"/>
      <w:kern w:val="0"/>
      <w:sz w:val="17"/>
      <w:szCs w:val="17"/>
      <w:lang w:eastAsia="en-CA"/>
      <w14:ligatures w14:val="none"/>
    </w:rPr>
  </w:style>
  <w:style w:type="numbering" w:customStyle="1" w:styleId="ChapterNumbering">
    <w:name w:val="ChapterNumbering"/>
    <w:uiPriority w:val="99"/>
    <w:rsid w:val="00534522"/>
    <w:pPr>
      <w:numPr>
        <w:numId w:val="7"/>
      </w:numPr>
    </w:pPr>
  </w:style>
  <w:style w:type="paragraph" w:customStyle="1" w:styleId="HeadA">
    <w:name w:val="HeadA"/>
    <w:qFormat/>
    <w:rsid w:val="00534522"/>
    <w:pPr>
      <w:keepNext/>
      <w:keepLines/>
      <w:widowControl w:val="0"/>
      <w:tabs>
        <w:tab w:val="right" w:pos="1200"/>
        <w:tab w:val="left" w:pos="1440"/>
      </w:tabs>
      <w:suppressAutoHyphens/>
      <w:autoSpaceDE w:val="0"/>
      <w:autoSpaceDN w:val="0"/>
      <w:adjustRightInd w:val="0"/>
      <w:spacing w:before="420" w:after="120" w:line="300" w:lineRule="atLeast"/>
      <w:ind w:left="360"/>
      <w:textAlignment w:val="baseline"/>
    </w:pPr>
    <w:rPr>
      <w:rFonts w:ascii="Arial" w:eastAsia="Times New Roman" w:hAnsi="Arial" w:cs="FuturaPT-Bold"/>
      <w:b/>
      <w:bCs/>
      <w:color w:val="000000"/>
      <w:kern w:val="0"/>
      <w:lang w:eastAsia="en-CA"/>
      <w14:ligatures w14:val="none"/>
    </w:rPr>
  </w:style>
  <w:style w:type="paragraph" w:customStyle="1" w:styleId="Blockquote">
    <w:name w:val="Blockquote"/>
    <w:next w:val="Normal"/>
    <w:qFormat/>
    <w:rsid w:val="00534522"/>
    <w:pPr>
      <w:widowControl w:val="0"/>
      <w:autoSpaceDE w:val="0"/>
      <w:autoSpaceDN w:val="0"/>
      <w:adjustRightInd w:val="0"/>
      <w:spacing w:before="120" w:after="120" w:line="240" w:lineRule="atLeast"/>
      <w:ind w:left="2160" w:right="720"/>
      <w:textAlignment w:val="baseline"/>
    </w:pPr>
    <w:rPr>
      <w:rFonts w:ascii="Arial" w:eastAsia="Times New Roman" w:hAnsi="Arial" w:cs="NewBaskervilleStd-Roman"/>
      <w:color w:val="000000"/>
      <w:kern w:val="0"/>
      <w:sz w:val="18"/>
      <w:szCs w:val="18"/>
      <w:lang w:eastAsia="en-CA"/>
      <w14:ligatures w14:val="none"/>
    </w:rPr>
  </w:style>
  <w:style w:type="paragraph" w:customStyle="1" w:styleId="CodeWide">
    <w:name w:val="CodeWide"/>
    <w:qFormat/>
    <w:rsid w:val="00534522"/>
    <w:pPr>
      <w:widowControl w:val="0"/>
      <w:pBdr>
        <w:left w:val="single" w:sz="4" w:space="1" w:color="auto"/>
      </w:pBdr>
      <w:suppressAutoHyphens/>
      <w:autoSpaceDE w:val="0"/>
      <w:autoSpaceDN w:val="0"/>
      <w:adjustRightInd w:val="0"/>
      <w:spacing w:line="210" w:lineRule="atLeast"/>
      <w:ind w:right="-1440"/>
      <w:contextualSpacing/>
      <w:textAlignment w:val="baseline"/>
    </w:pPr>
    <w:rPr>
      <w:rFonts w:ascii="Courier" w:eastAsia="Times New Roman" w:hAnsi="Courier" w:cs="TheSansMonoCondensed-Plain"/>
      <w:color w:val="000000"/>
      <w:w w:val="66"/>
      <w:kern w:val="0"/>
      <w:sz w:val="15"/>
      <w:szCs w:val="17"/>
      <w:lang w:eastAsia="en-CA"/>
      <w14:ligatures w14:val="none"/>
    </w:rPr>
  </w:style>
  <w:style w:type="paragraph" w:customStyle="1" w:styleId="CaptionLine">
    <w:name w:val="CaptionLine"/>
    <w:next w:val="Body"/>
    <w:qFormat/>
    <w:rsid w:val="00534522"/>
    <w:pPr>
      <w:numPr>
        <w:ilvl w:val="4"/>
        <w:numId w:val="26"/>
      </w:numPr>
      <w:spacing w:after="240"/>
    </w:pPr>
    <w:rPr>
      <w:rFonts w:ascii="Times Roman" w:eastAsia="Times New Roman" w:hAnsi="Times Roman" w:cs="FuturaPT-BookObl"/>
      <w:color w:val="000000"/>
      <w:kern w:val="0"/>
      <w:sz w:val="17"/>
      <w:szCs w:val="17"/>
      <w:lang w:eastAsia="en-CA"/>
      <w14:ligatures w14:val="none"/>
    </w:rPr>
  </w:style>
  <w:style w:type="character" w:customStyle="1" w:styleId="Regular">
    <w:name w:val="Regular"/>
    <w:uiPriority w:val="1"/>
    <w:qFormat/>
    <w:rsid w:val="00534522"/>
    <w:rPr>
      <w:rFonts w:cs="FuturaPT-Book"/>
      <w:b w:val="0"/>
      <w:bCs w:val="0"/>
      <w:i w:val="0"/>
      <w:iCs w:val="0"/>
      <w:color w:val="3366FF"/>
      <w:w w:val="100"/>
      <w:position w:val="0"/>
      <w:u w:val="none"/>
      <w:vertAlign w:val="baseline"/>
      <w:lang w:val="en-US"/>
    </w:rPr>
  </w:style>
  <w:style w:type="character" w:customStyle="1" w:styleId="NoteHead">
    <w:name w:val="NoteHead"/>
    <w:uiPriority w:val="1"/>
    <w:qFormat/>
    <w:rsid w:val="00534522"/>
    <w:rPr>
      <w:rFonts w:ascii="DogmaOT-Bold" w:hAnsi="DogmaOT-Bold" w:cs="DogmaOT-Bold"/>
      <w:b/>
      <w:bCs/>
      <w:caps/>
      <w:color w:val="FFFFFF"/>
      <w:spacing w:val="30"/>
      <w:sz w:val="15"/>
      <w:szCs w:val="15"/>
      <w:u w:val="none"/>
      <w:bdr w:val="none" w:sz="0" w:space="0" w:color="auto"/>
      <w:shd w:val="solid" w:color="auto" w:fill="auto"/>
      <w:vertAlign w:val="baseline"/>
    </w:rPr>
  </w:style>
  <w:style w:type="paragraph" w:customStyle="1" w:styleId="TableHeader">
    <w:name w:val="TableHeader"/>
    <w:qFormat/>
    <w:rsid w:val="00534522"/>
    <w:pPr>
      <w:keepLines/>
      <w:widowControl w:val="0"/>
      <w:suppressAutoHyphens/>
      <w:autoSpaceDE w:val="0"/>
      <w:autoSpaceDN w:val="0"/>
      <w:adjustRightInd w:val="0"/>
      <w:spacing w:line="240" w:lineRule="atLeast"/>
      <w:textAlignment w:val="baseline"/>
    </w:pPr>
    <w:rPr>
      <w:rFonts w:ascii="Arial" w:eastAsia="Times New Roman" w:hAnsi="Arial" w:cs="FuturaPT-Heavy"/>
      <w:b/>
      <w:bCs/>
      <w:color w:val="000000"/>
      <w:kern w:val="0"/>
      <w:sz w:val="18"/>
      <w:szCs w:val="18"/>
      <w:lang w:eastAsia="en-CA"/>
      <w14:ligatures w14:val="none"/>
    </w:rPr>
  </w:style>
  <w:style w:type="paragraph" w:customStyle="1" w:styleId="TableBody">
    <w:name w:val="TableBody"/>
    <w:qFormat/>
    <w:rsid w:val="00534522"/>
    <w:pPr>
      <w:keepLines/>
      <w:widowControl w:val="0"/>
      <w:autoSpaceDE w:val="0"/>
      <w:autoSpaceDN w:val="0"/>
      <w:adjustRightInd w:val="0"/>
      <w:spacing w:line="190" w:lineRule="atLeast"/>
      <w:textAlignment w:val="baseline"/>
    </w:pPr>
    <w:rPr>
      <w:rFonts w:ascii="Arial" w:eastAsia="Times New Roman" w:hAnsi="Arial" w:cs="FuturaPT-Book"/>
      <w:color w:val="000000"/>
      <w:kern w:val="0"/>
      <w:sz w:val="17"/>
      <w:szCs w:val="17"/>
      <w:lang w:eastAsia="en-CA"/>
      <w14:ligatures w14:val="none"/>
    </w:rPr>
  </w:style>
  <w:style w:type="paragraph" w:customStyle="1" w:styleId="IndexLevel2">
    <w:name w:val="IndexLevel2"/>
    <w:qFormat/>
    <w:rsid w:val="00534522"/>
    <w:pPr>
      <w:spacing w:line="220" w:lineRule="atLeast"/>
      <w:ind w:left="360"/>
    </w:pPr>
    <w:rPr>
      <w:rFonts w:ascii="Times Roman" w:eastAsia="Times New Roman" w:hAnsi="Times Roman" w:cs="NewBaskervilleStd-Roman"/>
      <w:color w:val="000000"/>
      <w:kern w:val="0"/>
      <w:sz w:val="18"/>
      <w:szCs w:val="18"/>
      <w:lang w:eastAsia="en-CA"/>
      <w14:ligatures w14:val="none"/>
    </w:rPr>
  </w:style>
  <w:style w:type="paragraph" w:customStyle="1" w:styleId="IndexLevel3">
    <w:name w:val="IndexLevel3"/>
    <w:qFormat/>
    <w:rsid w:val="00534522"/>
    <w:pPr>
      <w:spacing w:line="220" w:lineRule="atLeast"/>
      <w:ind w:left="720"/>
    </w:pPr>
    <w:rPr>
      <w:rFonts w:ascii="Times Roman" w:eastAsia="Times New Roman" w:hAnsi="Times Roman" w:cs="NewBaskervilleStd-Roman"/>
      <w:color w:val="000000"/>
      <w:kern w:val="0"/>
      <w:sz w:val="18"/>
      <w:szCs w:val="18"/>
      <w:lang w:eastAsia="en-CA"/>
      <w14:ligatures w14:val="none"/>
    </w:rPr>
  </w:style>
  <w:style w:type="paragraph" w:customStyle="1" w:styleId="IndexTitle">
    <w:name w:val="IndexTitle"/>
    <w:qFormat/>
    <w:rsid w:val="00534522"/>
    <w:pPr>
      <w:spacing w:before="600" w:after="960" w:line="360" w:lineRule="atLeast"/>
      <w:jc w:val="center"/>
    </w:pPr>
    <w:rPr>
      <w:rFonts w:ascii="DogmaOT-Bold" w:eastAsia="Times New Roman" w:hAnsi="DogmaOT-Bold" w:cs="DogmaOT-Bold"/>
      <w:b/>
      <w:bCs/>
      <w:caps/>
      <w:color w:val="000000"/>
      <w:kern w:val="0"/>
      <w:sz w:val="32"/>
      <w:szCs w:val="32"/>
      <w:lang w:eastAsia="en-CA"/>
      <w14:ligatures w14:val="none"/>
    </w:rPr>
  </w:style>
  <w:style w:type="paragraph" w:customStyle="1" w:styleId="ChapterIntro">
    <w:name w:val="ChapterIntro"/>
    <w:qFormat/>
    <w:rsid w:val="00534522"/>
    <w:pPr>
      <w:suppressAutoHyphens/>
      <w:spacing w:after="60" w:line="360" w:lineRule="atLeast"/>
      <w:ind w:left="1440"/>
      <w:textAlignment w:val="baseline"/>
    </w:pPr>
    <w:rPr>
      <w:rFonts w:ascii="Times Roman" w:eastAsia="Times New Roman" w:hAnsi="Times Roman" w:cs="NewBaskervilleStd-Roman"/>
      <w:color w:val="000000"/>
      <w:spacing w:val="1"/>
      <w:kern w:val="0"/>
      <w:sz w:val="28"/>
      <w:szCs w:val="28"/>
      <w:lang w:eastAsia="en-CA"/>
      <w14:ligatures w14:val="none"/>
    </w:rPr>
  </w:style>
  <w:style w:type="paragraph" w:customStyle="1" w:styleId="BoxCaption">
    <w:name w:val="BoxCaption"/>
    <w:next w:val="BoxBody"/>
    <w:qFormat/>
    <w:rsid w:val="00534522"/>
    <w:pPr>
      <w:spacing w:line="180" w:lineRule="atLeast"/>
    </w:pPr>
    <w:rPr>
      <w:rFonts w:ascii="FuturaPT-BookObl" w:eastAsia="Times New Roman" w:hAnsi="FuturaPT-BookObl" w:cs="FuturaPT-BookObl"/>
      <w:i/>
      <w:iCs/>
      <w:color w:val="000000"/>
      <w:kern w:val="0"/>
      <w:sz w:val="15"/>
      <w:szCs w:val="15"/>
      <w:lang w:eastAsia="en-CA"/>
      <w14:ligatures w14:val="none"/>
    </w:rPr>
  </w:style>
  <w:style w:type="paragraph" w:customStyle="1" w:styleId="BoxBody">
    <w:name w:val="BoxBody"/>
    <w:qFormat/>
    <w:rsid w:val="00534522"/>
    <w:pPr>
      <w:widowControl w:val="0"/>
      <w:pBdr>
        <w:left w:val="single" w:sz="18" w:space="4" w:color="008000"/>
      </w:pBdr>
      <w:autoSpaceDE w:val="0"/>
      <w:autoSpaceDN w:val="0"/>
      <w:adjustRightInd w:val="0"/>
      <w:spacing w:before="120" w:after="120" w:line="240" w:lineRule="atLeast"/>
      <w:ind w:firstLine="360"/>
      <w:contextualSpacing/>
      <w:textAlignment w:val="center"/>
    </w:pPr>
    <w:rPr>
      <w:rFonts w:ascii="Arial" w:eastAsia="Times New Roman" w:hAnsi="Arial" w:cs="FuturaPT-Book"/>
      <w:color w:val="000000"/>
      <w:kern w:val="0"/>
      <w:sz w:val="17"/>
      <w:szCs w:val="17"/>
      <w:lang w:eastAsia="en-CA"/>
      <w14:ligatures w14:val="none"/>
    </w:rPr>
  </w:style>
  <w:style w:type="paragraph" w:customStyle="1" w:styleId="BoxBodyFirst">
    <w:name w:val="BoxBodyFirst"/>
    <w:qFormat/>
    <w:rsid w:val="00534522"/>
    <w:pPr>
      <w:widowControl w:val="0"/>
      <w:pBdr>
        <w:left w:val="single" w:sz="18" w:space="4" w:color="008000"/>
      </w:pBdr>
      <w:autoSpaceDE w:val="0"/>
      <w:autoSpaceDN w:val="0"/>
      <w:adjustRightInd w:val="0"/>
      <w:spacing w:line="240" w:lineRule="atLeast"/>
      <w:textAlignment w:val="center"/>
    </w:pPr>
    <w:rPr>
      <w:rFonts w:ascii="FuturaPT-Book" w:eastAsia="Times New Roman" w:hAnsi="FuturaPT-Book" w:cs="FuturaPT-Book"/>
      <w:color w:val="000000"/>
      <w:kern w:val="0"/>
      <w:sz w:val="17"/>
      <w:szCs w:val="17"/>
      <w:lang w:eastAsia="en-CA"/>
      <w14:ligatures w14:val="none"/>
    </w:rPr>
  </w:style>
  <w:style w:type="paragraph" w:customStyle="1" w:styleId="ChapterTitle">
    <w:name w:val="ChapterTitle"/>
    <w:qFormat/>
    <w:rsid w:val="00534522"/>
    <w:pPr>
      <w:keepLines/>
      <w:suppressAutoHyphens/>
      <w:spacing w:before="600" w:after="1920" w:line="360" w:lineRule="atLeast"/>
      <w:ind w:left="1440"/>
      <w:jc w:val="center"/>
      <w:textAlignment w:val="baseline"/>
    </w:pPr>
    <w:rPr>
      <w:rFonts w:ascii="Arial" w:eastAsia="Times New Roman" w:hAnsi="Arial" w:cs="DogmaOT-Bold"/>
      <w:b/>
      <w:bCs/>
      <w:caps/>
      <w:color w:val="000000"/>
      <w:spacing w:val="48"/>
      <w:kern w:val="0"/>
      <w:sz w:val="32"/>
      <w:szCs w:val="32"/>
      <w:lang w:eastAsia="en-CA"/>
      <w14:ligatures w14:val="none"/>
    </w:rPr>
  </w:style>
  <w:style w:type="paragraph" w:customStyle="1" w:styleId="BoxListBullet">
    <w:name w:val="BoxListBullet"/>
    <w:qFormat/>
    <w:rsid w:val="00534522"/>
    <w:pPr>
      <w:widowControl w:val="0"/>
      <w:numPr>
        <w:numId w:val="4"/>
      </w:numPr>
      <w:pBdr>
        <w:left w:val="single" w:sz="18" w:space="4" w:color="008000"/>
      </w:pBdr>
      <w:autoSpaceDE w:val="0"/>
      <w:autoSpaceDN w:val="0"/>
      <w:adjustRightInd w:val="0"/>
      <w:spacing w:before="120" w:line="240" w:lineRule="atLeast"/>
      <w:ind w:left="360"/>
      <w:textAlignment w:val="center"/>
    </w:pPr>
    <w:rPr>
      <w:rFonts w:ascii="Arial" w:eastAsia="Times New Roman" w:hAnsi="Arial" w:cs="FuturaPT-Book"/>
      <w:color w:val="000000"/>
      <w:kern w:val="0"/>
      <w:sz w:val="17"/>
      <w:szCs w:val="17"/>
      <w:lang w:eastAsia="en-CA"/>
      <w14:ligatures w14:val="none"/>
    </w:rPr>
  </w:style>
  <w:style w:type="paragraph" w:customStyle="1" w:styleId="BoxCode">
    <w:name w:val="BoxCode"/>
    <w:qFormat/>
    <w:rsid w:val="00534522"/>
    <w:pPr>
      <w:widowControl w:val="0"/>
      <w:pBdr>
        <w:left w:val="single" w:sz="18" w:space="4" w:color="008000"/>
      </w:pBdr>
      <w:suppressAutoHyphens/>
      <w:autoSpaceDE w:val="0"/>
      <w:autoSpaceDN w:val="0"/>
      <w:adjustRightInd w:val="0"/>
      <w:spacing w:line="200" w:lineRule="atLeast"/>
      <w:ind w:left="216" w:right="864"/>
      <w:contextualSpacing/>
      <w:textAlignment w:val="top"/>
    </w:pPr>
    <w:rPr>
      <w:rFonts w:ascii="Courier" w:eastAsia="Times New Roman" w:hAnsi="Courier" w:cs="TheSansMonoCondensed-Plain"/>
      <w:color w:val="000000"/>
      <w:kern w:val="0"/>
      <w:sz w:val="16"/>
      <w:szCs w:val="16"/>
      <w:lang w:eastAsia="en-CA"/>
      <w14:ligatures w14:val="none"/>
    </w:rPr>
  </w:style>
  <w:style w:type="paragraph" w:customStyle="1" w:styleId="BoxListBody">
    <w:name w:val="BoxListBody"/>
    <w:qFormat/>
    <w:rsid w:val="00534522"/>
    <w:pPr>
      <w:widowControl w:val="0"/>
      <w:pBdr>
        <w:left w:val="single" w:sz="18" w:space="22" w:color="008000"/>
      </w:pBdr>
      <w:autoSpaceDE w:val="0"/>
      <w:autoSpaceDN w:val="0"/>
      <w:adjustRightInd w:val="0"/>
      <w:spacing w:after="120" w:line="240" w:lineRule="atLeast"/>
      <w:ind w:left="359"/>
      <w:textAlignment w:val="center"/>
    </w:pPr>
    <w:rPr>
      <w:rFonts w:ascii="Arial" w:eastAsia="Times New Roman" w:hAnsi="Arial" w:cs="FuturaPT-Book"/>
      <w:color w:val="000000"/>
      <w:kern w:val="0"/>
      <w:sz w:val="17"/>
      <w:szCs w:val="17"/>
      <w:lang w:eastAsia="en-CA"/>
      <w14:ligatures w14:val="none"/>
    </w:rPr>
  </w:style>
  <w:style w:type="paragraph" w:customStyle="1" w:styleId="BoxListHead">
    <w:name w:val="BoxListHead"/>
    <w:qFormat/>
    <w:rsid w:val="00534522"/>
    <w:pPr>
      <w:keepNext/>
      <w:keepLines/>
      <w:widowControl w:val="0"/>
      <w:pBdr>
        <w:left w:val="single" w:sz="18" w:space="4" w:color="008000"/>
      </w:pBdr>
      <w:autoSpaceDE w:val="0"/>
      <w:autoSpaceDN w:val="0"/>
      <w:adjustRightInd w:val="0"/>
      <w:spacing w:before="120" w:line="240" w:lineRule="atLeast"/>
      <w:textAlignment w:val="center"/>
    </w:pPr>
    <w:rPr>
      <w:rFonts w:ascii="Arial" w:eastAsia="Times New Roman" w:hAnsi="Arial" w:cs="FuturaPT-Heavy"/>
      <w:b/>
      <w:color w:val="000000"/>
      <w:spacing w:val="1"/>
      <w:kern w:val="0"/>
      <w:sz w:val="17"/>
      <w:szCs w:val="17"/>
      <w:lang w:eastAsia="en-CA"/>
      <w14:ligatures w14:val="none"/>
    </w:rPr>
  </w:style>
  <w:style w:type="character" w:customStyle="1" w:styleId="wingdings">
    <w:name w:val="wingdings"/>
    <w:uiPriority w:val="1"/>
    <w:qFormat/>
    <w:rsid w:val="00534522"/>
    <w:rPr>
      <w:rFonts w:ascii="Wingdings2" w:hAnsi="Wingdings2" w:cs="Wingdings2"/>
      <w:color w:val="000000"/>
      <w:w w:val="100"/>
      <w:position w:val="0"/>
      <w:u w:val="none"/>
      <w:vertAlign w:val="baseline"/>
      <w:lang w:val="en-US"/>
    </w:rPr>
  </w:style>
  <w:style w:type="paragraph" w:customStyle="1" w:styleId="ListBody">
    <w:name w:val="ListBody"/>
    <w:qFormat/>
    <w:rsid w:val="00534522"/>
    <w:pPr>
      <w:widowControl w:val="0"/>
      <w:autoSpaceDE w:val="0"/>
      <w:autoSpaceDN w:val="0"/>
      <w:adjustRightInd w:val="0"/>
      <w:spacing w:before="80" w:after="120" w:line="240" w:lineRule="atLeast"/>
      <w:ind w:left="1800" w:firstLine="360"/>
      <w:textAlignment w:val="baseline"/>
    </w:pPr>
    <w:rPr>
      <w:rFonts w:ascii="Times Roman" w:eastAsia="Times New Roman" w:hAnsi="Times Roman" w:cs="NewBaskervilleStd-Roman"/>
      <w:color w:val="000000"/>
      <w:kern w:val="0"/>
      <w:sz w:val="20"/>
      <w:szCs w:val="20"/>
      <w:lang w:eastAsia="en-CA"/>
      <w14:ligatures w14:val="none"/>
    </w:rPr>
  </w:style>
  <w:style w:type="character" w:customStyle="1" w:styleId="LinkURL">
    <w:name w:val="LinkURL"/>
    <w:uiPriority w:val="1"/>
    <w:qFormat/>
    <w:rsid w:val="00534522"/>
    <w:rPr>
      <w:rFonts w:cs="NewBaskervilleStd-Italic"/>
      <w:i/>
      <w:iCs/>
      <w:color w:val="3366FF"/>
      <w:w w:val="100"/>
      <w:position w:val="0"/>
      <w:u w:val="none"/>
      <w:vertAlign w:val="baseline"/>
      <w:lang w:val="en-US"/>
    </w:rPr>
  </w:style>
  <w:style w:type="paragraph" w:customStyle="1" w:styleId="Note">
    <w:name w:val="Note"/>
    <w:qFormat/>
    <w:rsid w:val="00534522"/>
    <w:pPr>
      <w:widowControl w:val="0"/>
      <w:autoSpaceDE w:val="0"/>
      <w:autoSpaceDN w:val="0"/>
      <w:adjustRightInd w:val="0"/>
      <w:spacing w:before="240" w:after="240" w:line="240" w:lineRule="atLeast"/>
      <w:ind w:left="1152" w:hanging="1152"/>
      <w:textAlignment w:val="baseline"/>
    </w:pPr>
    <w:rPr>
      <w:rFonts w:ascii="Times Roman" w:eastAsia="Times New Roman" w:hAnsi="Times Roman" w:cs="NewBaskervilleStd-Italic"/>
      <w:iCs/>
      <w:color w:val="000000"/>
      <w:kern w:val="0"/>
      <w:sz w:val="20"/>
      <w:szCs w:val="20"/>
      <w:lang w:eastAsia="en-CA"/>
      <w14:ligatures w14:val="none"/>
    </w:rPr>
  </w:style>
  <w:style w:type="character" w:customStyle="1" w:styleId="bulletcharacter">
    <w:name w:val="bullet_character"/>
    <w:uiPriority w:val="99"/>
    <w:rsid w:val="00534522"/>
    <w:rPr>
      <w:rFonts w:ascii="Symbol" w:hAnsi="Symbol" w:cs="Symbol"/>
      <w:color w:val="000000"/>
    </w:rPr>
  </w:style>
  <w:style w:type="character" w:customStyle="1" w:styleId="Superscript">
    <w:name w:val="Superscript"/>
    <w:uiPriority w:val="1"/>
    <w:qFormat/>
    <w:rsid w:val="00534522"/>
    <w:rPr>
      <w:color w:val="3366FF"/>
      <w:vertAlign w:val="superscript"/>
    </w:rPr>
  </w:style>
  <w:style w:type="character" w:customStyle="1" w:styleId="SuperscriptItalic">
    <w:name w:val="SuperscriptItalic"/>
    <w:uiPriority w:val="1"/>
    <w:qFormat/>
    <w:rsid w:val="00534522"/>
    <w:rPr>
      <w:i/>
      <w:color w:val="3366FF"/>
      <w:vertAlign w:val="superscript"/>
    </w:rPr>
  </w:style>
  <w:style w:type="character" w:customStyle="1" w:styleId="Subscript">
    <w:name w:val="Subscript"/>
    <w:uiPriority w:val="1"/>
    <w:qFormat/>
    <w:rsid w:val="00534522"/>
    <w:rPr>
      <w:color w:val="3366FF"/>
      <w:vertAlign w:val="subscript"/>
    </w:rPr>
  </w:style>
  <w:style w:type="character" w:customStyle="1" w:styleId="SubscriptItalic">
    <w:name w:val="SubscriptItalic"/>
    <w:uiPriority w:val="1"/>
    <w:qFormat/>
    <w:rsid w:val="00534522"/>
    <w:rPr>
      <w:i/>
      <w:color w:val="3366FF"/>
      <w:vertAlign w:val="subscript"/>
    </w:rPr>
  </w:style>
  <w:style w:type="character" w:customStyle="1" w:styleId="Symbol">
    <w:name w:val="Symbol"/>
    <w:uiPriority w:val="1"/>
    <w:qFormat/>
    <w:rsid w:val="00534522"/>
    <w:rPr>
      <w:rFonts w:ascii="Symbol" w:hAnsi="Symbol"/>
    </w:rPr>
  </w:style>
  <w:style w:type="character" w:customStyle="1" w:styleId="Italic">
    <w:name w:val="Italic"/>
    <w:uiPriority w:val="1"/>
    <w:qFormat/>
    <w:rsid w:val="00534522"/>
    <w:rPr>
      <w:rFonts w:cs="NewBaskervilleStd-Italic"/>
      <w:i/>
      <w:iCs/>
      <w:color w:val="0000FF"/>
      <w:w w:val="100"/>
      <w:position w:val="0"/>
      <w:u w:val="none"/>
      <w:vertAlign w:val="baseline"/>
      <w:lang w:val="en-US"/>
    </w:rPr>
  </w:style>
  <w:style w:type="paragraph" w:customStyle="1" w:styleId="ListBullet">
    <w:name w:val="ListBullet"/>
    <w:qFormat/>
    <w:rsid w:val="00534522"/>
    <w:pPr>
      <w:widowControl w:val="0"/>
      <w:numPr>
        <w:numId w:val="2"/>
      </w:numPr>
      <w:tabs>
        <w:tab w:val="left" w:pos="1800"/>
      </w:tabs>
      <w:autoSpaceDE w:val="0"/>
      <w:autoSpaceDN w:val="0"/>
      <w:adjustRightInd w:val="0"/>
      <w:spacing w:before="180" w:line="240" w:lineRule="atLeast"/>
      <w:ind w:left="1800"/>
      <w:textAlignment w:val="top"/>
    </w:pPr>
    <w:rPr>
      <w:rFonts w:ascii="Times Roman" w:eastAsia="Times New Roman" w:hAnsi="Times Roman" w:cs="NewBaskervilleStd-Roman"/>
      <w:color w:val="000000"/>
      <w:kern w:val="0"/>
      <w:sz w:val="20"/>
      <w:szCs w:val="20"/>
      <w:lang w:eastAsia="en-CA"/>
      <w14:ligatures w14:val="none"/>
    </w:rPr>
  </w:style>
  <w:style w:type="paragraph" w:customStyle="1" w:styleId="ListCode">
    <w:name w:val="ListCode"/>
    <w:qFormat/>
    <w:rsid w:val="00534522"/>
    <w:pPr>
      <w:widowControl w:val="0"/>
      <w:pBdr>
        <w:left w:val="single" w:sz="4" w:space="4" w:color="auto"/>
      </w:pBdr>
      <w:suppressAutoHyphens/>
      <w:autoSpaceDE w:val="0"/>
      <w:autoSpaceDN w:val="0"/>
      <w:adjustRightInd w:val="0"/>
      <w:spacing w:line="210" w:lineRule="atLeast"/>
      <w:ind w:left="1584"/>
      <w:contextualSpacing/>
      <w:textAlignment w:val="baseline"/>
    </w:pPr>
    <w:rPr>
      <w:rFonts w:ascii="Courier" w:eastAsia="Times New Roman" w:hAnsi="Courier" w:cs="TheSansMonoCondensed-Plain"/>
      <w:color w:val="000000"/>
      <w:kern w:val="0"/>
      <w:sz w:val="15"/>
      <w:szCs w:val="17"/>
      <w:lang w:eastAsia="en-CA"/>
      <w14:ligatures w14:val="none"/>
    </w:rPr>
  </w:style>
  <w:style w:type="paragraph" w:customStyle="1" w:styleId="ListHead">
    <w:name w:val="ListHead"/>
    <w:qFormat/>
    <w:rsid w:val="00534522"/>
    <w:pPr>
      <w:keepNext/>
      <w:keepLines/>
      <w:widowControl w:val="0"/>
      <w:suppressAutoHyphens/>
      <w:autoSpaceDE w:val="0"/>
      <w:autoSpaceDN w:val="0"/>
      <w:adjustRightInd w:val="0"/>
      <w:spacing w:before="120" w:line="240" w:lineRule="atLeast"/>
      <w:ind w:left="1440"/>
      <w:textAlignment w:val="baseline"/>
    </w:pPr>
    <w:rPr>
      <w:rFonts w:ascii="Times Roman" w:eastAsia="Times New Roman" w:hAnsi="Times Roman" w:cs="NewBaskervilleStd-Bold"/>
      <w:b/>
      <w:bCs/>
      <w:color w:val="000000"/>
      <w:kern w:val="0"/>
      <w:sz w:val="20"/>
      <w:szCs w:val="20"/>
      <w:lang w:eastAsia="en-CA"/>
      <w14:ligatures w14:val="none"/>
    </w:rPr>
  </w:style>
  <w:style w:type="paragraph" w:customStyle="1" w:styleId="ListNumber">
    <w:name w:val="ListNumber"/>
    <w:qFormat/>
    <w:rsid w:val="00534522"/>
    <w:pPr>
      <w:widowControl w:val="0"/>
      <w:numPr>
        <w:numId w:val="1"/>
      </w:numPr>
      <w:tabs>
        <w:tab w:val="left" w:pos="1800"/>
      </w:tabs>
      <w:autoSpaceDE w:val="0"/>
      <w:autoSpaceDN w:val="0"/>
      <w:adjustRightInd w:val="0"/>
      <w:spacing w:before="180" w:line="240" w:lineRule="atLeast"/>
      <w:ind w:left="1800"/>
      <w:textAlignment w:val="top"/>
    </w:pPr>
    <w:rPr>
      <w:rFonts w:ascii="Times Roman" w:eastAsia="Times New Roman" w:hAnsi="Times Roman" w:cs="NewBaskervilleStd-Roman"/>
      <w:color w:val="000000"/>
      <w:kern w:val="0"/>
      <w:sz w:val="20"/>
      <w:szCs w:val="20"/>
      <w:lang w:eastAsia="en-CA"/>
      <w14:ligatures w14:val="none"/>
    </w:rPr>
  </w:style>
  <w:style w:type="paragraph" w:customStyle="1" w:styleId="ListNumberSub">
    <w:name w:val="ListNumberSub"/>
    <w:qFormat/>
    <w:rsid w:val="00534522"/>
    <w:pPr>
      <w:widowControl w:val="0"/>
      <w:numPr>
        <w:numId w:val="23"/>
      </w:numPr>
      <w:tabs>
        <w:tab w:val="left" w:pos="1800"/>
      </w:tabs>
      <w:autoSpaceDE w:val="0"/>
      <w:autoSpaceDN w:val="0"/>
      <w:adjustRightInd w:val="0"/>
      <w:spacing w:before="60" w:line="240" w:lineRule="atLeast"/>
      <w:textAlignment w:val="top"/>
    </w:pPr>
    <w:rPr>
      <w:rFonts w:ascii="Times Roman" w:eastAsia="Times New Roman" w:hAnsi="Times Roman" w:cs="NewBaskervilleStd-Roman"/>
      <w:color w:val="000000"/>
      <w:kern w:val="0"/>
      <w:sz w:val="20"/>
      <w:szCs w:val="20"/>
      <w:lang w:eastAsia="en-CA"/>
      <w14:ligatures w14:val="none"/>
    </w:rPr>
  </w:style>
  <w:style w:type="paragraph" w:customStyle="1" w:styleId="GraphicSlug">
    <w:name w:val="GraphicSlug"/>
    <w:qFormat/>
    <w:rsid w:val="00534522"/>
    <w:pPr>
      <w:keepLines/>
      <w:widowControl w:val="0"/>
      <w:suppressAutoHyphens/>
      <w:autoSpaceDE w:val="0"/>
      <w:autoSpaceDN w:val="0"/>
      <w:adjustRightInd w:val="0"/>
      <w:spacing w:before="120" w:line="240" w:lineRule="atLeast"/>
      <w:ind w:left="1440"/>
      <w:textAlignment w:val="baseline"/>
    </w:pPr>
    <w:rPr>
      <w:rFonts w:ascii="Arial" w:eastAsia="Times New Roman" w:hAnsi="Arial" w:cs="TimesNewRomanPSMT"/>
      <w:smallCaps/>
      <w:color w:val="A50F1E"/>
      <w:kern w:val="0"/>
      <w:sz w:val="18"/>
      <w:szCs w:val="18"/>
      <w:lang w:eastAsia="en-CA"/>
      <w14:ligatures w14:val="none"/>
    </w:rPr>
  </w:style>
  <w:style w:type="character" w:customStyle="1" w:styleId="AltText">
    <w:name w:val="AltText"/>
    <w:uiPriority w:val="1"/>
    <w:qFormat/>
    <w:rsid w:val="00534522"/>
    <w:rPr>
      <w:color w:val="FF358C"/>
      <w:u w:val="single"/>
    </w:rPr>
  </w:style>
  <w:style w:type="paragraph" w:customStyle="1" w:styleId="PartNumber">
    <w:name w:val="PartNumber"/>
    <w:qFormat/>
    <w:rsid w:val="00534522"/>
    <w:pPr>
      <w:widowControl w:val="0"/>
      <w:suppressAutoHyphens/>
      <w:autoSpaceDE w:val="0"/>
      <w:autoSpaceDN w:val="0"/>
      <w:adjustRightInd w:val="0"/>
      <w:spacing w:before="1200" w:line="2400" w:lineRule="atLeast"/>
      <w:ind w:left="1440"/>
      <w:jc w:val="center"/>
      <w:textAlignment w:val="baseline"/>
    </w:pPr>
    <w:rPr>
      <w:rFonts w:ascii="Arial" w:eastAsia="Times New Roman" w:hAnsi="Arial" w:cs="FuturaPTCond-Bold"/>
      <w:b/>
      <w:bCs/>
      <w:color w:val="000000"/>
      <w:kern w:val="0"/>
      <w:sz w:val="240"/>
      <w:szCs w:val="240"/>
      <w:lang w:eastAsia="en-CA"/>
      <w14:ligatures w14:val="none"/>
    </w:rPr>
  </w:style>
  <w:style w:type="paragraph" w:customStyle="1" w:styleId="PartTitle">
    <w:name w:val="PartTitle"/>
    <w:qFormat/>
    <w:rsid w:val="00534522"/>
    <w:pPr>
      <w:keepLines/>
      <w:widowControl w:val="0"/>
      <w:suppressAutoHyphens/>
      <w:autoSpaceDE w:val="0"/>
      <w:autoSpaceDN w:val="0"/>
      <w:adjustRightInd w:val="0"/>
      <w:spacing w:before="600" w:after="1920" w:line="360" w:lineRule="atLeast"/>
      <w:ind w:left="1440"/>
      <w:jc w:val="center"/>
      <w:textAlignment w:val="baseline"/>
    </w:pPr>
    <w:rPr>
      <w:rFonts w:ascii="Arial" w:eastAsia="Times New Roman" w:hAnsi="Arial" w:cs="DogmaOT-Bold"/>
      <w:b/>
      <w:bCs/>
      <w:caps/>
      <w:color w:val="000000"/>
      <w:spacing w:val="48"/>
      <w:kern w:val="0"/>
      <w:sz w:val="32"/>
      <w:szCs w:val="32"/>
      <w:lang w:eastAsia="en-CA"/>
      <w14:ligatures w14:val="none"/>
    </w:rPr>
  </w:style>
  <w:style w:type="paragraph" w:customStyle="1" w:styleId="PartIntro">
    <w:name w:val="PartIntro"/>
    <w:qFormat/>
    <w:rsid w:val="00534522"/>
    <w:pPr>
      <w:widowControl w:val="0"/>
      <w:autoSpaceDE w:val="0"/>
      <w:autoSpaceDN w:val="0"/>
      <w:adjustRightInd w:val="0"/>
      <w:spacing w:after="60" w:line="360" w:lineRule="atLeast"/>
      <w:ind w:left="1440"/>
      <w:textAlignment w:val="baseline"/>
    </w:pPr>
    <w:rPr>
      <w:rFonts w:ascii="Times Roman" w:eastAsia="Times New Roman" w:hAnsi="Times Roman" w:cs="NewBaskervilleStd-Roman"/>
      <w:color w:val="000000"/>
      <w:spacing w:val="1"/>
      <w:kern w:val="0"/>
      <w:sz w:val="28"/>
      <w:szCs w:val="28"/>
      <w:lang w:eastAsia="en-CA"/>
      <w14:ligatures w14:val="none"/>
    </w:rPr>
  </w:style>
  <w:style w:type="paragraph" w:customStyle="1" w:styleId="PartList">
    <w:name w:val="PartList"/>
    <w:qFormat/>
    <w:rsid w:val="00534522"/>
    <w:pPr>
      <w:widowControl w:val="0"/>
      <w:tabs>
        <w:tab w:val="left" w:pos="1800"/>
      </w:tabs>
      <w:autoSpaceDE w:val="0"/>
      <w:autoSpaceDN w:val="0"/>
      <w:adjustRightInd w:val="0"/>
      <w:spacing w:before="180" w:line="240" w:lineRule="atLeast"/>
      <w:ind w:left="1800" w:hanging="360"/>
      <w:textAlignment w:val="top"/>
    </w:pPr>
    <w:rPr>
      <w:rFonts w:ascii="Times Roman" w:eastAsia="Times New Roman" w:hAnsi="Times Roman" w:cs="NewBaskervilleStd-Roman"/>
      <w:color w:val="000000"/>
      <w:kern w:val="0"/>
      <w:sz w:val="20"/>
      <w:szCs w:val="20"/>
      <w:lang w:eastAsia="en-CA"/>
      <w14:ligatures w14:val="none"/>
    </w:rPr>
  </w:style>
  <w:style w:type="paragraph" w:customStyle="1" w:styleId="ChapterIntroList">
    <w:name w:val="ChapterIntroList"/>
    <w:qFormat/>
    <w:rsid w:val="00534522"/>
    <w:pPr>
      <w:widowControl w:val="0"/>
      <w:tabs>
        <w:tab w:val="left" w:pos="1800"/>
      </w:tabs>
      <w:autoSpaceDE w:val="0"/>
      <w:autoSpaceDN w:val="0"/>
      <w:adjustRightInd w:val="0"/>
      <w:spacing w:before="180" w:line="240" w:lineRule="atLeast"/>
      <w:ind w:left="1800" w:hanging="360"/>
      <w:textAlignment w:val="top"/>
    </w:pPr>
    <w:rPr>
      <w:rFonts w:ascii="Times Roman" w:eastAsia="Times New Roman" w:hAnsi="Times Roman" w:cs="NewBaskervilleStd-Roman"/>
      <w:color w:val="000000"/>
      <w:kern w:val="0"/>
      <w:sz w:val="20"/>
      <w:szCs w:val="20"/>
      <w:lang w:eastAsia="en-CA"/>
      <w14:ligatures w14:val="none"/>
    </w:rPr>
  </w:style>
  <w:style w:type="paragraph" w:customStyle="1" w:styleId="ChapterSubtitle">
    <w:name w:val="ChapterSubtitle"/>
    <w:rsid w:val="00534522"/>
    <w:pPr>
      <w:keepLines/>
      <w:widowControl w:val="0"/>
      <w:suppressAutoHyphens/>
      <w:autoSpaceDE w:val="0"/>
      <w:autoSpaceDN w:val="0"/>
      <w:adjustRightInd w:val="0"/>
      <w:spacing w:after="360" w:line="360" w:lineRule="atLeast"/>
      <w:ind w:left="1440"/>
      <w:jc w:val="center"/>
      <w:textAlignment w:val="baseline"/>
    </w:pPr>
    <w:rPr>
      <w:rFonts w:ascii="Arial" w:eastAsia="Times New Roman" w:hAnsi="Arial" w:cs="DogmaOT-Bold"/>
      <w:b/>
      <w:bCs/>
      <w:color w:val="000000"/>
      <w:spacing w:val="48"/>
      <w:kern w:val="0"/>
      <w:sz w:val="28"/>
      <w:szCs w:val="28"/>
      <w:lang w:eastAsia="en-CA"/>
      <w14:ligatures w14:val="none"/>
    </w:rPr>
  </w:style>
  <w:style w:type="paragraph" w:customStyle="1" w:styleId="BodyContinued">
    <w:name w:val="BodyContinued"/>
    <w:qFormat/>
    <w:rsid w:val="00534522"/>
    <w:pPr>
      <w:widowControl w:val="0"/>
      <w:suppressAutoHyphens/>
      <w:autoSpaceDE w:val="0"/>
      <w:autoSpaceDN w:val="0"/>
      <w:adjustRightInd w:val="0"/>
      <w:spacing w:before="120" w:after="120" w:line="240" w:lineRule="atLeast"/>
      <w:ind w:left="1440"/>
      <w:textAlignment w:val="baseline"/>
    </w:pPr>
    <w:rPr>
      <w:rFonts w:ascii="Times Roman" w:eastAsia="Times New Roman" w:hAnsi="Times Roman" w:cs="NewBaskervilleStd-Roman"/>
      <w:color w:val="000000"/>
      <w:kern w:val="0"/>
      <w:sz w:val="20"/>
      <w:szCs w:val="20"/>
      <w:lang w:eastAsia="en-CA"/>
      <w14:ligatures w14:val="none"/>
    </w:rPr>
  </w:style>
  <w:style w:type="paragraph" w:customStyle="1" w:styleId="BoxHeadA">
    <w:name w:val="BoxHeadA"/>
    <w:qFormat/>
    <w:rsid w:val="00534522"/>
    <w:pPr>
      <w:keepNext/>
      <w:keepLines/>
      <w:widowControl w:val="0"/>
      <w:pBdr>
        <w:left w:val="single" w:sz="18" w:space="4" w:color="008000"/>
      </w:pBdr>
      <w:suppressAutoHyphens/>
      <w:autoSpaceDE w:val="0"/>
      <w:autoSpaceDN w:val="0"/>
      <w:adjustRightInd w:val="0"/>
      <w:spacing w:before="80" w:after="80" w:line="300" w:lineRule="atLeast"/>
      <w:textAlignment w:val="baseline"/>
    </w:pPr>
    <w:rPr>
      <w:rFonts w:ascii="Arial" w:eastAsia="Times New Roman" w:hAnsi="Arial" w:cs="DogmaOT-Bold"/>
      <w:b/>
      <w:bCs/>
      <w:caps/>
      <w:color w:val="000000"/>
      <w:spacing w:val="13"/>
      <w:kern w:val="0"/>
      <w:sz w:val="18"/>
      <w:szCs w:val="18"/>
      <w:lang w:eastAsia="en-CA"/>
      <w14:ligatures w14:val="none"/>
    </w:rPr>
  </w:style>
  <w:style w:type="paragraph" w:customStyle="1" w:styleId="BoxHeadB">
    <w:name w:val="BoxHeadB"/>
    <w:basedOn w:val="BoxHeadA"/>
    <w:qFormat/>
    <w:rsid w:val="00534522"/>
    <w:pPr>
      <w:spacing w:before="120"/>
    </w:pPr>
    <w:rPr>
      <w:i/>
      <w:iCs/>
      <w:caps w:val="0"/>
    </w:rPr>
  </w:style>
  <w:style w:type="paragraph" w:customStyle="1" w:styleId="BoxBodyContinued">
    <w:name w:val="BoxBodyContinued"/>
    <w:qFormat/>
    <w:rsid w:val="00534522"/>
    <w:pPr>
      <w:widowControl w:val="0"/>
      <w:pBdr>
        <w:left w:val="single" w:sz="18" w:space="4" w:color="008000"/>
      </w:pBdr>
      <w:autoSpaceDE w:val="0"/>
      <w:autoSpaceDN w:val="0"/>
      <w:adjustRightInd w:val="0"/>
      <w:spacing w:before="120" w:after="120" w:line="240" w:lineRule="atLeast"/>
      <w:textAlignment w:val="center"/>
    </w:pPr>
    <w:rPr>
      <w:rFonts w:ascii="Arial" w:eastAsia="Times New Roman" w:hAnsi="Arial" w:cs="FuturaPT-Book"/>
      <w:color w:val="000000"/>
      <w:kern w:val="0"/>
      <w:sz w:val="17"/>
      <w:szCs w:val="17"/>
      <w:lang w:eastAsia="en-CA"/>
      <w14:ligatures w14:val="none"/>
    </w:rPr>
  </w:style>
  <w:style w:type="character" w:customStyle="1" w:styleId="Bold">
    <w:name w:val="Bold"/>
    <w:uiPriority w:val="1"/>
    <w:rsid w:val="00534522"/>
    <w:rPr>
      <w:b/>
      <w:bCs/>
      <w:color w:val="3366FF"/>
    </w:rPr>
  </w:style>
  <w:style w:type="paragraph" w:customStyle="1" w:styleId="RunInHead">
    <w:name w:val="RunInHead"/>
    <w:rsid w:val="00534522"/>
    <w:pPr>
      <w:widowControl w:val="0"/>
      <w:autoSpaceDE w:val="0"/>
      <w:autoSpaceDN w:val="0"/>
      <w:adjustRightInd w:val="0"/>
      <w:spacing w:before="120" w:line="240" w:lineRule="atLeast"/>
      <w:ind w:left="1440"/>
      <w:textAlignment w:val="baseline"/>
    </w:pPr>
    <w:rPr>
      <w:rFonts w:ascii="Times Roman" w:eastAsia="Times New Roman" w:hAnsi="Times Roman" w:cs="NewBaskervilleStd-Roman"/>
      <w:b/>
      <w:color w:val="000000"/>
      <w:kern w:val="0"/>
      <w:sz w:val="20"/>
      <w:szCs w:val="20"/>
      <w:lang w:eastAsia="en-CA"/>
      <w14:ligatures w14:val="none"/>
    </w:rPr>
  </w:style>
  <w:style w:type="paragraph" w:customStyle="1" w:styleId="RunInPara">
    <w:name w:val="RunInPara"/>
    <w:qFormat/>
    <w:rsid w:val="00534522"/>
    <w:pPr>
      <w:widowControl w:val="0"/>
      <w:autoSpaceDE w:val="0"/>
      <w:autoSpaceDN w:val="0"/>
      <w:adjustRightInd w:val="0"/>
      <w:spacing w:after="120" w:line="240" w:lineRule="atLeast"/>
      <w:ind w:left="1440"/>
      <w:textAlignment w:val="baseline"/>
    </w:pPr>
    <w:rPr>
      <w:rFonts w:ascii="Times Roman" w:eastAsia="Times New Roman" w:hAnsi="Times Roman" w:cs="NewBaskervilleStd-Roman"/>
      <w:color w:val="000000"/>
      <w:kern w:val="0"/>
      <w:sz w:val="20"/>
      <w:szCs w:val="20"/>
      <w:lang w:eastAsia="en-CA"/>
      <w14:ligatures w14:val="none"/>
    </w:rPr>
  </w:style>
  <w:style w:type="paragraph" w:customStyle="1" w:styleId="BoxRunInHead">
    <w:name w:val="BoxRunInHead"/>
    <w:rsid w:val="00534522"/>
    <w:pPr>
      <w:widowControl w:val="0"/>
      <w:pBdr>
        <w:left w:val="single" w:sz="18" w:space="4" w:color="008000"/>
      </w:pBdr>
      <w:autoSpaceDE w:val="0"/>
      <w:autoSpaceDN w:val="0"/>
      <w:adjustRightInd w:val="0"/>
      <w:spacing w:before="120" w:line="240" w:lineRule="atLeast"/>
      <w:textAlignment w:val="center"/>
    </w:pPr>
    <w:rPr>
      <w:rFonts w:ascii="Arial" w:eastAsia="Times New Roman" w:hAnsi="Arial" w:cs="FuturaPT-Book"/>
      <w:b/>
      <w:color w:val="000000"/>
      <w:kern w:val="0"/>
      <w:sz w:val="17"/>
      <w:szCs w:val="17"/>
      <w:lang w:eastAsia="en-CA"/>
      <w14:ligatures w14:val="none"/>
    </w:rPr>
  </w:style>
  <w:style w:type="paragraph" w:customStyle="1" w:styleId="BoxRunInPara">
    <w:name w:val="BoxRunInPara"/>
    <w:qFormat/>
    <w:rsid w:val="00534522"/>
    <w:pPr>
      <w:widowControl w:val="0"/>
      <w:pBdr>
        <w:left w:val="single" w:sz="18" w:space="4" w:color="008000"/>
      </w:pBdr>
      <w:autoSpaceDE w:val="0"/>
      <w:autoSpaceDN w:val="0"/>
      <w:adjustRightInd w:val="0"/>
      <w:spacing w:after="120" w:line="240" w:lineRule="atLeast"/>
      <w:textAlignment w:val="center"/>
    </w:pPr>
    <w:rPr>
      <w:rFonts w:ascii="Arial" w:eastAsia="Times New Roman" w:hAnsi="Arial" w:cs="FuturaPT-Book"/>
      <w:color w:val="000000"/>
      <w:kern w:val="0"/>
      <w:sz w:val="17"/>
      <w:szCs w:val="17"/>
      <w:lang w:eastAsia="en-CA"/>
      <w14:ligatures w14:val="none"/>
    </w:rPr>
  </w:style>
  <w:style w:type="paragraph" w:customStyle="1" w:styleId="BoxExtractPara">
    <w:name w:val="BoxExtractPara"/>
    <w:qFormat/>
    <w:rsid w:val="00534522"/>
    <w:pPr>
      <w:widowControl w:val="0"/>
      <w:pBdr>
        <w:left w:val="single" w:sz="18" w:space="31" w:color="008000"/>
      </w:pBdr>
      <w:autoSpaceDE w:val="0"/>
      <w:autoSpaceDN w:val="0"/>
      <w:adjustRightInd w:val="0"/>
      <w:spacing w:before="120" w:after="120" w:line="240" w:lineRule="atLeast"/>
      <w:ind w:left="547"/>
      <w:textAlignment w:val="center"/>
    </w:pPr>
    <w:rPr>
      <w:rFonts w:ascii="Arial" w:eastAsia="Times New Roman" w:hAnsi="Arial" w:cs="FuturaPT-Book"/>
      <w:color w:val="000000"/>
      <w:kern w:val="0"/>
      <w:sz w:val="17"/>
      <w:szCs w:val="17"/>
      <w:lang w:eastAsia="en-CA"/>
      <w14:ligatures w14:val="none"/>
    </w:rPr>
  </w:style>
  <w:style w:type="character" w:customStyle="1" w:styleId="GraphicInline">
    <w:name w:val="GraphicInline"/>
    <w:uiPriority w:val="1"/>
    <w:qFormat/>
    <w:rsid w:val="00534522"/>
    <w:rPr>
      <w:color w:val="3366FF"/>
      <w:bdr w:val="none" w:sz="0" w:space="0" w:color="auto"/>
      <w:shd w:val="clear" w:color="auto" w:fill="99CC00"/>
    </w:rPr>
  </w:style>
  <w:style w:type="character" w:customStyle="1" w:styleId="DigitalOnly">
    <w:name w:val="DigitalOnly"/>
    <w:uiPriority w:val="1"/>
    <w:qFormat/>
    <w:rsid w:val="00534522"/>
    <w:rPr>
      <w:color w:val="3366FF"/>
      <w:bdr w:val="single" w:sz="4" w:space="0" w:color="3366FF"/>
    </w:rPr>
  </w:style>
  <w:style w:type="character" w:customStyle="1" w:styleId="PrintOnly">
    <w:name w:val="PrintOnly"/>
    <w:uiPriority w:val="1"/>
    <w:qFormat/>
    <w:rsid w:val="00534522"/>
    <w:rPr>
      <w:color w:val="3366FF"/>
      <w:bdr w:val="single" w:sz="4" w:space="0" w:color="FF0000"/>
    </w:rPr>
  </w:style>
  <w:style w:type="character" w:customStyle="1" w:styleId="LinkEmail">
    <w:name w:val="LinkEmail"/>
    <w:basedOn w:val="LinkURL"/>
    <w:uiPriority w:val="1"/>
    <w:qFormat/>
    <w:rsid w:val="00534522"/>
    <w:rPr>
      <w:rFonts w:cs="NewBaskervilleStd-Italic"/>
      <w:b w:val="0"/>
      <w:bCs w:val="0"/>
      <w:i/>
      <w:iCs w:val="0"/>
      <w:color w:val="3366FF"/>
      <w:w w:val="100"/>
      <w:position w:val="0"/>
      <w:u w:val="none"/>
      <w:vertAlign w:val="baseline"/>
      <w:lang w:val="en-US"/>
    </w:rPr>
  </w:style>
  <w:style w:type="character" w:customStyle="1" w:styleId="LinkTwitter">
    <w:name w:val="LinkTwitter"/>
    <w:basedOn w:val="LinkEmail"/>
    <w:uiPriority w:val="1"/>
    <w:qFormat/>
    <w:rsid w:val="00534522"/>
    <w:rPr>
      <w:rFonts w:cs="NewBaskervilleStd-Italic"/>
      <w:b w:val="0"/>
      <w:bCs w:val="0"/>
      <w:i w:val="0"/>
      <w:iCs w:val="0"/>
      <w:color w:val="3366FF"/>
      <w:w w:val="100"/>
      <w:position w:val="0"/>
      <w:u w:val="none"/>
      <w:vertAlign w:val="baseline"/>
      <w:lang w:val="en-US"/>
    </w:rPr>
  </w:style>
  <w:style w:type="character" w:customStyle="1" w:styleId="Highlight">
    <w:name w:val="Highlight"/>
    <w:uiPriority w:val="1"/>
    <w:qFormat/>
    <w:rsid w:val="00534522"/>
    <w:rPr>
      <w:color w:val="3366FF"/>
      <w:bdr w:val="none" w:sz="0" w:space="0" w:color="auto"/>
      <w:shd w:val="clear" w:color="auto" w:fill="FFFF00"/>
    </w:rPr>
  </w:style>
  <w:style w:type="character" w:customStyle="1" w:styleId="FootnoteReference">
    <w:name w:val="FootnoteReference"/>
    <w:uiPriority w:val="1"/>
    <w:qFormat/>
    <w:rsid w:val="00534522"/>
    <w:rPr>
      <w:color w:val="3366FF"/>
      <w:vertAlign w:val="superscript"/>
    </w:rPr>
  </w:style>
  <w:style w:type="paragraph" w:customStyle="1" w:styleId="Footnote">
    <w:name w:val="Footnote"/>
    <w:qFormat/>
    <w:rsid w:val="00534522"/>
    <w:pPr>
      <w:widowControl w:val="0"/>
      <w:pBdr>
        <w:top w:val="single" w:sz="4" w:space="1" w:color="000000" w:themeColor="text1"/>
        <w:bottom w:val="single" w:sz="4" w:space="1" w:color="000000" w:themeColor="text1"/>
      </w:pBdr>
      <w:autoSpaceDE w:val="0"/>
      <w:autoSpaceDN w:val="0"/>
      <w:adjustRightInd w:val="0"/>
      <w:spacing w:before="120" w:after="120" w:line="240" w:lineRule="atLeast"/>
      <w:ind w:left="1440"/>
      <w:textAlignment w:val="baseline"/>
    </w:pPr>
    <w:rPr>
      <w:rFonts w:ascii="Arial" w:eastAsia="Times New Roman" w:hAnsi="Arial" w:cs="NewBaskervilleStd-Roman"/>
      <w:color w:val="000000"/>
      <w:kern w:val="0"/>
      <w:sz w:val="16"/>
      <w:szCs w:val="20"/>
      <w:lang w:eastAsia="en-CA"/>
      <w14:ligatures w14:val="none"/>
    </w:rPr>
  </w:style>
  <w:style w:type="character" w:customStyle="1" w:styleId="FootnoteRef">
    <w:name w:val="FootnoteRef"/>
    <w:basedOn w:val="FootnoteReference"/>
    <w:uiPriority w:val="1"/>
    <w:qFormat/>
    <w:rsid w:val="00534522"/>
    <w:rPr>
      <w:color w:val="3366FF"/>
      <w:vertAlign w:val="superscript"/>
    </w:rPr>
  </w:style>
  <w:style w:type="character" w:customStyle="1" w:styleId="EndnoteReference">
    <w:name w:val="EndnoteReference"/>
    <w:basedOn w:val="FootnoteReference"/>
    <w:uiPriority w:val="1"/>
    <w:qFormat/>
    <w:rsid w:val="00534522"/>
    <w:rPr>
      <w:color w:val="3366FF"/>
      <w:vertAlign w:val="superscript"/>
    </w:rPr>
  </w:style>
  <w:style w:type="paragraph" w:customStyle="1" w:styleId="QuotePara">
    <w:name w:val="QuotePara"/>
    <w:qFormat/>
    <w:rsid w:val="00534522"/>
    <w:pPr>
      <w:widowControl w:val="0"/>
      <w:autoSpaceDE w:val="0"/>
      <w:autoSpaceDN w:val="0"/>
      <w:adjustRightInd w:val="0"/>
      <w:spacing w:before="120" w:after="120" w:line="240" w:lineRule="atLeast"/>
      <w:ind w:left="2160"/>
      <w:textAlignment w:val="baseline"/>
    </w:pPr>
    <w:rPr>
      <w:rFonts w:ascii="Times Roman" w:eastAsia="Times New Roman" w:hAnsi="Times Roman" w:cs="NewBaskervilleStd-Roman"/>
      <w:i/>
      <w:color w:val="000000"/>
      <w:kern w:val="0"/>
      <w:sz w:val="20"/>
      <w:szCs w:val="20"/>
      <w:lang w:eastAsia="en-CA"/>
      <w14:ligatures w14:val="none"/>
    </w:rPr>
  </w:style>
  <w:style w:type="paragraph" w:customStyle="1" w:styleId="QuoteSource">
    <w:name w:val="QuoteSource"/>
    <w:basedOn w:val="QuotePara"/>
    <w:qFormat/>
    <w:rsid w:val="00534522"/>
    <w:pPr>
      <w:spacing w:after="240"/>
      <w:jc w:val="right"/>
    </w:pPr>
    <w:rPr>
      <w:i w:val="0"/>
    </w:rPr>
  </w:style>
  <w:style w:type="character" w:customStyle="1" w:styleId="Caps">
    <w:name w:val="Caps"/>
    <w:uiPriority w:val="1"/>
    <w:qFormat/>
    <w:rsid w:val="00534522"/>
    <w:rPr>
      <w:caps/>
      <w:smallCaps w:val="0"/>
      <w:color w:val="3366FF"/>
    </w:rPr>
  </w:style>
  <w:style w:type="character" w:customStyle="1" w:styleId="SmallCaps">
    <w:name w:val="SmallCaps"/>
    <w:uiPriority w:val="1"/>
    <w:qFormat/>
    <w:rsid w:val="00534522"/>
    <w:rPr>
      <w:caps w:val="0"/>
      <w:smallCaps/>
      <w:color w:val="3366FF"/>
    </w:rPr>
  </w:style>
  <w:style w:type="character" w:customStyle="1" w:styleId="SmallCapsBold">
    <w:name w:val="SmallCapsBold"/>
    <w:basedOn w:val="SmallCaps"/>
    <w:uiPriority w:val="1"/>
    <w:qFormat/>
    <w:rsid w:val="00534522"/>
    <w:rPr>
      <w:b/>
      <w:bCs/>
      <w:caps w:val="0"/>
      <w:smallCaps/>
      <w:color w:val="3366FF"/>
    </w:rPr>
  </w:style>
  <w:style w:type="character" w:customStyle="1" w:styleId="SmallCapsBoldItalic">
    <w:name w:val="SmallCapsBoldItalic"/>
    <w:basedOn w:val="SmallCapsBold"/>
    <w:uiPriority w:val="1"/>
    <w:qFormat/>
    <w:rsid w:val="00534522"/>
    <w:rPr>
      <w:b/>
      <w:bCs/>
      <w:i/>
      <w:iCs/>
      <w:caps w:val="0"/>
      <w:smallCaps/>
      <w:color w:val="3366FF"/>
    </w:rPr>
  </w:style>
  <w:style w:type="character" w:customStyle="1" w:styleId="SmallCapsItalic">
    <w:name w:val="SmallCapsItalic"/>
    <w:basedOn w:val="SmallCaps"/>
    <w:uiPriority w:val="1"/>
    <w:qFormat/>
    <w:rsid w:val="00534522"/>
    <w:rPr>
      <w:i/>
      <w:iCs/>
      <w:caps w:val="0"/>
      <w:smallCaps/>
      <w:color w:val="3366FF"/>
    </w:rPr>
  </w:style>
  <w:style w:type="character" w:customStyle="1" w:styleId="NSSymbol">
    <w:name w:val="NSSymbol"/>
    <w:uiPriority w:val="1"/>
    <w:qFormat/>
    <w:rsid w:val="00534522"/>
    <w:rPr>
      <w:color w:val="3366FF"/>
    </w:rPr>
  </w:style>
  <w:style w:type="table" w:styleId="TableGrid">
    <w:name w:val="Table Grid"/>
    <w:basedOn w:val="TableNormal"/>
    <w:uiPriority w:val="59"/>
    <w:rsid w:val="00534522"/>
    <w:rPr>
      <w:rFonts w:ascii="Calibri" w:eastAsia="Times New Roman"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Sub">
    <w:name w:val="TableHeaderSub"/>
    <w:qFormat/>
    <w:rsid w:val="00534522"/>
    <w:pPr>
      <w:keepLines/>
      <w:widowControl w:val="0"/>
      <w:suppressAutoHyphens/>
      <w:autoSpaceDE w:val="0"/>
      <w:autoSpaceDN w:val="0"/>
      <w:adjustRightInd w:val="0"/>
      <w:spacing w:line="240" w:lineRule="atLeast"/>
      <w:textAlignment w:val="baseline"/>
    </w:pPr>
    <w:rPr>
      <w:rFonts w:ascii="Arial" w:eastAsia="Times New Roman" w:hAnsi="Arial" w:cs="FuturaPT-Heavy"/>
      <w:color w:val="000000"/>
      <w:kern w:val="0"/>
      <w:sz w:val="18"/>
      <w:szCs w:val="18"/>
      <w:lang w:eastAsia="en-CA"/>
      <w14:ligatures w14:val="none"/>
    </w:rPr>
  </w:style>
  <w:style w:type="paragraph" w:customStyle="1" w:styleId="TableFootnote">
    <w:name w:val="TableFootnote"/>
    <w:qFormat/>
    <w:rsid w:val="00534522"/>
    <w:pPr>
      <w:keepLines/>
      <w:widowControl w:val="0"/>
      <w:autoSpaceDE w:val="0"/>
      <w:autoSpaceDN w:val="0"/>
      <w:adjustRightInd w:val="0"/>
      <w:spacing w:line="190" w:lineRule="atLeast"/>
      <w:textAlignment w:val="baseline"/>
    </w:pPr>
    <w:rPr>
      <w:rFonts w:ascii="Arial" w:eastAsia="Times New Roman" w:hAnsi="Arial" w:cs="FuturaPT-Book"/>
      <w:color w:val="000000"/>
      <w:kern w:val="0"/>
      <w:sz w:val="16"/>
      <w:szCs w:val="17"/>
      <w:lang w:eastAsia="en-CA"/>
      <w14:ligatures w14:val="none"/>
    </w:rPr>
  </w:style>
  <w:style w:type="paragraph" w:customStyle="1" w:styleId="TableListBulleted">
    <w:name w:val="TableListBulleted"/>
    <w:qFormat/>
    <w:rsid w:val="00534522"/>
    <w:pPr>
      <w:keepLines/>
      <w:widowControl w:val="0"/>
      <w:numPr>
        <w:numId w:val="6"/>
      </w:numPr>
      <w:autoSpaceDE w:val="0"/>
      <w:autoSpaceDN w:val="0"/>
      <w:adjustRightInd w:val="0"/>
      <w:spacing w:line="190" w:lineRule="atLeast"/>
      <w:textAlignment w:val="baseline"/>
    </w:pPr>
    <w:rPr>
      <w:rFonts w:ascii="Arial" w:eastAsia="Times New Roman" w:hAnsi="Arial" w:cs="FuturaPT-Book"/>
      <w:color w:val="000000"/>
      <w:kern w:val="0"/>
      <w:sz w:val="17"/>
      <w:szCs w:val="17"/>
      <w:lang w:eastAsia="en-CA"/>
      <w14:ligatures w14:val="none"/>
    </w:rPr>
  </w:style>
  <w:style w:type="paragraph" w:customStyle="1" w:styleId="TableListNumbered">
    <w:name w:val="TableListNumbered"/>
    <w:qFormat/>
    <w:rsid w:val="00534522"/>
    <w:pPr>
      <w:keepLines/>
      <w:widowControl w:val="0"/>
      <w:numPr>
        <w:numId w:val="25"/>
      </w:numPr>
      <w:autoSpaceDE w:val="0"/>
      <w:autoSpaceDN w:val="0"/>
      <w:adjustRightInd w:val="0"/>
      <w:spacing w:line="190" w:lineRule="atLeast"/>
      <w:textAlignment w:val="baseline"/>
    </w:pPr>
    <w:rPr>
      <w:rFonts w:ascii="Arial" w:eastAsia="Times New Roman" w:hAnsi="Arial" w:cs="FuturaPT-Book"/>
      <w:color w:val="000000"/>
      <w:kern w:val="0"/>
      <w:sz w:val="17"/>
      <w:szCs w:val="17"/>
      <w:lang w:eastAsia="en-CA"/>
      <w14:ligatures w14:val="none"/>
    </w:rPr>
  </w:style>
  <w:style w:type="paragraph" w:customStyle="1" w:styleId="TableListPlain">
    <w:name w:val="TableListPlain"/>
    <w:qFormat/>
    <w:rsid w:val="00534522"/>
    <w:pPr>
      <w:keepLines/>
      <w:widowControl w:val="0"/>
      <w:autoSpaceDE w:val="0"/>
      <w:autoSpaceDN w:val="0"/>
      <w:adjustRightInd w:val="0"/>
      <w:spacing w:line="190" w:lineRule="atLeast"/>
      <w:ind w:left="360"/>
      <w:textAlignment w:val="baseline"/>
    </w:pPr>
    <w:rPr>
      <w:rFonts w:ascii="Arial" w:eastAsia="Times New Roman" w:hAnsi="Arial" w:cs="FuturaPT-Book"/>
      <w:color w:val="000000"/>
      <w:kern w:val="0"/>
      <w:sz w:val="17"/>
      <w:szCs w:val="17"/>
      <w:lang w:eastAsia="en-CA"/>
      <w14:ligatures w14:val="none"/>
    </w:rPr>
  </w:style>
  <w:style w:type="paragraph" w:customStyle="1" w:styleId="ExtractPara">
    <w:name w:val="ExtractPara"/>
    <w:basedOn w:val="QuotePara"/>
    <w:qFormat/>
    <w:rsid w:val="00534522"/>
    <w:rPr>
      <w:i w:val="0"/>
      <w:sz w:val="18"/>
      <w:szCs w:val="18"/>
    </w:rPr>
  </w:style>
  <w:style w:type="paragraph" w:customStyle="1" w:styleId="ExtractSource">
    <w:name w:val="ExtractSource"/>
    <w:basedOn w:val="ExtractPara"/>
    <w:qFormat/>
    <w:rsid w:val="00534522"/>
    <w:pPr>
      <w:jc w:val="right"/>
    </w:pPr>
  </w:style>
  <w:style w:type="paragraph" w:customStyle="1" w:styleId="ExtractParaContinued">
    <w:name w:val="ExtractParaContinued"/>
    <w:basedOn w:val="ExtractPara"/>
    <w:qFormat/>
    <w:rsid w:val="00534522"/>
    <w:pPr>
      <w:spacing w:before="0"/>
      <w:ind w:firstLine="360"/>
    </w:pPr>
  </w:style>
  <w:style w:type="paragraph" w:customStyle="1" w:styleId="AppendixNumber">
    <w:name w:val="AppendixNumber"/>
    <w:qFormat/>
    <w:rsid w:val="00534522"/>
    <w:pPr>
      <w:widowControl w:val="0"/>
      <w:suppressAutoHyphens/>
      <w:autoSpaceDE w:val="0"/>
      <w:autoSpaceDN w:val="0"/>
      <w:adjustRightInd w:val="0"/>
      <w:spacing w:before="1200" w:line="2400" w:lineRule="atLeast"/>
      <w:ind w:left="1440"/>
      <w:jc w:val="center"/>
      <w:textAlignment w:val="baseline"/>
    </w:pPr>
    <w:rPr>
      <w:rFonts w:ascii="Arial" w:eastAsia="Times New Roman" w:hAnsi="Arial" w:cs="FuturaPTCond-Bold"/>
      <w:b/>
      <w:bCs/>
      <w:color w:val="000000"/>
      <w:kern w:val="0"/>
      <w:sz w:val="240"/>
      <w:szCs w:val="240"/>
      <w:lang w:eastAsia="en-CA"/>
      <w14:ligatures w14:val="none"/>
    </w:rPr>
  </w:style>
  <w:style w:type="paragraph" w:customStyle="1" w:styleId="AppendixTitle">
    <w:name w:val="AppendixTitle"/>
    <w:qFormat/>
    <w:rsid w:val="00534522"/>
    <w:pPr>
      <w:keepLines/>
      <w:widowControl w:val="0"/>
      <w:suppressAutoHyphens/>
      <w:autoSpaceDE w:val="0"/>
      <w:autoSpaceDN w:val="0"/>
      <w:adjustRightInd w:val="0"/>
      <w:spacing w:before="600" w:after="1920" w:line="360" w:lineRule="atLeast"/>
      <w:ind w:left="1440"/>
      <w:jc w:val="center"/>
      <w:textAlignment w:val="baseline"/>
    </w:pPr>
    <w:rPr>
      <w:rFonts w:ascii="Arial" w:eastAsia="Times New Roman" w:hAnsi="Arial" w:cs="DogmaOT-Bold"/>
      <w:b/>
      <w:bCs/>
      <w:caps/>
      <w:color w:val="000000"/>
      <w:spacing w:val="48"/>
      <w:kern w:val="0"/>
      <w:sz w:val="32"/>
      <w:szCs w:val="32"/>
      <w:lang w:eastAsia="en-CA"/>
      <w14:ligatures w14:val="none"/>
    </w:rPr>
  </w:style>
  <w:style w:type="paragraph" w:customStyle="1" w:styleId="BackmatterTitle">
    <w:name w:val="BackmatterTitle"/>
    <w:qFormat/>
    <w:rsid w:val="00534522"/>
    <w:pPr>
      <w:keepLines/>
      <w:widowControl w:val="0"/>
      <w:suppressAutoHyphens/>
      <w:autoSpaceDE w:val="0"/>
      <w:autoSpaceDN w:val="0"/>
      <w:adjustRightInd w:val="0"/>
      <w:spacing w:before="600" w:after="600" w:line="360" w:lineRule="atLeast"/>
      <w:ind w:left="360"/>
      <w:textAlignment w:val="baseline"/>
    </w:pPr>
    <w:rPr>
      <w:rFonts w:ascii="Arial" w:eastAsia="Times New Roman" w:hAnsi="Arial" w:cs="DogmaOT-Bold"/>
      <w:b/>
      <w:bCs/>
      <w:caps/>
      <w:color w:val="000000"/>
      <w:spacing w:val="48"/>
      <w:kern w:val="0"/>
      <w:sz w:val="32"/>
      <w:szCs w:val="32"/>
      <w:lang w:eastAsia="en-CA"/>
      <w14:ligatures w14:val="none"/>
    </w:rPr>
  </w:style>
  <w:style w:type="paragraph" w:customStyle="1" w:styleId="GlossaryTerm">
    <w:name w:val="GlossaryTerm"/>
    <w:qFormat/>
    <w:rsid w:val="00534522"/>
    <w:pPr>
      <w:widowControl w:val="0"/>
      <w:autoSpaceDE w:val="0"/>
      <w:autoSpaceDN w:val="0"/>
      <w:adjustRightInd w:val="0"/>
      <w:spacing w:line="240" w:lineRule="atLeast"/>
      <w:ind w:left="360"/>
      <w:textAlignment w:val="baseline"/>
    </w:pPr>
    <w:rPr>
      <w:rFonts w:ascii="Times Roman" w:eastAsia="Times New Roman" w:hAnsi="Times Roman" w:cs="NewBaskervilleStd-Roman"/>
      <w:b/>
      <w:bCs/>
      <w:color w:val="000000"/>
      <w:kern w:val="0"/>
      <w:sz w:val="20"/>
      <w:szCs w:val="20"/>
      <w:lang w:eastAsia="en-CA"/>
      <w14:ligatures w14:val="none"/>
    </w:rPr>
  </w:style>
  <w:style w:type="paragraph" w:customStyle="1" w:styleId="GlossaryDefinition">
    <w:name w:val="GlossaryDefinition"/>
    <w:qFormat/>
    <w:rsid w:val="00534522"/>
    <w:pPr>
      <w:widowControl w:val="0"/>
      <w:autoSpaceDE w:val="0"/>
      <w:autoSpaceDN w:val="0"/>
      <w:adjustRightInd w:val="0"/>
      <w:spacing w:after="120" w:line="240" w:lineRule="atLeast"/>
      <w:ind w:left="360"/>
      <w:textAlignment w:val="baseline"/>
    </w:pPr>
    <w:rPr>
      <w:rFonts w:ascii="Times Roman" w:eastAsia="Times New Roman" w:hAnsi="Times Roman" w:cs="NewBaskervilleStd-Roman"/>
      <w:color w:val="000000"/>
      <w:kern w:val="0"/>
      <w:sz w:val="20"/>
      <w:szCs w:val="20"/>
      <w:lang w:eastAsia="en-CA"/>
      <w14:ligatures w14:val="none"/>
    </w:rPr>
  </w:style>
  <w:style w:type="paragraph" w:customStyle="1" w:styleId="EndnoteEntry">
    <w:name w:val="EndnoteEntry"/>
    <w:qFormat/>
    <w:rsid w:val="00534522"/>
    <w:pPr>
      <w:widowControl w:val="0"/>
      <w:autoSpaceDE w:val="0"/>
      <w:autoSpaceDN w:val="0"/>
      <w:adjustRightInd w:val="0"/>
      <w:spacing w:after="120" w:line="240" w:lineRule="atLeast"/>
      <w:ind w:left="720" w:hanging="360"/>
      <w:textAlignment w:val="baseline"/>
    </w:pPr>
    <w:rPr>
      <w:rFonts w:ascii="Times Roman" w:eastAsia="Times New Roman" w:hAnsi="Times Roman" w:cs="NewBaskervilleStd-Roman"/>
      <w:color w:val="000000"/>
      <w:kern w:val="0"/>
      <w:sz w:val="20"/>
      <w:szCs w:val="20"/>
      <w:lang w:eastAsia="en-CA"/>
      <w14:ligatures w14:val="none"/>
    </w:rPr>
  </w:style>
  <w:style w:type="character" w:customStyle="1" w:styleId="EndnoteRef">
    <w:name w:val="EndnoteRef"/>
    <w:basedOn w:val="EndnoteReference"/>
    <w:uiPriority w:val="1"/>
    <w:qFormat/>
    <w:rsid w:val="00534522"/>
    <w:rPr>
      <w:color w:val="3366FF"/>
      <w:vertAlign w:val="superscript"/>
    </w:rPr>
  </w:style>
  <w:style w:type="paragraph" w:customStyle="1" w:styleId="Reference">
    <w:name w:val="Reference"/>
    <w:qFormat/>
    <w:rsid w:val="00534522"/>
    <w:pPr>
      <w:widowControl w:val="0"/>
      <w:autoSpaceDE w:val="0"/>
      <w:autoSpaceDN w:val="0"/>
      <w:adjustRightInd w:val="0"/>
      <w:spacing w:after="120" w:line="240" w:lineRule="atLeast"/>
      <w:ind w:left="360" w:hanging="360"/>
      <w:textAlignment w:val="baseline"/>
    </w:pPr>
    <w:rPr>
      <w:rFonts w:ascii="Times Roman" w:eastAsia="Times New Roman" w:hAnsi="Times Roman" w:cs="NewBaskervilleStd-Roman"/>
      <w:color w:val="000000"/>
      <w:kern w:val="0"/>
      <w:sz w:val="20"/>
      <w:szCs w:val="20"/>
      <w:lang w:eastAsia="en-CA"/>
      <w14:ligatures w14:val="none"/>
    </w:rPr>
  </w:style>
  <w:style w:type="paragraph" w:customStyle="1" w:styleId="HeadAExercise">
    <w:name w:val="HeadAExercise"/>
    <w:qFormat/>
    <w:rsid w:val="00534522"/>
    <w:pPr>
      <w:keepNext/>
      <w:keepLines/>
      <w:widowControl w:val="0"/>
      <w:shd w:val="clear" w:color="auto" w:fill="000000"/>
      <w:tabs>
        <w:tab w:val="right" w:pos="1200"/>
        <w:tab w:val="left" w:pos="1440"/>
      </w:tabs>
      <w:suppressAutoHyphens/>
      <w:autoSpaceDE w:val="0"/>
      <w:autoSpaceDN w:val="0"/>
      <w:adjustRightInd w:val="0"/>
      <w:spacing w:before="420" w:after="120" w:line="300" w:lineRule="atLeast"/>
      <w:ind w:left="360"/>
      <w:textAlignment w:val="baseline"/>
    </w:pPr>
    <w:rPr>
      <w:rFonts w:ascii="Arial" w:eastAsia="Times New Roman" w:hAnsi="Arial" w:cs="FuturaPT-Bold"/>
      <w:b/>
      <w:bCs/>
      <w:color w:val="FFFFFF" w:themeColor="background1"/>
      <w:kern w:val="0"/>
      <w:lang w:eastAsia="en-CA"/>
      <w14:ligatures w14:val="none"/>
    </w:rPr>
  </w:style>
  <w:style w:type="character" w:customStyle="1" w:styleId="LiteralGray">
    <w:name w:val="LiteralGray"/>
    <w:uiPriority w:val="1"/>
    <w:qFormat/>
    <w:rsid w:val="00534522"/>
    <w:rPr>
      <w:rFonts w:ascii="Courier" w:hAnsi="Courier"/>
      <w:color w:val="A6A6A6" w:themeColor="background1" w:themeShade="A6"/>
    </w:rPr>
  </w:style>
  <w:style w:type="character" w:customStyle="1" w:styleId="PyBracket">
    <w:name w:val="PyBracket"/>
    <w:uiPriority w:val="1"/>
    <w:qFormat/>
    <w:rsid w:val="00534522"/>
    <w:rPr>
      <w:rFonts w:ascii="Courier" w:hAnsi="Courier" w:cs="TheSansMonoCondensed-Plain"/>
      <w:color w:val="B12735"/>
      <w:spacing w:val="0"/>
      <w:w w:val="100"/>
      <w:position w:val="0"/>
      <w:sz w:val="17"/>
      <w:szCs w:val="17"/>
      <w:u w:val="none"/>
      <w:vertAlign w:val="baseline"/>
      <w:lang w:val="en-US"/>
    </w:rPr>
  </w:style>
  <w:style w:type="character" w:customStyle="1" w:styleId="PyFunction">
    <w:name w:val="PyFunction"/>
    <w:basedOn w:val="PyBracket"/>
    <w:uiPriority w:val="1"/>
    <w:qFormat/>
    <w:rsid w:val="00534522"/>
    <w:rPr>
      <w:rFonts w:ascii="Courier" w:hAnsi="Courier" w:cs="TheSansMonoCondensed-Plain"/>
      <w:color w:val="BF8F00" w:themeColor="accent4" w:themeShade="BF"/>
      <w:spacing w:val="0"/>
      <w:w w:val="100"/>
      <w:position w:val="0"/>
      <w:sz w:val="17"/>
      <w:szCs w:val="17"/>
      <w:u w:val="none"/>
      <w:vertAlign w:val="baseline"/>
      <w:lang w:val="en-US"/>
    </w:rPr>
  </w:style>
  <w:style w:type="character" w:customStyle="1" w:styleId="PyVariable">
    <w:name w:val="PyVariable"/>
    <w:basedOn w:val="PyBracket"/>
    <w:uiPriority w:val="1"/>
    <w:qFormat/>
    <w:rsid w:val="00534522"/>
    <w:rPr>
      <w:rFonts w:ascii="Courier" w:hAnsi="Courier" w:cs="TheSansMonoCondensed-Plain"/>
      <w:color w:val="008000"/>
      <w:spacing w:val="0"/>
      <w:w w:val="100"/>
      <w:position w:val="0"/>
      <w:sz w:val="17"/>
      <w:szCs w:val="17"/>
      <w:u w:val="none"/>
      <w:vertAlign w:val="baseline"/>
      <w:lang w:val="en-US"/>
    </w:rPr>
  </w:style>
  <w:style w:type="paragraph" w:customStyle="1" w:styleId="BookHalfTitle">
    <w:name w:val="BookHalfTitle"/>
    <w:basedOn w:val="BackmatterTitle"/>
    <w:qFormat/>
    <w:rsid w:val="00534522"/>
  </w:style>
  <w:style w:type="character" w:styleId="BookTitle">
    <w:name w:val="Book Title"/>
    <w:basedOn w:val="DefaultParagraphFont"/>
    <w:uiPriority w:val="33"/>
    <w:qFormat/>
    <w:rsid w:val="00534522"/>
    <w:rPr>
      <w:b/>
      <w:bCs/>
      <w:smallCaps/>
      <w:spacing w:val="5"/>
    </w:rPr>
  </w:style>
  <w:style w:type="paragraph" w:customStyle="1" w:styleId="BookTitle0">
    <w:name w:val="BookTitle"/>
    <w:qFormat/>
    <w:rsid w:val="00534522"/>
    <w:pPr>
      <w:widowControl w:val="0"/>
      <w:suppressAutoHyphens/>
      <w:autoSpaceDE w:val="0"/>
      <w:autoSpaceDN w:val="0"/>
      <w:adjustRightInd w:val="0"/>
      <w:spacing w:before="1200" w:line="2400" w:lineRule="atLeast"/>
      <w:ind w:left="1440"/>
      <w:jc w:val="center"/>
      <w:textAlignment w:val="baseline"/>
    </w:pPr>
    <w:rPr>
      <w:rFonts w:ascii="Arial" w:eastAsia="Times New Roman" w:hAnsi="Arial" w:cs="FuturaPTCond-Bold"/>
      <w:b/>
      <w:bCs/>
      <w:color w:val="000000"/>
      <w:kern w:val="0"/>
      <w:sz w:val="120"/>
      <w:szCs w:val="240"/>
      <w:lang w:eastAsia="en-CA"/>
      <w14:ligatures w14:val="none"/>
    </w:rPr>
  </w:style>
  <w:style w:type="paragraph" w:customStyle="1" w:styleId="BookSubtitle">
    <w:name w:val="BookSubtitle"/>
    <w:basedOn w:val="ChapterSubtitle"/>
    <w:qFormat/>
    <w:rsid w:val="00534522"/>
  </w:style>
  <w:style w:type="paragraph" w:customStyle="1" w:styleId="BookEdition">
    <w:name w:val="BookEdition"/>
    <w:basedOn w:val="BookSubtitle"/>
    <w:qFormat/>
    <w:rsid w:val="00534522"/>
    <w:rPr>
      <w:b w:val="0"/>
      <w:bCs w:val="0"/>
      <w:i/>
      <w:iCs/>
      <w:sz w:val="24"/>
      <w:szCs w:val="24"/>
    </w:rPr>
  </w:style>
  <w:style w:type="paragraph" w:customStyle="1" w:styleId="BookAuthor">
    <w:name w:val="BookAuthor"/>
    <w:basedOn w:val="BookEdition"/>
    <w:qFormat/>
    <w:rsid w:val="00534522"/>
    <w:rPr>
      <w:i w:val="0"/>
      <w:iCs w:val="0"/>
      <w:smallCaps/>
    </w:rPr>
  </w:style>
  <w:style w:type="paragraph" w:customStyle="1" w:styleId="BookPublisher">
    <w:name w:val="BookPublisher"/>
    <w:basedOn w:val="BookAuthor"/>
    <w:qFormat/>
    <w:rsid w:val="00534522"/>
    <w:rPr>
      <w:i/>
      <w:iCs/>
      <w:smallCaps w:val="0"/>
      <w:sz w:val="20"/>
      <w:szCs w:val="20"/>
    </w:rPr>
  </w:style>
  <w:style w:type="paragraph" w:customStyle="1" w:styleId="Copyright">
    <w:name w:val="Copyright"/>
    <w:qFormat/>
    <w:rsid w:val="00534522"/>
    <w:pPr>
      <w:widowControl w:val="0"/>
      <w:autoSpaceDE w:val="0"/>
      <w:autoSpaceDN w:val="0"/>
      <w:adjustRightInd w:val="0"/>
      <w:spacing w:after="200" w:line="240" w:lineRule="atLeast"/>
      <w:textAlignment w:val="baseline"/>
    </w:pPr>
    <w:rPr>
      <w:rFonts w:ascii="NewBaskervilleStd-Roman" w:eastAsia="Times New Roman" w:hAnsi="NewBaskervilleStd-Roman" w:cs="NewBaskervilleStd-Roman"/>
      <w:color w:val="000000"/>
      <w:kern w:val="0"/>
      <w:sz w:val="16"/>
      <w:szCs w:val="18"/>
      <w:lang w:eastAsia="en-CA"/>
      <w14:ligatures w14:val="none"/>
    </w:rPr>
  </w:style>
  <w:style w:type="paragraph" w:customStyle="1" w:styleId="CopyrightLOC">
    <w:name w:val="CopyrightLOC"/>
    <w:basedOn w:val="Copyright"/>
    <w:qFormat/>
    <w:rsid w:val="00534522"/>
  </w:style>
  <w:style w:type="paragraph" w:customStyle="1" w:styleId="CopyrightHead">
    <w:name w:val="CopyrightHead"/>
    <w:basedOn w:val="CopyrightLOC"/>
    <w:qFormat/>
    <w:rsid w:val="00534522"/>
    <w:rPr>
      <w:b/>
    </w:rPr>
  </w:style>
  <w:style w:type="paragraph" w:customStyle="1" w:styleId="Dedication">
    <w:name w:val="Dedication"/>
    <w:basedOn w:val="BookPublisher"/>
    <w:qFormat/>
    <w:rsid w:val="00534522"/>
  </w:style>
  <w:style w:type="paragraph" w:customStyle="1" w:styleId="FrontmatterTitle">
    <w:name w:val="FrontmatterTitle"/>
    <w:basedOn w:val="BackmatterTitle"/>
    <w:qFormat/>
    <w:rsid w:val="00534522"/>
  </w:style>
  <w:style w:type="paragraph" w:customStyle="1" w:styleId="TOCFM">
    <w:name w:val="TOCFM"/>
    <w:basedOn w:val="Normal"/>
    <w:qFormat/>
    <w:rsid w:val="00534522"/>
    <w:pPr>
      <w:widowControl w:val="0"/>
      <w:autoSpaceDE w:val="0"/>
      <w:autoSpaceDN w:val="0"/>
      <w:adjustRightInd w:val="0"/>
      <w:spacing w:after="120" w:line="240" w:lineRule="atLeast"/>
      <w:textAlignment w:val="baseline"/>
    </w:pPr>
    <w:rPr>
      <w:rFonts w:ascii="NewBaskervilleStd-Roman" w:hAnsi="NewBaskervilleStd-Roman" w:cs="NewBaskervilleStd-Roman"/>
      <w:color w:val="000000"/>
      <w:sz w:val="20"/>
      <w:szCs w:val="20"/>
      <w:lang w:val="en-US"/>
    </w:rPr>
  </w:style>
  <w:style w:type="paragraph" w:customStyle="1" w:styleId="TOCH1">
    <w:name w:val="TOCH1"/>
    <w:basedOn w:val="TOCFM"/>
    <w:qFormat/>
    <w:rsid w:val="00534522"/>
    <w:pPr>
      <w:ind w:left="720"/>
    </w:pPr>
    <w:rPr>
      <w:b/>
    </w:rPr>
  </w:style>
  <w:style w:type="paragraph" w:customStyle="1" w:styleId="TOCPart">
    <w:name w:val="TOCPart"/>
    <w:basedOn w:val="TOCH1"/>
    <w:qFormat/>
    <w:rsid w:val="00534522"/>
    <w:pPr>
      <w:spacing w:before="120"/>
      <w:ind w:left="0"/>
      <w:jc w:val="center"/>
    </w:pPr>
    <w:rPr>
      <w:b w:val="0"/>
      <w:sz w:val="28"/>
      <w:szCs w:val="24"/>
    </w:rPr>
  </w:style>
  <w:style w:type="paragraph" w:customStyle="1" w:styleId="TOCChapter">
    <w:name w:val="TOCChapter"/>
    <w:basedOn w:val="TOCH1"/>
    <w:qFormat/>
    <w:rsid w:val="00534522"/>
    <w:pPr>
      <w:ind w:left="360"/>
    </w:pPr>
    <w:rPr>
      <w:b w:val="0"/>
      <w:sz w:val="24"/>
    </w:rPr>
  </w:style>
  <w:style w:type="paragraph" w:customStyle="1" w:styleId="TOCH2">
    <w:name w:val="TOCH2"/>
    <w:basedOn w:val="TOCH1"/>
    <w:qFormat/>
    <w:rsid w:val="00534522"/>
    <w:pPr>
      <w:ind w:left="1080"/>
    </w:pPr>
    <w:rPr>
      <w:i/>
    </w:rPr>
  </w:style>
  <w:style w:type="paragraph" w:customStyle="1" w:styleId="TOCH3">
    <w:name w:val="TOCH3"/>
    <w:basedOn w:val="TOCH1"/>
    <w:qFormat/>
    <w:rsid w:val="00534522"/>
    <w:pPr>
      <w:ind w:left="1440"/>
    </w:pPr>
    <w:rPr>
      <w:b w:val="0"/>
      <w:i/>
    </w:rPr>
  </w:style>
  <w:style w:type="paragraph" w:customStyle="1" w:styleId="BoxType">
    <w:name w:val="BoxType"/>
    <w:qFormat/>
    <w:rsid w:val="00534522"/>
    <w:pPr>
      <w:keepLines/>
      <w:widowControl w:val="0"/>
      <w:pBdr>
        <w:top w:val="single" w:sz="18" w:space="1" w:color="008000"/>
      </w:pBdr>
      <w:suppressAutoHyphens/>
      <w:autoSpaceDE w:val="0"/>
      <w:autoSpaceDN w:val="0"/>
      <w:adjustRightInd w:val="0"/>
      <w:spacing w:before="240" w:line="240" w:lineRule="atLeast"/>
      <w:jc w:val="center"/>
      <w:textAlignment w:val="baseline"/>
    </w:pPr>
    <w:rPr>
      <w:rFonts w:ascii="Arial" w:eastAsia="Times New Roman" w:hAnsi="Arial" w:cs="TimesNewRomanPSMT"/>
      <w:color w:val="008000"/>
      <w:kern w:val="0"/>
      <w:sz w:val="18"/>
      <w:szCs w:val="18"/>
      <w:lang w:eastAsia="en-CA"/>
      <w14:ligatures w14:val="none"/>
    </w:rPr>
  </w:style>
  <w:style w:type="character" w:customStyle="1" w:styleId="CustomCharStyle">
    <w:name w:val="CustomCharStyle"/>
    <w:uiPriority w:val="1"/>
    <w:qFormat/>
    <w:rsid w:val="00534522"/>
    <w:rPr>
      <w:b w:val="0"/>
      <w:bCs w:val="0"/>
      <w:i w:val="0"/>
      <w:iCs w:val="0"/>
      <w:color w:val="3366FF"/>
      <w:bdr w:val="none" w:sz="0" w:space="0" w:color="auto"/>
      <w:shd w:val="clear" w:color="auto" w:fill="CCFFCC"/>
    </w:rPr>
  </w:style>
  <w:style w:type="character" w:customStyle="1" w:styleId="CodeAnnotation">
    <w:name w:val="CodeAnnotation"/>
    <w:uiPriority w:val="1"/>
    <w:qFormat/>
    <w:rsid w:val="00534522"/>
    <w:rPr>
      <w:rFonts w:ascii="Courier" w:hAnsi="Courier" w:cs="TheSansMonoCondensed-Plain"/>
      <w:color w:val="FFFFFF" w:themeColor="background1"/>
      <w:spacing w:val="0"/>
      <w:w w:val="100"/>
      <w:position w:val="0"/>
      <w:sz w:val="17"/>
      <w:szCs w:val="17"/>
      <w:u w:val="none"/>
      <w:bdr w:val="none" w:sz="0" w:space="0" w:color="auto"/>
      <w:shd w:val="clear" w:color="auto" w:fill="000000"/>
      <w:vertAlign w:val="baseline"/>
      <w:lang w:val="en-US"/>
    </w:rPr>
  </w:style>
  <w:style w:type="paragraph" w:customStyle="1" w:styleId="HeadANumber">
    <w:name w:val="HeadANumber"/>
    <w:qFormat/>
    <w:rsid w:val="00534522"/>
    <w:pPr>
      <w:keepNext/>
      <w:keepLines/>
      <w:widowControl w:val="0"/>
      <w:numPr>
        <w:ilvl w:val="1"/>
        <w:numId w:val="26"/>
      </w:numPr>
      <w:tabs>
        <w:tab w:val="right" w:pos="1200"/>
        <w:tab w:val="left" w:pos="1440"/>
      </w:tabs>
      <w:suppressAutoHyphens/>
      <w:autoSpaceDE w:val="0"/>
      <w:autoSpaceDN w:val="0"/>
      <w:adjustRightInd w:val="0"/>
      <w:spacing w:before="420" w:after="120" w:line="300" w:lineRule="atLeast"/>
      <w:textAlignment w:val="baseline"/>
    </w:pPr>
    <w:rPr>
      <w:rFonts w:ascii="Arial" w:eastAsia="Times New Roman" w:hAnsi="Arial" w:cs="FuturaPT-Bold"/>
      <w:b/>
      <w:bCs/>
      <w:color w:val="000000"/>
      <w:kern w:val="0"/>
      <w:lang w:eastAsia="en-CA"/>
      <w14:ligatures w14:val="none"/>
    </w:rPr>
  </w:style>
  <w:style w:type="paragraph" w:customStyle="1" w:styleId="HeadB">
    <w:name w:val="HeadB"/>
    <w:qFormat/>
    <w:rsid w:val="00534522"/>
    <w:pPr>
      <w:keepNext/>
      <w:keepLines/>
      <w:widowControl w:val="0"/>
      <w:tabs>
        <w:tab w:val="right" w:pos="1200"/>
        <w:tab w:val="left" w:pos="1440"/>
      </w:tabs>
      <w:suppressAutoHyphens/>
      <w:autoSpaceDE w:val="0"/>
      <w:autoSpaceDN w:val="0"/>
      <w:adjustRightInd w:val="0"/>
      <w:spacing w:before="240" w:after="80" w:line="300" w:lineRule="atLeast"/>
      <w:ind w:left="1440"/>
      <w:textAlignment w:val="baseline"/>
    </w:pPr>
    <w:rPr>
      <w:rFonts w:ascii="Arial" w:eastAsia="Times New Roman" w:hAnsi="Arial" w:cs="FuturaPTCond-BoldObl"/>
      <w:b/>
      <w:bCs/>
      <w:i/>
      <w:iCs/>
      <w:color w:val="000000"/>
      <w:kern w:val="0"/>
      <w:lang w:eastAsia="en-CA"/>
      <w14:ligatures w14:val="none"/>
    </w:rPr>
  </w:style>
  <w:style w:type="paragraph" w:customStyle="1" w:styleId="HeadBNumber">
    <w:name w:val="HeadBNumber"/>
    <w:qFormat/>
    <w:rsid w:val="00534522"/>
    <w:pPr>
      <w:keepNext/>
      <w:keepLines/>
      <w:widowControl w:val="0"/>
      <w:numPr>
        <w:ilvl w:val="2"/>
        <w:numId w:val="26"/>
      </w:numPr>
      <w:tabs>
        <w:tab w:val="right" w:pos="1980"/>
        <w:tab w:val="left" w:pos="2160"/>
      </w:tabs>
      <w:suppressAutoHyphens/>
      <w:autoSpaceDE w:val="0"/>
      <w:autoSpaceDN w:val="0"/>
      <w:adjustRightInd w:val="0"/>
      <w:spacing w:before="240" w:after="80" w:line="300" w:lineRule="atLeast"/>
      <w:textAlignment w:val="baseline"/>
    </w:pPr>
    <w:rPr>
      <w:rFonts w:ascii="Arial" w:eastAsia="Times New Roman" w:hAnsi="Arial" w:cs="FuturaPTCond-BoldObl"/>
      <w:b/>
      <w:bCs/>
      <w:i/>
      <w:iCs/>
      <w:color w:val="000000"/>
      <w:kern w:val="0"/>
      <w:lang w:eastAsia="en-CA"/>
      <w14:ligatures w14:val="none"/>
    </w:rPr>
  </w:style>
  <w:style w:type="paragraph" w:customStyle="1" w:styleId="HeadC">
    <w:name w:val="HeadC"/>
    <w:qFormat/>
    <w:rsid w:val="00534522"/>
    <w:pPr>
      <w:keepNext/>
      <w:keepLines/>
      <w:widowControl w:val="0"/>
      <w:suppressAutoHyphens/>
      <w:autoSpaceDE w:val="0"/>
      <w:autoSpaceDN w:val="0"/>
      <w:adjustRightInd w:val="0"/>
      <w:spacing w:before="240" w:after="80" w:line="300" w:lineRule="atLeast"/>
      <w:ind w:left="1440"/>
      <w:textAlignment w:val="baseline"/>
    </w:pPr>
    <w:rPr>
      <w:rFonts w:ascii="Arial" w:eastAsia="Times New Roman" w:hAnsi="Arial" w:cs="FuturaPTCond-Bold"/>
      <w:b/>
      <w:bCs/>
      <w:color w:val="000000"/>
      <w:kern w:val="0"/>
      <w:sz w:val="20"/>
      <w:szCs w:val="20"/>
      <w:lang w:eastAsia="en-CA"/>
      <w14:ligatures w14:val="none"/>
    </w:rPr>
  </w:style>
  <w:style w:type="paragraph" w:customStyle="1" w:styleId="HeadCNumber">
    <w:name w:val="HeadCNumber"/>
    <w:qFormat/>
    <w:rsid w:val="00534522"/>
    <w:pPr>
      <w:keepNext/>
      <w:keepLines/>
      <w:widowControl w:val="0"/>
      <w:numPr>
        <w:ilvl w:val="3"/>
        <w:numId w:val="26"/>
      </w:numPr>
      <w:tabs>
        <w:tab w:val="left" w:pos="1980"/>
      </w:tabs>
      <w:suppressAutoHyphens/>
      <w:autoSpaceDE w:val="0"/>
      <w:autoSpaceDN w:val="0"/>
      <w:adjustRightInd w:val="0"/>
      <w:spacing w:before="240" w:after="80" w:line="300" w:lineRule="atLeast"/>
      <w:textAlignment w:val="baseline"/>
    </w:pPr>
    <w:rPr>
      <w:rFonts w:ascii="Arial" w:eastAsia="Times New Roman" w:hAnsi="Arial" w:cs="FuturaPTCond-Bold"/>
      <w:b/>
      <w:bCs/>
      <w:color w:val="000000"/>
      <w:kern w:val="0"/>
      <w:sz w:val="20"/>
      <w:szCs w:val="20"/>
      <w:lang w:eastAsia="en-CA"/>
      <w14:ligatures w14:val="none"/>
    </w:rPr>
  </w:style>
  <w:style w:type="paragraph" w:customStyle="1" w:styleId="ListPlain">
    <w:name w:val="ListPlain"/>
    <w:qFormat/>
    <w:rsid w:val="00534522"/>
    <w:pPr>
      <w:widowControl w:val="0"/>
      <w:autoSpaceDE w:val="0"/>
      <w:autoSpaceDN w:val="0"/>
      <w:adjustRightInd w:val="0"/>
      <w:spacing w:before="120" w:line="240" w:lineRule="atLeast"/>
      <w:ind w:left="1800"/>
      <w:textAlignment w:val="baseline"/>
    </w:pPr>
    <w:rPr>
      <w:rFonts w:ascii="Times Roman" w:eastAsia="Times New Roman" w:hAnsi="Times Roman" w:cs="NewBaskervilleStd-Roman"/>
      <w:color w:val="000000"/>
      <w:kern w:val="0"/>
      <w:sz w:val="20"/>
      <w:szCs w:val="20"/>
      <w:lang w:eastAsia="en-CA"/>
      <w14:ligatures w14:val="none"/>
    </w:rPr>
  </w:style>
  <w:style w:type="paragraph" w:customStyle="1" w:styleId="CodeAnnotated">
    <w:name w:val="CodeAnnotated"/>
    <w:qFormat/>
    <w:rsid w:val="00534522"/>
    <w:pPr>
      <w:widowControl w:val="0"/>
      <w:pBdr>
        <w:left w:val="single" w:sz="4" w:space="4" w:color="auto"/>
      </w:pBdr>
      <w:suppressAutoHyphens/>
      <w:autoSpaceDE w:val="0"/>
      <w:autoSpaceDN w:val="0"/>
      <w:spacing w:line="210" w:lineRule="atLeast"/>
      <w:ind w:left="740" w:hanging="216"/>
      <w:contextualSpacing/>
      <w:textAlignment w:val="top"/>
    </w:pPr>
    <w:rPr>
      <w:rFonts w:ascii="Courier" w:eastAsia="Times New Roman" w:hAnsi="Courier" w:cs="TheSansMonoCondensed-Plain"/>
      <w:color w:val="000000"/>
      <w:kern w:val="0"/>
      <w:sz w:val="15"/>
      <w:szCs w:val="17"/>
      <w:lang w:eastAsia="en-CA"/>
      <w14:ligatures w14:val="none"/>
    </w:rPr>
  </w:style>
  <w:style w:type="paragraph" w:customStyle="1" w:styleId="BoxListNumber">
    <w:name w:val="BoxListNumber"/>
    <w:qFormat/>
    <w:rsid w:val="00534522"/>
    <w:pPr>
      <w:widowControl w:val="0"/>
      <w:numPr>
        <w:numId w:val="5"/>
      </w:numPr>
      <w:pBdr>
        <w:left w:val="single" w:sz="18" w:space="4" w:color="008000"/>
      </w:pBdr>
      <w:autoSpaceDE w:val="0"/>
      <w:autoSpaceDN w:val="0"/>
      <w:adjustRightInd w:val="0"/>
      <w:spacing w:before="120" w:line="240" w:lineRule="atLeast"/>
      <w:ind w:left="360"/>
      <w:textAlignment w:val="center"/>
    </w:pPr>
    <w:rPr>
      <w:rFonts w:ascii="Arial" w:eastAsia="Times New Roman" w:hAnsi="Arial" w:cs="FuturaPT-Book"/>
      <w:color w:val="000000"/>
      <w:kern w:val="0"/>
      <w:sz w:val="17"/>
      <w:szCs w:val="17"/>
      <w:lang w:eastAsia="en-CA"/>
      <w14:ligatures w14:val="none"/>
    </w:rPr>
  </w:style>
  <w:style w:type="paragraph" w:customStyle="1" w:styleId="BoxListPlain">
    <w:name w:val="BoxListPlain"/>
    <w:qFormat/>
    <w:rsid w:val="00534522"/>
    <w:pPr>
      <w:widowControl w:val="0"/>
      <w:pBdr>
        <w:left w:val="single" w:sz="18" w:space="4" w:color="008000"/>
      </w:pBdr>
      <w:autoSpaceDE w:val="0"/>
      <w:autoSpaceDN w:val="0"/>
      <w:adjustRightInd w:val="0"/>
      <w:spacing w:before="120" w:line="240" w:lineRule="atLeast"/>
      <w:textAlignment w:val="baseline"/>
    </w:pPr>
    <w:rPr>
      <w:rFonts w:ascii="Arial" w:eastAsia="Times New Roman" w:hAnsi="Arial" w:cs="FuturaPT-Book"/>
      <w:color w:val="000000"/>
      <w:kern w:val="0"/>
      <w:sz w:val="17"/>
      <w:szCs w:val="17"/>
      <w:lang w:eastAsia="en-CA"/>
      <w14:ligatures w14:val="none"/>
    </w:rPr>
  </w:style>
  <w:style w:type="paragraph" w:customStyle="1" w:styleId="BoxTitle">
    <w:name w:val="BoxTitle"/>
    <w:qFormat/>
    <w:rsid w:val="00534522"/>
    <w:pPr>
      <w:keepNext/>
      <w:keepLines/>
      <w:pBdr>
        <w:left w:val="single" w:sz="18" w:space="4" w:color="008000"/>
      </w:pBdr>
      <w:suppressAutoHyphens/>
      <w:spacing w:after="120" w:line="300" w:lineRule="atLeast"/>
      <w:jc w:val="center"/>
      <w:textAlignment w:val="baseline"/>
    </w:pPr>
    <w:rPr>
      <w:rFonts w:ascii="Arial" w:eastAsia="Times New Roman" w:hAnsi="Arial" w:cs="DogmaOT-Bold"/>
      <w:b/>
      <w:bCs/>
      <w:caps/>
      <w:color w:val="000000"/>
      <w:spacing w:val="13"/>
      <w:kern w:val="0"/>
      <w:sz w:val="18"/>
      <w:szCs w:val="18"/>
      <w:lang w:eastAsia="en-CA"/>
      <w14:ligatures w14:val="none"/>
    </w:rPr>
  </w:style>
  <w:style w:type="character" w:customStyle="1" w:styleId="MenuArrow">
    <w:name w:val="MenuArrow"/>
    <w:uiPriority w:val="1"/>
    <w:qFormat/>
    <w:rsid w:val="00534522"/>
    <w:rPr>
      <w:rFonts w:ascii="Webdings" w:hAnsi="Webdings" w:cs="Webdings"/>
      <w:color w:val="3366FF"/>
      <w:w w:val="100"/>
      <w:position w:val="0"/>
      <w:u w:val="none"/>
      <w:vertAlign w:val="baseline"/>
      <w:lang w:val="en-US"/>
    </w:rPr>
  </w:style>
  <w:style w:type="paragraph" w:customStyle="1" w:styleId="TableTitle">
    <w:name w:val="TableTitle"/>
    <w:qFormat/>
    <w:rsid w:val="00534522"/>
    <w:pPr>
      <w:keepNext/>
      <w:keepLines/>
      <w:widowControl w:val="0"/>
      <w:numPr>
        <w:ilvl w:val="5"/>
        <w:numId w:val="26"/>
      </w:numPr>
      <w:suppressAutoHyphens/>
      <w:autoSpaceDE w:val="0"/>
      <w:autoSpaceDN w:val="0"/>
      <w:adjustRightInd w:val="0"/>
      <w:spacing w:before="240" w:after="120" w:line="240" w:lineRule="atLeast"/>
      <w:textAlignment w:val="baseline"/>
    </w:pPr>
    <w:rPr>
      <w:rFonts w:ascii="Arial" w:eastAsia="Times New Roman" w:hAnsi="Arial" w:cs="FuturaPT-Book"/>
      <w:color w:val="000000"/>
      <w:kern w:val="0"/>
      <w:sz w:val="18"/>
      <w:szCs w:val="18"/>
      <w:lang w:eastAsia="en-CA"/>
      <w14:ligatures w14:val="none"/>
    </w:rPr>
  </w:style>
  <w:style w:type="paragraph" w:customStyle="1" w:styleId="EpigraphSource">
    <w:name w:val="EpigraphSource"/>
    <w:basedOn w:val="Epigraph"/>
    <w:qFormat/>
    <w:rsid w:val="00534522"/>
    <w:pPr>
      <w:jc w:val="right"/>
    </w:pPr>
    <w:rPr>
      <w:i w:val="0"/>
    </w:rPr>
  </w:style>
  <w:style w:type="paragraph" w:customStyle="1" w:styleId="Body">
    <w:name w:val="Body"/>
    <w:uiPriority w:val="99"/>
    <w:qFormat/>
    <w:rsid w:val="00534522"/>
    <w:pPr>
      <w:suppressAutoHyphens/>
      <w:autoSpaceDE w:val="0"/>
      <w:autoSpaceDN w:val="0"/>
      <w:adjustRightInd w:val="0"/>
      <w:spacing w:before="120" w:after="120" w:line="240" w:lineRule="atLeast"/>
      <w:ind w:left="1440" w:firstLine="360"/>
      <w:textAlignment w:val="baseline"/>
    </w:pPr>
    <w:rPr>
      <w:rFonts w:ascii="Times Roman" w:eastAsia="Times New Roman" w:hAnsi="Times Roman" w:cs="NewBaskervilleStd-Roman"/>
      <w:color w:val="000000"/>
      <w:kern w:val="0"/>
      <w:sz w:val="20"/>
      <w:szCs w:val="20"/>
      <w:lang w:eastAsia="en-CA"/>
      <w14:ligatures w14:val="none"/>
    </w:rPr>
  </w:style>
  <w:style w:type="paragraph" w:customStyle="1" w:styleId="ChapterNumber">
    <w:name w:val="ChapterNumber"/>
    <w:next w:val="Normal"/>
    <w:qFormat/>
    <w:rsid w:val="00534522"/>
    <w:pPr>
      <w:numPr>
        <w:numId w:val="26"/>
      </w:numPr>
      <w:suppressAutoHyphens/>
      <w:spacing w:before="1200" w:line="2400" w:lineRule="atLeast"/>
      <w:jc w:val="center"/>
      <w:textAlignment w:val="baseline"/>
    </w:pPr>
    <w:rPr>
      <w:rFonts w:ascii="Arial" w:eastAsia="Times New Roman" w:hAnsi="Arial" w:cs="FuturaPTCond-Bold"/>
      <w:b/>
      <w:bCs/>
      <w:color w:val="000000"/>
      <w:kern w:val="0"/>
      <w:sz w:val="240"/>
      <w:szCs w:val="240"/>
      <w:lang w:eastAsia="en-CA"/>
      <w14:ligatures w14:val="none"/>
    </w:rPr>
  </w:style>
  <w:style w:type="paragraph" w:customStyle="1" w:styleId="Default">
    <w:name w:val="Default"/>
    <w:rsid w:val="00534522"/>
    <w:pPr>
      <w:autoSpaceDE w:val="0"/>
      <w:autoSpaceDN w:val="0"/>
      <w:adjustRightInd w:val="0"/>
    </w:pPr>
    <w:rPr>
      <w:rFonts w:ascii="NewBaskerville" w:eastAsia="Times New Roman" w:hAnsi="NewBaskerville" w:cs="NewBaskerville"/>
      <w:color w:val="000000"/>
      <w:kern w:val="0"/>
      <w:lang w:bidi="hi-IN"/>
      <w14:ligatures w14:val="none"/>
    </w:rPr>
  </w:style>
  <w:style w:type="paragraph" w:customStyle="1" w:styleId="SourceForeword">
    <w:name w:val="SourceForeword"/>
    <w:basedOn w:val="ReviewSource"/>
    <w:qFormat/>
    <w:rsid w:val="00534522"/>
  </w:style>
  <w:style w:type="paragraph" w:customStyle="1" w:styleId="ReviewHead">
    <w:name w:val="ReviewHead"/>
    <w:basedOn w:val="FrontmatterTitle"/>
    <w:qFormat/>
    <w:rsid w:val="00534522"/>
  </w:style>
  <w:style w:type="paragraph" w:customStyle="1" w:styleId="ReviewQuote">
    <w:name w:val="ReviewQuote"/>
    <w:basedOn w:val="QuotePara"/>
    <w:qFormat/>
    <w:rsid w:val="00534522"/>
  </w:style>
  <w:style w:type="paragraph" w:customStyle="1" w:styleId="ReviewSource">
    <w:name w:val="ReviewSource"/>
    <w:basedOn w:val="QuoteSource"/>
    <w:qFormat/>
    <w:rsid w:val="00534522"/>
  </w:style>
  <w:style w:type="paragraph" w:customStyle="1" w:styleId="ListGraphic">
    <w:name w:val="ListGraphic"/>
    <w:basedOn w:val="GraphicSlug"/>
    <w:qFormat/>
    <w:rsid w:val="00534522"/>
    <w:pPr>
      <w:ind w:left="0"/>
    </w:pPr>
  </w:style>
  <w:style w:type="paragraph" w:customStyle="1" w:styleId="ListCaption">
    <w:name w:val="ListCaption"/>
    <w:basedOn w:val="CaptionLine"/>
    <w:qFormat/>
    <w:rsid w:val="00534522"/>
    <w:pPr>
      <w:ind w:left="3600"/>
    </w:pPr>
  </w:style>
  <w:style w:type="paragraph" w:customStyle="1" w:styleId="NoteContinued">
    <w:name w:val="NoteContinued"/>
    <w:basedOn w:val="Note"/>
    <w:qFormat/>
    <w:rsid w:val="00534522"/>
    <w:pPr>
      <w:spacing w:before="0"/>
      <w:ind w:firstLine="0"/>
    </w:pPr>
  </w:style>
  <w:style w:type="paragraph" w:customStyle="1" w:styleId="NoteCode">
    <w:name w:val="NoteCode"/>
    <w:basedOn w:val="Code"/>
    <w:qFormat/>
    <w:rsid w:val="00534522"/>
    <w:pPr>
      <w:spacing w:after="240"/>
    </w:pPr>
  </w:style>
  <w:style w:type="paragraph" w:customStyle="1" w:styleId="ListBulletSub">
    <w:name w:val="ListBulletSub"/>
    <w:basedOn w:val="ListBullet"/>
    <w:qFormat/>
    <w:rsid w:val="00534522"/>
    <w:pPr>
      <w:numPr>
        <w:numId w:val="20"/>
      </w:numPr>
      <w:ind w:left="2520"/>
    </w:pPr>
  </w:style>
  <w:style w:type="paragraph" w:customStyle="1" w:styleId="CodeCustom1">
    <w:name w:val="CodeCustom1"/>
    <w:basedOn w:val="Code"/>
    <w:qFormat/>
    <w:rsid w:val="00534522"/>
    <w:rPr>
      <w:color w:val="00B0F0"/>
    </w:rPr>
  </w:style>
  <w:style w:type="paragraph" w:customStyle="1" w:styleId="CodeCustom2">
    <w:name w:val="CodeCustom2"/>
    <w:basedOn w:val="CodeCustom1"/>
    <w:qFormat/>
    <w:rsid w:val="00534522"/>
    <w:pPr>
      <w:framePr w:wrap="around" w:vAnchor="text" w:hAnchor="text" w:y="1"/>
    </w:pPr>
    <w:rPr>
      <w:color w:val="7030A0"/>
    </w:rPr>
  </w:style>
  <w:style w:type="paragraph" w:customStyle="1" w:styleId="BoxGraphic">
    <w:name w:val="BoxGraphic"/>
    <w:basedOn w:val="BoxBodyFirst"/>
    <w:qFormat/>
    <w:rsid w:val="00534522"/>
    <w:rPr>
      <w:bCs/>
      <w:color w:val="A12126"/>
    </w:rPr>
  </w:style>
  <w:style w:type="paragraph" w:customStyle="1" w:styleId="Equation">
    <w:name w:val="Equation"/>
    <w:basedOn w:val="ListPlain"/>
    <w:qFormat/>
    <w:rsid w:val="00534522"/>
  </w:style>
  <w:style w:type="character" w:customStyle="1" w:styleId="LiteralSuperscript">
    <w:name w:val="LiteralSuperscript"/>
    <w:uiPriority w:val="1"/>
    <w:qFormat/>
    <w:rsid w:val="00534522"/>
    <w:rPr>
      <w:vertAlign w:val="superscript"/>
    </w:rPr>
  </w:style>
  <w:style w:type="character" w:customStyle="1" w:styleId="LiteralSubscript">
    <w:name w:val="LiteralSubscript"/>
    <w:uiPriority w:val="1"/>
    <w:qFormat/>
    <w:rsid w:val="00534522"/>
    <w:rPr>
      <w:vertAlign w:val="subscript"/>
    </w:rPr>
  </w:style>
  <w:style w:type="character" w:customStyle="1" w:styleId="LiteralItalicSuperscript">
    <w:name w:val="LiteralItalicSuperscript"/>
    <w:uiPriority w:val="1"/>
    <w:qFormat/>
    <w:rsid w:val="00534522"/>
    <w:rPr>
      <w:i/>
      <w:color w:val="3266FF"/>
      <w:vertAlign w:val="superscript"/>
    </w:rPr>
  </w:style>
  <w:style w:type="character" w:customStyle="1" w:styleId="LiteralItalicSubscript">
    <w:name w:val="LiteralItalicSubscript"/>
    <w:basedOn w:val="LiteralItalicSuperscript"/>
    <w:uiPriority w:val="1"/>
    <w:qFormat/>
    <w:rsid w:val="00534522"/>
    <w:rPr>
      <w:i/>
      <w:color w:val="3266FF"/>
      <w:vertAlign w:val="subscript"/>
    </w:rPr>
  </w:style>
  <w:style w:type="paragraph" w:customStyle="1" w:styleId="BoxCodeAnnotated">
    <w:name w:val="BoxCodeAnnotated"/>
    <w:basedOn w:val="BoxCode"/>
    <w:qFormat/>
    <w:rsid w:val="00534522"/>
    <w:pPr>
      <w:ind w:hanging="216"/>
    </w:pPr>
  </w:style>
  <w:style w:type="paragraph" w:customStyle="1" w:styleId="BoxListNumberSub">
    <w:name w:val="BoxListNumberSub"/>
    <w:basedOn w:val="BoxListNumber"/>
    <w:qFormat/>
    <w:rsid w:val="00534522"/>
    <w:pPr>
      <w:numPr>
        <w:numId w:val="22"/>
      </w:numPr>
      <w:ind w:left="720"/>
    </w:pPr>
  </w:style>
  <w:style w:type="numbering" w:customStyle="1" w:styleId="CurrentList1">
    <w:name w:val="Current List1"/>
    <w:uiPriority w:val="99"/>
    <w:rsid w:val="00534522"/>
    <w:pPr>
      <w:numPr>
        <w:numId w:val="8"/>
      </w:numPr>
    </w:pPr>
  </w:style>
  <w:style w:type="numbering" w:customStyle="1" w:styleId="CurrentList2">
    <w:name w:val="Current List2"/>
    <w:uiPriority w:val="99"/>
    <w:rsid w:val="00534522"/>
    <w:pPr>
      <w:numPr>
        <w:numId w:val="9"/>
      </w:numPr>
    </w:pPr>
  </w:style>
  <w:style w:type="paragraph" w:customStyle="1" w:styleId="ListContinued">
    <w:name w:val="ListContinued"/>
    <w:qFormat/>
    <w:rsid w:val="00534522"/>
    <w:pPr>
      <w:spacing w:before="120"/>
      <w:ind w:left="1800"/>
    </w:pPr>
    <w:rPr>
      <w:rFonts w:ascii="Times Roman" w:eastAsia="Times New Roman" w:hAnsi="Times Roman" w:cs="NewBaskervilleStd-Roman"/>
      <w:color w:val="000000"/>
      <w:kern w:val="0"/>
      <w:sz w:val="20"/>
      <w:szCs w:val="20"/>
      <w:lang w:eastAsia="en-CA"/>
      <w14:ligatures w14:val="none"/>
    </w:rPr>
  </w:style>
  <w:style w:type="paragraph" w:customStyle="1" w:styleId="ListCodeAnnotated">
    <w:name w:val="ListCodeAnnotated"/>
    <w:basedOn w:val="ListCode"/>
    <w:qFormat/>
    <w:rsid w:val="00534522"/>
    <w:pPr>
      <w:ind w:left="1613" w:hanging="216"/>
    </w:pPr>
  </w:style>
  <w:style w:type="paragraph" w:customStyle="1" w:styleId="ListLetter">
    <w:name w:val="ListLetter"/>
    <w:qFormat/>
    <w:rsid w:val="00534522"/>
    <w:pPr>
      <w:numPr>
        <w:numId w:val="10"/>
      </w:numPr>
      <w:spacing w:before="180" w:line="240" w:lineRule="atLeast"/>
      <w:ind w:left="1800"/>
    </w:pPr>
    <w:rPr>
      <w:rFonts w:ascii="Times Roman" w:eastAsia="Times New Roman" w:hAnsi="Times Roman" w:cs="NewBaskervilleStd-Roman"/>
      <w:color w:val="000000"/>
      <w:kern w:val="0"/>
      <w:sz w:val="20"/>
      <w:szCs w:val="20"/>
      <w:lang w:eastAsia="en-CA"/>
      <w14:ligatures w14:val="none"/>
    </w:rPr>
  </w:style>
  <w:style w:type="paragraph" w:customStyle="1" w:styleId="ListLetterSub">
    <w:name w:val="ListLetterSub"/>
    <w:qFormat/>
    <w:rsid w:val="00534522"/>
    <w:pPr>
      <w:numPr>
        <w:numId w:val="24"/>
      </w:numPr>
      <w:spacing w:before="60" w:line="240" w:lineRule="atLeast"/>
      <w:ind w:left="2160"/>
    </w:pPr>
    <w:rPr>
      <w:rFonts w:ascii="Times Roman" w:eastAsia="Times New Roman" w:hAnsi="Times Roman" w:cs="NewBaskervilleStd-Roman"/>
      <w:color w:val="000000"/>
      <w:kern w:val="0"/>
      <w:sz w:val="20"/>
      <w:szCs w:val="20"/>
      <w:lang w:eastAsia="en-CA"/>
      <w14:ligatures w14:val="none"/>
    </w:rPr>
  </w:style>
  <w:style w:type="paragraph" w:customStyle="1" w:styleId="ListPlainSub">
    <w:name w:val="ListPlainSub"/>
    <w:qFormat/>
    <w:rsid w:val="00534522"/>
    <w:pPr>
      <w:spacing w:before="120" w:line="240" w:lineRule="atLeast"/>
      <w:ind w:left="2160"/>
    </w:pPr>
    <w:rPr>
      <w:rFonts w:ascii="Times Roman" w:eastAsia="Times New Roman" w:hAnsi="Times Roman" w:cs="NewBaskervilleStd-Roman"/>
      <w:color w:val="000000"/>
      <w:kern w:val="0"/>
      <w:sz w:val="20"/>
      <w:szCs w:val="20"/>
      <w:lang w:eastAsia="en-CA"/>
      <w14:ligatures w14:val="none"/>
    </w:rPr>
  </w:style>
  <w:style w:type="numbering" w:customStyle="1" w:styleId="CurrentList3">
    <w:name w:val="Current List3"/>
    <w:uiPriority w:val="99"/>
    <w:rsid w:val="00534522"/>
    <w:pPr>
      <w:numPr>
        <w:numId w:val="11"/>
      </w:numPr>
    </w:pPr>
  </w:style>
  <w:style w:type="numbering" w:customStyle="1" w:styleId="CurrentList4">
    <w:name w:val="Current List4"/>
    <w:uiPriority w:val="99"/>
    <w:rsid w:val="00534522"/>
    <w:pPr>
      <w:numPr>
        <w:numId w:val="12"/>
      </w:numPr>
    </w:pPr>
  </w:style>
  <w:style w:type="paragraph" w:customStyle="1" w:styleId="BoxListLetter">
    <w:name w:val="BoxListLetter"/>
    <w:basedOn w:val="BoxListNumber"/>
    <w:qFormat/>
    <w:rsid w:val="00534522"/>
    <w:pPr>
      <w:numPr>
        <w:numId w:val="15"/>
      </w:numPr>
      <w:ind w:left="360"/>
    </w:pPr>
  </w:style>
  <w:style w:type="numbering" w:customStyle="1" w:styleId="CurrentList5">
    <w:name w:val="Current List5"/>
    <w:uiPriority w:val="99"/>
    <w:rsid w:val="00534522"/>
    <w:pPr>
      <w:numPr>
        <w:numId w:val="13"/>
      </w:numPr>
    </w:pPr>
  </w:style>
  <w:style w:type="paragraph" w:customStyle="1" w:styleId="BoxListLetterSub">
    <w:name w:val="BoxListLetterSub"/>
    <w:basedOn w:val="BoxListNumber"/>
    <w:qFormat/>
    <w:rsid w:val="00534522"/>
    <w:pPr>
      <w:numPr>
        <w:numId w:val="21"/>
      </w:numPr>
    </w:pPr>
  </w:style>
  <w:style w:type="numbering" w:customStyle="1" w:styleId="CurrentList6">
    <w:name w:val="Current List6"/>
    <w:uiPriority w:val="99"/>
    <w:rsid w:val="00534522"/>
    <w:pPr>
      <w:numPr>
        <w:numId w:val="14"/>
      </w:numPr>
    </w:pPr>
  </w:style>
  <w:style w:type="paragraph" w:customStyle="1" w:styleId="BoxListBulletSub">
    <w:name w:val="BoxListBulletSub"/>
    <w:basedOn w:val="BoxListBullet"/>
    <w:qFormat/>
    <w:rsid w:val="00534522"/>
    <w:pPr>
      <w:numPr>
        <w:numId w:val="18"/>
      </w:numPr>
      <w:ind w:left="720"/>
    </w:pPr>
  </w:style>
  <w:style w:type="numbering" w:customStyle="1" w:styleId="CurrentList7">
    <w:name w:val="Current List7"/>
    <w:uiPriority w:val="99"/>
    <w:rsid w:val="00534522"/>
    <w:pPr>
      <w:numPr>
        <w:numId w:val="16"/>
      </w:numPr>
    </w:pPr>
  </w:style>
  <w:style w:type="paragraph" w:customStyle="1" w:styleId="ChapterAuthor">
    <w:name w:val="ChapterAuthor"/>
    <w:basedOn w:val="ChapterSubtitle"/>
    <w:qFormat/>
    <w:rsid w:val="00534522"/>
    <w:rPr>
      <w:i/>
      <w:sz w:val="22"/>
    </w:rPr>
  </w:style>
  <w:style w:type="character" w:customStyle="1" w:styleId="ChineseChar">
    <w:name w:val="ChineseChar"/>
    <w:uiPriority w:val="1"/>
    <w:qFormat/>
    <w:rsid w:val="00534522"/>
    <w:rPr>
      <w:lang w:val="fr-FR"/>
    </w:rPr>
  </w:style>
  <w:style w:type="character" w:customStyle="1" w:styleId="JapaneseChar">
    <w:name w:val="JapaneseChar"/>
    <w:uiPriority w:val="1"/>
    <w:qFormat/>
    <w:rsid w:val="00534522"/>
    <w:rPr>
      <w:lang w:val="fr-FR"/>
    </w:rPr>
  </w:style>
  <w:style w:type="character" w:customStyle="1" w:styleId="EmojiChar">
    <w:name w:val="EmojiChar"/>
    <w:uiPriority w:val="99"/>
    <w:qFormat/>
    <w:rsid w:val="00534522"/>
    <w:rPr>
      <w:lang w:val="fr-FR"/>
    </w:rPr>
  </w:style>
  <w:style w:type="character" w:customStyle="1" w:styleId="Strikethrough">
    <w:name w:val="Strikethrough"/>
    <w:uiPriority w:val="1"/>
    <w:qFormat/>
    <w:rsid w:val="00534522"/>
    <w:rPr>
      <w:strike/>
      <w:dstrike w:val="0"/>
    </w:rPr>
  </w:style>
  <w:style w:type="character" w:customStyle="1" w:styleId="SuperscriptBold">
    <w:name w:val="SuperscriptBold"/>
    <w:basedOn w:val="Superscript"/>
    <w:uiPriority w:val="1"/>
    <w:qFormat/>
    <w:rsid w:val="00534522"/>
    <w:rPr>
      <w:b/>
      <w:color w:val="3366FF"/>
      <w:vertAlign w:val="superscript"/>
    </w:rPr>
  </w:style>
  <w:style w:type="character" w:customStyle="1" w:styleId="SubscriptBold">
    <w:name w:val="SubscriptBold"/>
    <w:basedOn w:val="Subscript"/>
    <w:uiPriority w:val="1"/>
    <w:qFormat/>
    <w:rsid w:val="00534522"/>
    <w:rPr>
      <w:b/>
      <w:color w:val="3366FF"/>
      <w:vertAlign w:val="subscript"/>
    </w:rPr>
  </w:style>
  <w:style w:type="character" w:customStyle="1" w:styleId="SuperscriptBoldItalic">
    <w:name w:val="SuperscriptBoldItalic"/>
    <w:basedOn w:val="Superscript"/>
    <w:uiPriority w:val="1"/>
    <w:qFormat/>
    <w:rsid w:val="00534522"/>
    <w:rPr>
      <w:b/>
      <w:i/>
      <w:color w:val="3366FF"/>
      <w:vertAlign w:val="superscript"/>
    </w:rPr>
  </w:style>
  <w:style w:type="character" w:customStyle="1" w:styleId="SubscriptBoldItalic">
    <w:name w:val="SubscriptBoldItalic"/>
    <w:basedOn w:val="Subscript"/>
    <w:uiPriority w:val="1"/>
    <w:qFormat/>
    <w:rsid w:val="00534522"/>
    <w:rPr>
      <w:b/>
      <w:i/>
      <w:color w:val="3366FF"/>
      <w:vertAlign w:val="subscript"/>
    </w:rPr>
  </w:style>
  <w:style w:type="character" w:customStyle="1" w:styleId="SuperscriptLiteralBoldItalic">
    <w:name w:val="SuperscriptLiteralBoldItalic"/>
    <w:basedOn w:val="SuperscriptBoldItalic"/>
    <w:uiPriority w:val="1"/>
    <w:qFormat/>
    <w:rsid w:val="00534522"/>
    <w:rPr>
      <w:rFonts w:ascii="Courier" w:hAnsi="Courier"/>
      <w:b/>
      <w:i/>
      <w:color w:val="3366FF"/>
      <w:vertAlign w:val="superscript"/>
    </w:rPr>
  </w:style>
  <w:style w:type="character" w:customStyle="1" w:styleId="SubscriptLiteralBoldItalic">
    <w:name w:val="SubscriptLiteralBoldItalic"/>
    <w:basedOn w:val="SubscriptBoldItalic"/>
    <w:uiPriority w:val="1"/>
    <w:qFormat/>
    <w:rsid w:val="00534522"/>
    <w:rPr>
      <w:rFonts w:ascii="Courier" w:hAnsi="Courier"/>
      <w:b/>
      <w:i/>
      <w:color w:val="3366FF"/>
      <w:vertAlign w:val="subscript"/>
    </w:rPr>
  </w:style>
  <w:style w:type="character" w:customStyle="1" w:styleId="SuperscriptLiteralBold">
    <w:name w:val="SuperscriptLiteralBold"/>
    <w:basedOn w:val="SuperscriptBold"/>
    <w:uiPriority w:val="1"/>
    <w:qFormat/>
    <w:rsid w:val="00534522"/>
    <w:rPr>
      <w:rFonts w:ascii="Courier" w:hAnsi="Courier"/>
      <w:b/>
      <w:i w:val="0"/>
      <w:color w:val="3366FF"/>
      <w:vertAlign w:val="superscript"/>
    </w:rPr>
  </w:style>
  <w:style w:type="character" w:customStyle="1" w:styleId="SubscriptLiteralBold">
    <w:name w:val="SubscriptLiteralBold"/>
    <w:basedOn w:val="SubscriptBold"/>
    <w:uiPriority w:val="1"/>
    <w:qFormat/>
    <w:rsid w:val="00534522"/>
    <w:rPr>
      <w:rFonts w:ascii="Courier" w:hAnsi="Courier"/>
      <w:b/>
      <w:i w:val="0"/>
      <w:color w:val="3366FF"/>
      <w:vertAlign w:val="subscript"/>
    </w:rPr>
  </w:style>
  <w:style w:type="character" w:customStyle="1" w:styleId="SuperscriptLiteral">
    <w:name w:val="SuperscriptLiteral"/>
    <w:basedOn w:val="Superscript"/>
    <w:uiPriority w:val="1"/>
    <w:qFormat/>
    <w:rsid w:val="00534522"/>
    <w:rPr>
      <w:rFonts w:ascii="Courier" w:hAnsi="Courier"/>
      <w:color w:val="3366FF"/>
      <w:vertAlign w:val="superscript"/>
    </w:rPr>
  </w:style>
  <w:style w:type="character" w:customStyle="1" w:styleId="SuperscriptLiteralItalic">
    <w:name w:val="SuperscriptLiteralItalic"/>
    <w:basedOn w:val="SuperscriptLiteral"/>
    <w:uiPriority w:val="1"/>
    <w:qFormat/>
    <w:rsid w:val="00534522"/>
    <w:rPr>
      <w:rFonts w:ascii="Courier" w:hAnsi="Courier"/>
      <w:i/>
      <w:color w:val="3366FF"/>
      <w:vertAlign w:val="superscript"/>
    </w:rPr>
  </w:style>
  <w:style w:type="character" w:customStyle="1" w:styleId="SubscriptLiteral">
    <w:name w:val="SubscriptLiteral"/>
    <w:basedOn w:val="Subscript"/>
    <w:uiPriority w:val="1"/>
    <w:qFormat/>
    <w:rsid w:val="00534522"/>
    <w:rPr>
      <w:rFonts w:ascii="Courier" w:hAnsi="Courier"/>
      <w:color w:val="3366FF"/>
      <w:vertAlign w:val="subscript"/>
    </w:rPr>
  </w:style>
  <w:style w:type="character" w:customStyle="1" w:styleId="SubscriptLiteralItalic">
    <w:name w:val="SubscriptLiteralItalic"/>
    <w:basedOn w:val="SubscriptLiteral"/>
    <w:uiPriority w:val="1"/>
    <w:qFormat/>
    <w:rsid w:val="00534522"/>
    <w:rPr>
      <w:rFonts w:ascii="Courier" w:hAnsi="Courier"/>
      <w:i/>
      <w:color w:val="3366FF"/>
      <w:vertAlign w:val="subscript"/>
    </w:rPr>
  </w:style>
  <w:style w:type="character" w:customStyle="1" w:styleId="CyrillicChar">
    <w:name w:val="CyrillicChar"/>
    <w:uiPriority w:val="1"/>
    <w:qFormat/>
    <w:rsid w:val="00534522"/>
    <w:rPr>
      <w:lang w:val="fr-FR"/>
    </w:rPr>
  </w:style>
  <w:style w:type="paragraph" w:customStyle="1" w:styleId="TabularList">
    <w:name w:val="TabularList"/>
    <w:basedOn w:val="Body"/>
    <w:qFormat/>
    <w:rsid w:val="00534522"/>
    <w:pPr>
      <w:ind w:left="0" w:firstLine="0"/>
    </w:pPr>
  </w:style>
  <w:style w:type="character" w:styleId="Hyperlink">
    <w:name w:val="Hyperlink"/>
    <w:basedOn w:val="DefaultParagraphFont"/>
    <w:uiPriority w:val="99"/>
    <w:unhideWhenUsed/>
    <w:rsid w:val="00534522"/>
    <w:rPr>
      <w:color w:val="0563C1" w:themeColor="hyperlink"/>
      <w:u w:val="single"/>
    </w:rPr>
  </w:style>
  <w:style w:type="character" w:styleId="UnresolvedMention">
    <w:name w:val="Unresolved Mention"/>
    <w:basedOn w:val="DefaultParagraphFont"/>
    <w:uiPriority w:val="99"/>
    <w:semiHidden/>
    <w:unhideWhenUsed/>
    <w:rsid w:val="00534522"/>
    <w:rPr>
      <w:color w:val="605E5C"/>
      <w:shd w:val="clear" w:color="auto" w:fill="E1DFDD"/>
    </w:rPr>
  </w:style>
  <w:style w:type="numbering" w:customStyle="1" w:styleId="CurrentList9">
    <w:name w:val="Current List9"/>
    <w:uiPriority w:val="99"/>
    <w:rsid w:val="00534522"/>
    <w:pPr>
      <w:numPr>
        <w:numId w:val="19"/>
      </w:numPr>
    </w:pPr>
  </w:style>
  <w:style w:type="numbering" w:customStyle="1" w:styleId="CurrentList8">
    <w:name w:val="Current List8"/>
    <w:uiPriority w:val="99"/>
    <w:rsid w:val="00534522"/>
    <w:pPr>
      <w:numPr>
        <w:numId w:val="17"/>
      </w:numPr>
    </w:pPr>
  </w:style>
  <w:style w:type="paragraph" w:styleId="EndnoteText">
    <w:name w:val="endnote text"/>
    <w:basedOn w:val="Normal"/>
    <w:link w:val="EndnoteTextChar"/>
    <w:uiPriority w:val="99"/>
    <w:semiHidden/>
    <w:unhideWhenUsed/>
    <w:rsid w:val="0053452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34522"/>
    <w:rPr>
      <w:rFonts w:ascii="Times New Roman" w:eastAsia="Times New Roman" w:hAnsi="Times New Roman" w:cs="Times New Roman"/>
      <w:kern w:val="0"/>
      <w:sz w:val="20"/>
      <w:szCs w:val="20"/>
      <w:lang w:val="en-CA" w:eastAsia="en-CA"/>
      <w14:ligatures w14:val="none"/>
    </w:rPr>
  </w:style>
  <w:style w:type="character" w:styleId="EndnoteReference0">
    <w:name w:val="endnote reference"/>
    <w:basedOn w:val="DefaultParagraphFont"/>
    <w:uiPriority w:val="99"/>
    <w:semiHidden/>
    <w:unhideWhenUsed/>
    <w:rsid w:val="00534522"/>
    <w:rPr>
      <w:vertAlign w:val="superscript"/>
    </w:rPr>
  </w:style>
  <w:style w:type="paragraph" w:styleId="FootnoteText">
    <w:name w:val="footnote text"/>
    <w:basedOn w:val="Normal"/>
    <w:link w:val="FootnoteTextChar"/>
    <w:uiPriority w:val="99"/>
    <w:semiHidden/>
    <w:unhideWhenUsed/>
    <w:rsid w:val="0053452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34522"/>
    <w:rPr>
      <w:rFonts w:ascii="Times New Roman" w:eastAsia="Times New Roman" w:hAnsi="Times New Roman" w:cs="Times New Roman"/>
      <w:kern w:val="0"/>
      <w:sz w:val="20"/>
      <w:szCs w:val="20"/>
      <w:lang w:val="en-CA" w:eastAsia="en-CA"/>
      <w14:ligatures w14:val="none"/>
    </w:rPr>
  </w:style>
  <w:style w:type="character" w:styleId="FootnoteReference0">
    <w:name w:val="footnote reference"/>
    <w:basedOn w:val="DefaultParagraphFont"/>
    <w:uiPriority w:val="99"/>
    <w:semiHidden/>
    <w:unhideWhenUsed/>
    <w:rsid w:val="00534522"/>
    <w:rPr>
      <w:vertAlign w:val="superscript"/>
    </w:rPr>
  </w:style>
  <w:style w:type="character" w:customStyle="1" w:styleId="Emoji">
    <w:name w:val="Emoji"/>
    <w:basedOn w:val="DefaultParagraphFont"/>
    <w:uiPriority w:val="1"/>
    <w:qFormat/>
    <w:rsid w:val="00534522"/>
    <w:rPr>
      <w:rFonts w:ascii="Apple Color Emoji" w:hAnsi="Apple Color Emoji" w:cs="Apple Color Emoji"/>
      <w:lang w:eastAsia="en-US"/>
    </w:rPr>
  </w:style>
  <w:style w:type="character" w:customStyle="1" w:styleId="LiteralGrayItalic">
    <w:name w:val="LiteralGrayItalic"/>
    <w:basedOn w:val="LiteralGray"/>
    <w:uiPriority w:val="1"/>
    <w:qFormat/>
    <w:rsid w:val="00534522"/>
    <w:rPr>
      <w:rFonts w:ascii="Courier" w:hAnsi="Courier"/>
      <w:i/>
      <w:color w:val="A6A6A6" w:themeColor="background1" w:themeShade="A6"/>
    </w:rPr>
  </w:style>
  <w:style w:type="character" w:customStyle="1" w:styleId="Heading1Char">
    <w:name w:val="Heading 1 Char"/>
    <w:basedOn w:val="DefaultParagraphFont"/>
    <w:link w:val="Heading1"/>
    <w:uiPriority w:val="9"/>
    <w:rsid w:val="00EC2D84"/>
    <w:rPr>
      <w:rFonts w:asciiTheme="majorHAnsi" w:eastAsiaTheme="majorEastAsia" w:hAnsiTheme="majorHAnsi" w:cstheme="majorBidi"/>
      <w:color w:val="2F5496" w:themeColor="accent1" w:themeShade="BF"/>
      <w:kern w:val="0"/>
      <w:sz w:val="32"/>
      <w:szCs w:val="32"/>
      <w:lang w:val="en-CA" w:eastAsia="en-CA"/>
      <w14:ligatures w14:val="none"/>
    </w:rPr>
  </w:style>
  <w:style w:type="paragraph" w:styleId="TOC1">
    <w:name w:val="toc 1"/>
    <w:basedOn w:val="Normal"/>
    <w:next w:val="Normal"/>
    <w:autoRedefine/>
    <w:uiPriority w:val="39"/>
    <w:unhideWhenUsed/>
    <w:rsid w:val="00EC2D84"/>
    <w:pPr>
      <w:spacing w:after="100"/>
    </w:pPr>
  </w:style>
  <w:style w:type="paragraph" w:styleId="TOC2">
    <w:name w:val="toc 2"/>
    <w:basedOn w:val="Normal"/>
    <w:next w:val="Normal"/>
    <w:autoRedefine/>
    <w:uiPriority w:val="39"/>
    <w:unhideWhenUsed/>
    <w:rsid w:val="00EC2D84"/>
    <w:pPr>
      <w:spacing w:after="100"/>
      <w:ind w:left="220"/>
    </w:pPr>
  </w:style>
  <w:style w:type="paragraph" w:styleId="Revision">
    <w:name w:val="Revision"/>
    <w:hidden/>
    <w:uiPriority w:val="99"/>
    <w:semiHidden/>
    <w:rsid w:val="00B2301E"/>
    <w:rPr>
      <w:rFonts w:ascii="Times New Roman" w:eastAsia="Times New Roman" w:hAnsi="Times New Roman" w:cs="Times New Roman"/>
      <w:kern w:val="0"/>
      <w:sz w:val="22"/>
      <w:szCs w:val="22"/>
      <w:lang w:val="en-CA" w:eastAsia="en-CA"/>
      <w14:ligatures w14:val="none"/>
    </w:rPr>
  </w:style>
  <w:style w:type="character" w:styleId="CommentReference">
    <w:name w:val="annotation reference"/>
    <w:basedOn w:val="DefaultParagraphFont"/>
    <w:uiPriority w:val="99"/>
    <w:semiHidden/>
    <w:unhideWhenUsed/>
    <w:rsid w:val="00B2301E"/>
    <w:rPr>
      <w:sz w:val="16"/>
      <w:szCs w:val="16"/>
    </w:rPr>
  </w:style>
  <w:style w:type="paragraph" w:styleId="CommentText">
    <w:name w:val="annotation text"/>
    <w:basedOn w:val="Normal"/>
    <w:link w:val="CommentTextChar"/>
    <w:uiPriority w:val="99"/>
    <w:semiHidden/>
    <w:unhideWhenUsed/>
    <w:rsid w:val="00B2301E"/>
    <w:pPr>
      <w:spacing w:line="240" w:lineRule="auto"/>
    </w:pPr>
    <w:rPr>
      <w:sz w:val="20"/>
      <w:szCs w:val="20"/>
    </w:rPr>
  </w:style>
  <w:style w:type="character" w:customStyle="1" w:styleId="CommentTextChar">
    <w:name w:val="Comment Text Char"/>
    <w:basedOn w:val="DefaultParagraphFont"/>
    <w:link w:val="CommentText"/>
    <w:uiPriority w:val="99"/>
    <w:semiHidden/>
    <w:rsid w:val="00B2301E"/>
    <w:rPr>
      <w:rFonts w:ascii="Times New Roman" w:eastAsia="Times New Roman" w:hAnsi="Times New Roman" w:cs="Times New Roman"/>
      <w:kern w:val="0"/>
      <w:sz w:val="20"/>
      <w:szCs w:val="20"/>
      <w:lang w:val="en-CA" w:eastAsia="en-CA"/>
      <w14:ligatures w14:val="none"/>
    </w:rPr>
  </w:style>
  <w:style w:type="paragraph" w:styleId="CommentSubject">
    <w:name w:val="annotation subject"/>
    <w:basedOn w:val="CommentText"/>
    <w:next w:val="CommentText"/>
    <w:link w:val="CommentSubjectChar"/>
    <w:uiPriority w:val="99"/>
    <w:semiHidden/>
    <w:unhideWhenUsed/>
    <w:rsid w:val="00B2301E"/>
    <w:rPr>
      <w:b/>
      <w:bCs/>
    </w:rPr>
  </w:style>
  <w:style w:type="character" w:customStyle="1" w:styleId="CommentSubjectChar">
    <w:name w:val="Comment Subject Char"/>
    <w:basedOn w:val="CommentTextChar"/>
    <w:link w:val="CommentSubject"/>
    <w:uiPriority w:val="99"/>
    <w:semiHidden/>
    <w:rsid w:val="00B2301E"/>
    <w:rPr>
      <w:rFonts w:ascii="Times New Roman" w:eastAsia="Times New Roman" w:hAnsi="Times New Roman" w:cs="Times New Roman"/>
      <w:b/>
      <w:bCs/>
      <w:kern w:val="0"/>
      <w:sz w:val="20"/>
      <w:szCs w:val="20"/>
      <w:lang w:val="en-CA"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3972">
      <w:bodyDiv w:val="1"/>
      <w:marLeft w:val="0"/>
      <w:marRight w:val="0"/>
      <w:marTop w:val="0"/>
      <w:marBottom w:val="0"/>
      <w:divBdr>
        <w:top w:val="none" w:sz="0" w:space="0" w:color="auto"/>
        <w:left w:val="none" w:sz="0" w:space="0" w:color="auto"/>
        <w:bottom w:val="none" w:sz="0" w:space="0" w:color="auto"/>
        <w:right w:val="none" w:sz="0" w:space="0" w:color="auto"/>
      </w:divBdr>
    </w:div>
    <w:div w:id="306670685">
      <w:bodyDiv w:val="1"/>
      <w:marLeft w:val="0"/>
      <w:marRight w:val="0"/>
      <w:marTop w:val="0"/>
      <w:marBottom w:val="0"/>
      <w:divBdr>
        <w:top w:val="none" w:sz="0" w:space="0" w:color="auto"/>
        <w:left w:val="none" w:sz="0" w:space="0" w:color="auto"/>
        <w:bottom w:val="none" w:sz="0" w:space="0" w:color="auto"/>
        <w:right w:val="none" w:sz="0" w:space="0" w:color="auto"/>
      </w:divBdr>
    </w:div>
    <w:div w:id="333802945">
      <w:bodyDiv w:val="1"/>
      <w:marLeft w:val="0"/>
      <w:marRight w:val="0"/>
      <w:marTop w:val="0"/>
      <w:marBottom w:val="0"/>
      <w:divBdr>
        <w:top w:val="none" w:sz="0" w:space="0" w:color="auto"/>
        <w:left w:val="none" w:sz="0" w:space="0" w:color="auto"/>
        <w:bottom w:val="none" w:sz="0" w:space="0" w:color="auto"/>
        <w:right w:val="none" w:sz="0" w:space="0" w:color="auto"/>
      </w:divBdr>
    </w:div>
    <w:div w:id="406416337">
      <w:bodyDiv w:val="1"/>
      <w:marLeft w:val="0"/>
      <w:marRight w:val="0"/>
      <w:marTop w:val="0"/>
      <w:marBottom w:val="0"/>
      <w:divBdr>
        <w:top w:val="none" w:sz="0" w:space="0" w:color="auto"/>
        <w:left w:val="none" w:sz="0" w:space="0" w:color="auto"/>
        <w:bottom w:val="none" w:sz="0" w:space="0" w:color="auto"/>
        <w:right w:val="none" w:sz="0" w:space="0" w:color="auto"/>
      </w:divBdr>
    </w:div>
    <w:div w:id="681736398">
      <w:bodyDiv w:val="1"/>
      <w:marLeft w:val="0"/>
      <w:marRight w:val="0"/>
      <w:marTop w:val="0"/>
      <w:marBottom w:val="0"/>
      <w:divBdr>
        <w:top w:val="none" w:sz="0" w:space="0" w:color="auto"/>
        <w:left w:val="none" w:sz="0" w:space="0" w:color="auto"/>
        <w:bottom w:val="none" w:sz="0" w:space="0" w:color="auto"/>
        <w:right w:val="none" w:sz="0" w:space="0" w:color="auto"/>
      </w:divBdr>
    </w:div>
    <w:div w:id="1158037175">
      <w:bodyDiv w:val="1"/>
      <w:marLeft w:val="0"/>
      <w:marRight w:val="0"/>
      <w:marTop w:val="0"/>
      <w:marBottom w:val="0"/>
      <w:divBdr>
        <w:top w:val="none" w:sz="0" w:space="0" w:color="auto"/>
        <w:left w:val="none" w:sz="0" w:space="0" w:color="auto"/>
        <w:bottom w:val="none" w:sz="0" w:space="0" w:color="auto"/>
        <w:right w:val="none" w:sz="0" w:space="0" w:color="auto"/>
      </w:divBdr>
    </w:div>
    <w:div w:id="1466391995">
      <w:bodyDiv w:val="1"/>
      <w:marLeft w:val="0"/>
      <w:marRight w:val="0"/>
      <w:marTop w:val="0"/>
      <w:marBottom w:val="0"/>
      <w:divBdr>
        <w:top w:val="none" w:sz="0" w:space="0" w:color="auto"/>
        <w:left w:val="none" w:sz="0" w:space="0" w:color="auto"/>
        <w:bottom w:val="none" w:sz="0" w:space="0" w:color="auto"/>
        <w:right w:val="none" w:sz="0" w:space="0" w:color="auto"/>
      </w:divBdr>
    </w:div>
    <w:div w:id="2143843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vamorrow_1/Desktop/No%20Starch/01_NSP%20templates%20etc/Templates/NSP%20Templates/NSP_template_091622.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881FE1-4B60-2D45-9B3F-C50B86EC27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NSP_template_091622.dotm</Template>
  <TotalTime>1254</TotalTime>
  <Pages>48</Pages>
  <Words>19041</Words>
  <Characters>108536</Characters>
  <Application>Microsoft Office Word</Application>
  <DocSecurity>0</DocSecurity>
  <Lines>904</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 Morrow</dc:creator>
  <cp:keywords/>
  <dc:description/>
  <cp:lastModifiedBy>Chris Krycho</cp:lastModifiedBy>
  <cp:revision>136</cp:revision>
  <dcterms:created xsi:type="dcterms:W3CDTF">2025-01-08T20:17:00Z</dcterms:created>
  <dcterms:modified xsi:type="dcterms:W3CDTF">2025-01-22T17:40:00Z</dcterms:modified>
</cp:coreProperties>
</file>